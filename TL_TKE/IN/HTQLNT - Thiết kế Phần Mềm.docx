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0C" w:rsidRPr="005F0E63" w:rsidRDefault="00261B0A"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F12C0F">
      <w:pPr>
        <w:ind w:left="1559"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F12C0F" w:rsidP="00052688">
      <w:pPr>
        <w:ind w:left="1440" w:firstLine="1843"/>
        <w:rPr>
          <w:rFonts w:ascii="Times New Roman" w:hAnsi="Times New Roman" w:cs="Times New Roman"/>
          <w:sz w:val="28"/>
          <w:szCs w:val="28"/>
        </w:rPr>
      </w:pPr>
      <w:r>
        <w:rPr>
          <w:rFonts w:ascii="Times New Roman" w:hAnsi="Times New Roman" w:cs="Times New Roman"/>
          <w:sz w:val="28"/>
          <w:szCs w:val="28"/>
          <w:lang w:val="en-US"/>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29398E" w:rsidP="0050610C">
      <w:pPr>
        <w:jc w:val="right"/>
        <w:rPr>
          <w:rFonts w:ascii="Times New Roman" w:hAnsi="Times New Roman" w:cs="Times New Roman"/>
          <w:sz w:val="28"/>
          <w:szCs w:val="28"/>
        </w:rPr>
      </w:pPr>
      <w:r>
        <w:rPr>
          <w:rFonts w:ascii="Times New Roman" w:hAnsi="Times New Roman" w:cs="Times New Roman"/>
          <w:sz w:val="28"/>
          <w:szCs w:val="28"/>
          <w:lang w:val="en-US"/>
        </w:rPr>
        <w:t>17</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fldChar w:fldCharType="begin"/>
          </w:r>
          <w:r w:rsidR="00183647">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914C59">
              <w:rPr>
                <w:noProof/>
                <w:webHidden/>
              </w:rPr>
              <w:t>4</w:t>
            </w:r>
            <w:r>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43082A">
              <w:rPr>
                <w:noProof/>
                <w:webHidden/>
              </w:rPr>
              <w:fldChar w:fldCharType="begin"/>
            </w:r>
            <w:r w:rsidR="00914C59">
              <w:rPr>
                <w:noProof/>
                <w:webHidden/>
              </w:rPr>
              <w:instrText xml:space="preserve"> PAGEREF _Toc399455824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43082A">
              <w:rPr>
                <w:noProof/>
                <w:webHidden/>
              </w:rPr>
              <w:fldChar w:fldCharType="begin"/>
            </w:r>
            <w:r w:rsidR="00914C59">
              <w:rPr>
                <w:noProof/>
                <w:webHidden/>
              </w:rPr>
              <w:instrText xml:space="preserve"> PAGEREF _Toc399455825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43082A">
              <w:rPr>
                <w:noProof/>
                <w:webHidden/>
              </w:rPr>
              <w:fldChar w:fldCharType="begin"/>
            </w:r>
            <w:r w:rsidR="00914C59">
              <w:rPr>
                <w:noProof/>
                <w:webHidden/>
              </w:rPr>
              <w:instrText xml:space="preserve"> PAGEREF _Toc399455826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43082A">
              <w:rPr>
                <w:noProof/>
                <w:webHidden/>
              </w:rPr>
              <w:fldChar w:fldCharType="begin"/>
            </w:r>
            <w:r w:rsidR="00914C59">
              <w:rPr>
                <w:noProof/>
                <w:webHidden/>
              </w:rPr>
              <w:instrText xml:space="preserve"> PAGEREF _Toc399455827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43082A">
              <w:rPr>
                <w:noProof/>
                <w:webHidden/>
              </w:rPr>
              <w:fldChar w:fldCharType="begin"/>
            </w:r>
            <w:r w:rsidR="00914C59">
              <w:rPr>
                <w:noProof/>
                <w:webHidden/>
              </w:rPr>
              <w:instrText xml:space="preserve"> PAGEREF _Toc399455828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43082A">
              <w:rPr>
                <w:noProof/>
                <w:webHidden/>
              </w:rPr>
              <w:fldChar w:fldCharType="begin"/>
            </w:r>
            <w:r w:rsidR="00914C59">
              <w:rPr>
                <w:noProof/>
                <w:webHidden/>
              </w:rPr>
              <w:instrText xml:space="preserve"> PAGEREF _Toc399455829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43082A">
              <w:rPr>
                <w:noProof/>
                <w:webHidden/>
              </w:rPr>
              <w:fldChar w:fldCharType="begin"/>
            </w:r>
            <w:r w:rsidR="00914C59">
              <w:rPr>
                <w:noProof/>
                <w:webHidden/>
              </w:rPr>
              <w:instrText xml:space="preserve"> PAGEREF _Toc399455830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43082A">
              <w:rPr>
                <w:noProof/>
                <w:webHidden/>
              </w:rPr>
              <w:fldChar w:fldCharType="begin"/>
            </w:r>
            <w:r w:rsidR="00914C59">
              <w:rPr>
                <w:noProof/>
                <w:webHidden/>
              </w:rPr>
              <w:instrText xml:space="preserve"> PAGEREF _Toc399455831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43082A">
              <w:rPr>
                <w:noProof/>
                <w:webHidden/>
              </w:rPr>
              <w:fldChar w:fldCharType="begin"/>
            </w:r>
            <w:r w:rsidR="00914C59">
              <w:rPr>
                <w:noProof/>
                <w:webHidden/>
              </w:rPr>
              <w:instrText xml:space="preserve"> PAGEREF _Toc399455832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43082A">
              <w:rPr>
                <w:noProof/>
                <w:webHidden/>
              </w:rPr>
              <w:fldChar w:fldCharType="begin"/>
            </w:r>
            <w:r w:rsidR="00914C59">
              <w:rPr>
                <w:noProof/>
                <w:webHidden/>
              </w:rPr>
              <w:instrText xml:space="preserve"> PAGEREF _Toc399455833 \h </w:instrText>
            </w:r>
            <w:r w:rsidR="0043082A">
              <w:rPr>
                <w:noProof/>
                <w:webHidden/>
              </w:rPr>
            </w:r>
            <w:r w:rsidR="0043082A">
              <w:rPr>
                <w:noProof/>
                <w:webHidden/>
              </w:rPr>
              <w:fldChar w:fldCharType="separate"/>
            </w:r>
            <w:r w:rsidR="00914C59">
              <w:rPr>
                <w:noProof/>
                <w:webHidden/>
              </w:rPr>
              <w:t>11</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43082A">
              <w:rPr>
                <w:noProof/>
                <w:webHidden/>
              </w:rPr>
              <w:fldChar w:fldCharType="begin"/>
            </w:r>
            <w:r w:rsidR="00914C59">
              <w:rPr>
                <w:noProof/>
                <w:webHidden/>
              </w:rPr>
              <w:instrText xml:space="preserve"> PAGEREF _Toc399455834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43082A">
              <w:rPr>
                <w:noProof/>
                <w:webHidden/>
              </w:rPr>
              <w:fldChar w:fldCharType="begin"/>
            </w:r>
            <w:r w:rsidR="00914C59">
              <w:rPr>
                <w:noProof/>
                <w:webHidden/>
              </w:rPr>
              <w:instrText xml:space="preserve"> PAGEREF _Toc399455835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43082A">
              <w:rPr>
                <w:noProof/>
                <w:webHidden/>
              </w:rPr>
              <w:fldChar w:fldCharType="begin"/>
            </w:r>
            <w:r w:rsidR="00914C59">
              <w:rPr>
                <w:noProof/>
                <w:webHidden/>
              </w:rPr>
              <w:instrText xml:space="preserve"> PAGEREF _Toc399455836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43082A">
              <w:rPr>
                <w:noProof/>
                <w:webHidden/>
              </w:rPr>
              <w:fldChar w:fldCharType="begin"/>
            </w:r>
            <w:r w:rsidR="00914C59">
              <w:rPr>
                <w:noProof/>
                <w:webHidden/>
              </w:rPr>
              <w:instrText xml:space="preserve"> PAGEREF _Toc399455837 \h </w:instrText>
            </w:r>
            <w:r w:rsidR="0043082A">
              <w:rPr>
                <w:noProof/>
                <w:webHidden/>
              </w:rPr>
            </w:r>
            <w:r w:rsidR="0043082A">
              <w:rPr>
                <w:noProof/>
                <w:webHidden/>
              </w:rPr>
              <w:fldChar w:fldCharType="separate"/>
            </w:r>
            <w:r w:rsidR="00914C59">
              <w:rPr>
                <w:noProof/>
                <w:webHidden/>
              </w:rPr>
              <w:t>14</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43082A">
              <w:rPr>
                <w:noProof/>
                <w:webHidden/>
              </w:rPr>
              <w:fldChar w:fldCharType="begin"/>
            </w:r>
            <w:r w:rsidR="00914C59">
              <w:rPr>
                <w:noProof/>
                <w:webHidden/>
              </w:rPr>
              <w:instrText xml:space="preserve"> PAGEREF _Toc399455838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43082A">
              <w:rPr>
                <w:noProof/>
                <w:webHidden/>
              </w:rPr>
              <w:fldChar w:fldCharType="begin"/>
            </w:r>
            <w:r w:rsidR="00914C59">
              <w:rPr>
                <w:noProof/>
                <w:webHidden/>
              </w:rPr>
              <w:instrText xml:space="preserve"> PAGEREF _Toc399455839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43082A">
              <w:rPr>
                <w:noProof/>
                <w:webHidden/>
              </w:rPr>
              <w:fldChar w:fldCharType="begin"/>
            </w:r>
            <w:r w:rsidR="00914C59">
              <w:rPr>
                <w:noProof/>
                <w:webHidden/>
              </w:rPr>
              <w:instrText xml:space="preserve"> PAGEREF _Toc399455840 \h </w:instrText>
            </w:r>
            <w:r w:rsidR="0043082A">
              <w:rPr>
                <w:noProof/>
                <w:webHidden/>
              </w:rPr>
            </w:r>
            <w:r w:rsidR="0043082A">
              <w:rPr>
                <w:noProof/>
                <w:webHidden/>
              </w:rPr>
              <w:fldChar w:fldCharType="separate"/>
            </w:r>
            <w:r w:rsidR="00914C59">
              <w:rPr>
                <w:noProof/>
                <w:webHidden/>
              </w:rPr>
              <w:t>25</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43082A">
              <w:rPr>
                <w:noProof/>
                <w:webHidden/>
              </w:rPr>
              <w:fldChar w:fldCharType="begin"/>
            </w:r>
            <w:r w:rsidR="00914C59">
              <w:rPr>
                <w:noProof/>
                <w:webHidden/>
              </w:rPr>
              <w:instrText xml:space="preserve"> PAGEREF _Toc399455841 \h </w:instrText>
            </w:r>
            <w:r w:rsidR="0043082A">
              <w:rPr>
                <w:noProof/>
                <w:webHidden/>
              </w:rPr>
            </w:r>
            <w:r w:rsidR="0043082A">
              <w:rPr>
                <w:noProof/>
                <w:webHidden/>
              </w:rPr>
              <w:fldChar w:fldCharType="separate"/>
            </w:r>
            <w:r w:rsidR="00914C59">
              <w:rPr>
                <w:noProof/>
                <w:webHidden/>
              </w:rPr>
              <w:t>27</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43082A">
              <w:rPr>
                <w:noProof/>
                <w:webHidden/>
              </w:rPr>
              <w:fldChar w:fldCharType="begin"/>
            </w:r>
            <w:r w:rsidR="00914C59">
              <w:rPr>
                <w:noProof/>
                <w:webHidden/>
              </w:rPr>
              <w:instrText xml:space="preserve"> PAGEREF _Toc399455842 \h </w:instrText>
            </w:r>
            <w:r w:rsidR="0043082A">
              <w:rPr>
                <w:noProof/>
                <w:webHidden/>
              </w:rPr>
            </w:r>
            <w:r w:rsidR="0043082A">
              <w:rPr>
                <w:noProof/>
                <w:webHidden/>
              </w:rPr>
              <w:fldChar w:fldCharType="separate"/>
            </w:r>
            <w:r w:rsidR="00914C59">
              <w:rPr>
                <w:noProof/>
                <w:webHidden/>
              </w:rPr>
              <w:t>31</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43082A">
              <w:rPr>
                <w:noProof/>
                <w:webHidden/>
              </w:rPr>
              <w:fldChar w:fldCharType="begin"/>
            </w:r>
            <w:r w:rsidR="00914C59">
              <w:rPr>
                <w:noProof/>
                <w:webHidden/>
              </w:rPr>
              <w:instrText xml:space="preserve"> PAGEREF _Toc399455843 \h </w:instrText>
            </w:r>
            <w:r w:rsidR="0043082A">
              <w:rPr>
                <w:noProof/>
                <w:webHidden/>
              </w:rPr>
            </w:r>
            <w:r w:rsidR="0043082A">
              <w:rPr>
                <w:noProof/>
                <w:webHidden/>
              </w:rPr>
              <w:fldChar w:fldCharType="separate"/>
            </w:r>
            <w:r w:rsidR="00914C59">
              <w:rPr>
                <w:noProof/>
                <w:webHidden/>
              </w:rPr>
              <w:t>34</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43082A">
              <w:rPr>
                <w:noProof/>
                <w:webHidden/>
              </w:rPr>
              <w:fldChar w:fldCharType="begin"/>
            </w:r>
            <w:r w:rsidR="00914C59">
              <w:rPr>
                <w:noProof/>
                <w:webHidden/>
              </w:rPr>
              <w:instrText xml:space="preserve"> PAGEREF _Toc399455844 \h </w:instrText>
            </w:r>
            <w:r w:rsidR="0043082A">
              <w:rPr>
                <w:noProof/>
                <w:webHidden/>
              </w:rPr>
            </w:r>
            <w:r w:rsidR="0043082A">
              <w:rPr>
                <w:noProof/>
                <w:webHidden/>
              </w:rPr>
              <w:fldChar w:fldCharType="separate"/>
            </w:r>
            <w:r w:rsidR="00914C59">
              <w:rPr>
                <w:noProof/>
                <w:webHidden/>
              </w:rPr>
              <w:t>36</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43082A">
              <w:rPr>
                <w:noProof/>
                <w:webHidden/>
              </w:rPr>
              <w:fldChar w:fldCharType="begin"/>
            </w:r>
            <w:r w:rsidR="00914C59">
              <w:rPr>
                <w:noProof/>
                <w:webHidden/>
              </w:rPr>
              <w:instrText xml:space="preserve"> PAGEREF _Toc399455845 \h </w:instrText>
            </w:r>
            <w:r w:rsidR="0043082A">
              <w:rPr>
                <w:noProof/>
                <w:webHidden/>
              </w:rPr>
            </w:r>
            <w:r w:rsidR="0043082A">
              <w:rPr>
                <w:noProof/>
                <w:webHidden/>
              </w:rPr>
              <w:fldChar w:fldCharType="separate"/>
            </w:r>
            <w:r w:rsidR="00914C59">
              <w:rPr>
                <w:noProof/>
                <w:webHidden/>
              </w:rPr>
              <w:t>39</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43082A">
              <w:rPr>
                <w:noProof/>
                <w:webHidden/>
              </w:rPr>
              <w:fldChar w:fldCharType="begin"/>
            </w:r>
            <w:r w:rsidR="00914C59">
              <w:rPr>
                <w:noProof/>
                <w:webHidden/>
              </w:rPr>
              <w:instrText xml:space="preserve"> PAGEREF _Toc399455846 \h </w:instrText>
            </w:r>
            <w:r w:rsidR="0043082A">
              <w:rPr>
                <w:noProof/>
                <w:webHidden/>
              </w:rPr>
            </w:r>
            <w:r w:rsidR="0043082A">
              <w:rPr>
                <w:noProof/>
                <w:webHidden/>
              </w:rPr>
              <w:fldChar w:fldCharType="separate"/>
            </w:r>
            <w:r w:rsidR="00914C59">
              <w:rPr>
                <w:noProof/>
                <w:webHidden/>
              </w:rPr>
              <w:t>41</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43082A">
              <w:rPr>
                <w:noProof/>
                <w:webHidden/>
              </w:rPr>
              <w:fldChar w:fldCharType="begin"/>
            </w:r>
            <w:r w:rsidR="00914C59">
              <w:rPr>
                <w:noProof/>
                <w:webHidden/>
              </w:rPr>
              <w:instrText xml:space="preserve"> PAGEREF _Toc399455847 \h </w:instrText>
            </w:r>
            <w:r w:rsidR="0043082A">
              <w:rPr>
                <w:noProof/>
                <w:webHidden/>
              </w:rPr>
            </w:r>
            <w:r w:rsidR="0043082A">
              <w:rPr>
                <w:noProof/>
                <w:webHidden/>
              </w:rPr>
              <w:fldChar w:fldCharType="separate"/>
            </w:r>
            <w:r w:rsidR="00914C59">
              <w:rPr>
                <w:noProof/>
                <w:webHidden/>
              </w:rPr>
              <w:t>49</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43082A">
              <w:rPr>
                <w:noProof/>
                <w:webHidden/>
              </w:rPr>
              <w:fldChar w:fldCharType="begin"/>
            </w:r>
            <w:r w:rsidR="00914C59">
              <w:rPr>
                <w:noProof/>
                <w:webHidden/>
              </w:rPr>
              <w:instrText xml:space="preserve"> PAGEREF _Toc399455848 \h </w:instrText>
            </w:r>
            <w:r w:rsidR="0043082A">
              <w:rPr>
                <w:noProof/>
                <w:webHidden/>
              </w:rPr>
            </w:r>
            <w:r w:rsidR="0043082A">
              <w:rPr>
                <w:noProof/>
                <w:webHidden/>
              </w:rPr>
              <w:fldChar w:fldCharType="separate"/>
            </w:r>
            <w:r w:rsidR="00914C59">
              <w:rPr>
                <w:noProof/>
                <w:webHidden/>
              </w:rPr>
              <w:t>51</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43082A">
              <w:rPr>
                <w:noProof/>
                <w:webHidden/>
              </w:rPr>
              <w:fldChar w:fldCharType="begin"/>
            </w:r>
            <w:r w:rsidR="00914C59">
              <w:rPr>
                <w:noProof/>
                <w:webHidden/>
              </w:rPr>
              <w:instrText xml:space="preserve"> PAGEREF _Toc399455849 \h </w:instrText>
            </w:r>
            <w:r w:rsidR="0043082A">
              <w:rPr>
                <w:noProof/>
                <w:webHidden/>
              </w:rPr>
            </w:r>
            <w:r w:rsidR="0043082A">
              <w:rPr>
                <w:noProof/>
                <w:webHidden/>
              </w:rPr>
              <w:fldChar w:fldCharType="separate"/>
            </w:r>
            <w:r w:rsidR="00914C59">
              <w:rPr>
                <w:noProof/>
                <w:webHidden/>
              </w:rPr>
              <w:t>54</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43082A">
              <w:rPr>
                <w:noProof/>
                <w:webHidden/>
              </w:rPr>
              <w:fldChar w:fldCharType="begin"/>
            </w:r>
            <w:r w:rsidR="00914C59">
              <w:rPr>
                <w:noProof/>
                <w:webHidden/>
              </w:rPr>
              <w:instrText xml:space="preserve"> PAGEREF _Toc399455850 \h </w:instrText>
            </w:r>
            <w:r w:rsidR="0043082A">
              <w:rPr>
                <w:noProof/>
                <w:webHidden/>
              </w:rPr>
            </w:r>
            <w:r w:rsidR="0043082A">
              <w:rPr>
                <w:noProof/>
                <w:webHidden/>
              </w:rPr>
              <w:fldChar w:fldCharType="separate"/>
            </w:r>
            <w:r w:rsidR="00914C59">
              <w:rPr>
                <w:noProof/>
                <w:webHidden/>
              </w:rPr>
              <w:t>55</w:t>
            </w:r>
            <w:r w:rsidR="0043082A">
              <w:rPr>
                <w:noProof/>
                <w:webHidden/>
              </w:rPr>
              <w:fldChar w:fldCharType="end"/>
            </w:r>
          </w:hyperlink>
        </w:p>
        <w:p w:rsidR="00914C59" w:rsidRDefault="00261B0A">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43082A">
              <w:rPr>
                <w:noProof/>
                <w:webHidden/>
              </w:rPr>
              <w:fldChar w:fldCharType="begin"/>
            </w:r>
            <w:r w:rsidR="00914C59">
              <w:rPr>
                <w:noProof/>
                <w:webHidden/>
              </w:rPr>
              <w:instrText xml:space="preserve"> PAGEREF _Toc399455851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261B0A">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sidR="0043082A">
              <w:rPr>
                <w:noProof/>
                <w:webHidden/>
              </w:rPr>
              <w:fldChar w:fldCharType="begin"/>
            </w:r>
            <w:r w:rsidR="00914C59">
              <w:rPr>
                <w:noProof/>
                <w:webHidden/>
              </w:rPr>
              <w:instrText xml:space="preserve"> PAGEREF _Toc399455852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261B0A">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sidR="0043082A">
              <w:rPr>
                <w:noProof/>
                <w:webHidden/>
              </w:rPr>
              <w:fldChar w:fldCharType="begin"/>
            </w:r>
            <w:r w:rsidR="00914C59">
              <w:rPr>
                <w:noProof/>
                <w:webHidden/>
              </w:rPr>
              <w:instrText xml:space="preserve"> PAGEREF _Toc399455853 \h </w:instrText>
            </w:r>
            <w:r w:rsidR="0043082A">
              <w:rPr>
                <w:noProof/>
                <w:webHidden/>
              </w:rPr>
            </w:r>
            <w:r w:rsidR="0043082A">
              <w:rPr>
                <w:noProof/>
                <w:webHidden/>
              </w:rPr>
              <w:fldChar w:fldCharType="separate"/>
            </w:r>
            <w:r w:rsidR="00914C59">
              <w:rPr>
                <w:noProof/>
                <w:webHidden/>
              </w:rPr>
              <w:t>61</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43082A">
              <w:rPr>
                <w:noProof/>
                <w:webHidden/>
              </w:rPr>
              <w:fldChar w:fldCharType="begin"/>
            </w:r>
            <w:r w:rsidR="00914C59">
              <w:rPr>
                <w:noProof/>
                <w:webHidden/>
              </w:rPr>
              <w:instrText xml:space="preserve"> PAGEREF _Toc399455854 \h </w:instrText>
            </w:r>
            <w:r w:rsidR="0043082A">
              <w:rPr>
                <w:noProof/>
                <w:webHidden/>
              </w:rPr>
            </w:r>
            <w:r w:rsidR="0043082A">
              <w:rPr>
                <w:noProof/>
                <w:webHidden/>
              </w:rPr>
              <w:fldChar w:fldCharType="separate"/>
            </w:r>
            <w:r w:rsidR="00914C59">
              <w:rPr>
                <w:noProof/>
                <w:webHidden/>
              </w:rPr>
              <w:t>65</w:t>
            </w:r>
            <w:r w:rsidR="0043082A">
              <w:rPr>
                <w:noProof/>
                <w:webHidden/>
              </w:rPr>
              <w:fldChar w:fldCharType="end"/>
            </w:r>
          </w:hyperlink>
        </w:p>
        <w:p w:rsidR="00914C59" w:rsidRDefault="00261B0A">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43082A">
              <w:rPr>
                <w:noProof/>
                <w:webHidden/>
              </w:rPr>
              <w:fldChar w:fldCharType="begin"/>
            </w:r>
            <w:r w:rsidR="00914C59">
              <w:rPr>
                <w:noProof/>
                <w:webHidden/>
              </w:rPr>
              <w:instrText xml:space="preserve"> PAGEREF _Toc399455855 \h </w:instrText>
            </w:r>
            <w:r w:rsidR="0043082A">
              <w:rPr>
                <w:noProof/>
                <w:webHidden/>
              </w:rPr>
            </w:r>
            <w:r w:rsidR="0043082A">
              <w:rPr>
                <w:noProof/>
                <w:webHidden/>
              </w:rPr>
              <w:fldChar w:fldCharType="separate"/>
            </w:r>
            <w:r w:rsidR="00914C59">
              <w:rPr>
                <w:noProof/>
                <w:webHidden/>
              </w:rPr>
              <w:t>66</w:t>
            </w:r>
            <w:r w:rsidR="0043082A">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DC5F51" w:rsidRDefault="00DC5F51">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6D569C"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6D569C">
        <w:rPr>
          <w:rFonts w:ascii="Times New Roman" w:hAnsi="Times New Roman" w:cs="Times New Roman"/>
          <w:b/>
          <w:color w:val="auto"/>
          <w:szCs w:val="28"/>
          <w:lang w:val="en-US"/>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lastRenderedPageBreak/>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6D569C" w:rsidTr="005C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rsidR="006D569C" w:rsidRDefault="006D569C" w:rsidP="005C12C0">
            <w:pPr>
              <w:rPr>
                <w:rFonts w:ascii="Arial" w:hAnsi="Arial" w:cs="Arial"/>
                <w:b w:val="0"/>
                <w:sz w:val="32"/>
                <w:szCs w:val="28"/>
              </w:rPr>
            </w:pPr>
            <w:r>
              <w:rPr>
                <w:rFonts w:ascii="Arial" w:hAnsi="Arial" w:cs="Arial"/>
                <w:sz w:val="32"/>
                <w:szCs w:val="28"/>
              </w:rPr>
              <w:t>Tên</w:t>
            </w:r>
          </w:p>
        </w:tc>
        <w:tc>
          <w:tcPr>
            <w:tcW w:w="1890"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Ngày</w:t>
            </w:r>
          </w:p>
        </w:tc>
        <w:tc>
          <w:tcPr>
            <w:tcW w:w="2877"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Lý do thay đổi</w:t>
            </w:r>
          </w:p>
        </w:tc>
        <w:tc>
          <w:tcPr>
            <w:tcW w:w="2338" w:type="dxa"/>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sz w:val="32"/>
                <w:szCs w:val="28"/>
              </w:rPr>
            </w:pPr>
            <w:r>
              <w:rPr>
                <w:rFonts w:ascii="Arial" w:hAnsi="Arial" w:cs="Arial"/>
                <w:sz w:val="32"/>
                <w:szCs w:val="28"/>
              </w:rPr>
              <w:t>Phiên bản</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17/09/2014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Tạo mới</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1.0</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b w:val="0"/>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21/09/2014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1.1</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24/09/2014</w:t>
            </w:r>
          </w:p>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1.2</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25/09/2014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1.3</w:t>
            </w:r>
          </w:p>
        </w:tc>
      </w:tr>
    </w:tbl>
    <w:p w:rsidR="0050610C" w:rsidRPr="005F0E63" w:rsidRDefault="0050610C" w:rsidP="0050610C">
      <w:pPr>
        <w:rPr>
          <w:rFonts w:ascii="Times New Roman" w:hAnsi="Times New Roman" w:cs="Times New Roman"/>
          <w:b/>
          <w:sz w:val="32"/>
          <w:szCs w:val="28"/>
        </w:rPr>
      </w:pPr>
    </w:p>
    <w:p w:rsidR="0025763B" w:rsidRP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p>
    <w:p w:rsidR="0050610C" w:rsidRPr="005F0E63" w:rsidRDefault="0050610C">
      <w:pPr>
        <w:rPr>
          <w:rFonts w:ascii="Times New Roman" w:hAnsi="Times New Roman" w:cs="Times New Roman"/>
          <w:b/>
          <w:sz w:val="32"/>
          <w:szCs w:val="28"/>
        </w:rPr>
      </w:pPr>
    </w:p>
    <w:p w:rsidR="00DC5F51"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DC5F51"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9873DE">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DC5F51"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0A00B7" w:rsidRDefault="0025763B" w:rsidP="0025763B">
      <w:pPr>
        <w:pStyle w:val="ListParagraph"/>
        <w:autoSpaceDE w:val="0"/>
        <w:rPr>
          <w:rFonts w:ascii="Times New Roman" w:eastAsia="Times New Roman" w:hAnsi="Times New Roman" w:cs="Times New Roman"/>
          <w:color w:val="000000"/>
          <w:sz w:val="28"/>
          <w:szCs w:val="28"/>
          <w:lang w:val="en-US"/>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000A00B7">
        <w:rPr>
          <w:rFonts w:ascii="Times New Roman" w:eastAsia="Times New Roman" w:hAnsi="Times New Roman" w:cs="Times New Roman"/>
          <w:color w:val="000000"/>
          <w:sz w:val="28"/>
          <w:szCs w:val="28"/>
        </w:rPr>
        <w:t>Các chức năng:</w:t>
      </w:r>
    </w:p>
    <w:p w:rsidR="00D92A2D" w:rsidRDefault="00D92A2D" w:rsidP="00D92A2D">
      <w:pPr>
        <w:autoSpaceDE w:val="0"/>
        <w:ind w:firstLine="720"/>
        <w:rPr>
          <w:rFonts w:ascii="Times New Roman" w:eastAsia="Times New Roman" w:hAnsi="Times New Roman" w:cs="Times New Roman"/>
          <w:color w:val="000000"/>
          <w:sz w:val="28"/>
          <w:szCs w:val="28"/>
          <w:lang w:val="en-US"/>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5763B" w:rsidRPr="00350692" w:rsidRDefault="0025763B" w:rsidP="00D92A2D">
      <w:pPr>
        <w:pStyle w:val="ListParagraph"/>
        <w:autoSpaceDE w:val="0"/>
        <w:spacing w:after="0"/>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 xml:space="preserve">- </w:t>
      </w:r>
      <w:r w:rsidR="00D92A2D">
        <w:rPr>
          <w:rFonts w:ascii="Arial" w:eastAsia="Arial" w:hAnsi="Arial" w:cs="Arial"/>
          <w:color w:val="000000"/>
          <w:sz w:val="28"/>
          <w:szCs w:val="28"/>
          <w:lang w:val="en-US"/>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Đăng kí tài khoản</w:t>
      </w:r>
      <w:r w:rsidR="00350692">
        <w:rPr>
          <w:rFonts w:ascii="Times New Roman" w:eastAsia="Times New Roman" w:hAnsi="Times New Roman" w:cs="Times New Roman"/>
          <w:color w:val="000000"/>
          <w:sz w:val="28"/>
          <w:szCs w:val="28"/>
          <w:lang w:val="en-US"/>
        </w:rPr>
        <w:t>.</w:t>
      </w:r>
    </w:p>
    <w:p w:rsidR="003B2AA9" w:rsidRP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5763B"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D24814" w:rsidRDefault="002B1930" w:rsidP="00D92A2D">
      <w:pPr>
        <w:pStyle w:val="ListParagraph"/>
        <w:autoSpaceDE w:val="0"/>
        <w:spacing w:after="52"/>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Thay đổi mậ</w:t>
      </w:r>
      <w:r w:rsidR="00D24814">
        <w:rPr>
          <w:rFonts w:ascii="Times New Roman" w:eastAsia="Times New Roman" w:hAnsi="Times New Roman" w:cs="Times New Roman"/>
          <w:color w:val="000000"/>
          <w:sz w:val="28"/>
          <w:szCs w:val="28"/>
          <w:lang w:val="en-US"/>
        </w:rPr>
        <w:t>t khẩu</w:t>
      </w:r>
      <w:r w:rsidR="00350692">
        <w:rPr>
          <w:rFonts w:ascii="Times New Roman" w:eastAsia="Times New Roman" w:hAnsi="Times New Roman" w:cs="Times New Roman"/>
          <w:color w:val="000000"/>
          <w:sz w:val="28"/>
          <w:szCs w:val="28"/>
          <w:lang w:val="en-US"/>
        </w:rPr>
        <w:t>.</w:t>
      </w:r>
    </w:p>
    <w:p w:rsidR="00BC4DF6" w:rsidRPr="00D24814" w:rsidRDefault="00BC4DF6"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Yêu cầu mật khẩu</w:t>
      </w:r>
      <w:r w:rsidR="00350692">
        <w:rPr>
          <w:rFonts w:ascii="Times New Roman" w:eastAsia="Times New Roman" w:hAnsi="Times New Roman" w:cs="Times New Roman"/>
          <w:color w:val="000000"/>
          <w:sz w:val="28"/>
          <w:szCs w:val="28"/>
          <w:lang w:val="en-US"/>
        </w:rPr>
        <w:t>.</w:t>
      </w:r>
    </w:p>
    <w:p w:rsidR="0025763B" w:rsidRPr="00350692"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ED6A2B" w:rsidRPr="00ED6A2B" w:rsidRDefault="00214937"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14937" w:rsidRDefault="0025763B" w:rsidP="00D92A2D">
      <w:pPr>
        <w:pStyle w:val="ListParagraph"/>
        <w:autoSpaceDE w:val="0"/>
        <w:spacing w:after="52"/>
        <w:ind w:firstLine="720"/>
        <w:rPr>
          <w:rFonts w:ascii="Arial" w:eastAsia="Arial" w:hAnsi="Arial" w:cs="Arial"/>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F2FCF">
        <w:rPr>
          <w:rFonts w:ascii="Times New Roman" w:eastAsia="Times New Roman" w:hAnsi="Times New Roman" w:cs="Times New Roman"/>
          <w:color w:val="000000"/>
          <w:sz w:val="28"/>
          <w:szCs w:val="28"/>
          <w:lang w:val="en-US"/>
        </w:rPr>
        <w:t>Đánh giá, bình luận</w:t>
      </w:r>
      <w:r w:rsidR="00214937">
        <w:rPr>
          <w:rFonts w:ascii="Times New Roman" w:eastAsia="Times New Roman" w:hAnsi="Times New Roman" w:cs="Times New Roman"/>
          <w:color w:val="000000"/>
          <w:sz w:val="28"/>
          <w:szCs w:val="28"/>
        </w:rPr>
        <w:t>.</w:t>
      </w:r>
    </w:p>
    <w:p w:rsidR="0025763B" w:rsidRPr="00350692"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00350692">
        <w:rPr>
          <w:rFonts w:ascii="Times New Roman" w:eastAsia="Times New Roman" w:hAnsi="Times New Roman" w:cs="Times New Roman"/>
          <w:sz w:val="28"/>
          <w:szCs w:val="28"/>
          <w:lang w:val="en-US"/>
        </w:rPr>
        <w:t>Cập nhật thông tin tài khoản.</w:t>
      </w:r>
    </w:p>
    <w:p w:rsidR="0025763B" w:rsidRPr="000A00B7" w:rsidRDefault="0025763B" w:rsidP="00D92A2D">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5763B" w:rsidRDefault="0025763B" w:rsidP="00D92A2D">
      <w:pPr>
        <w:pStyle w:val="ListParagraph"/>
        <w:autoSpaceDE w:val="0"/>
        <w:spacing w:after="55"/>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5"/>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Pr="002B1930" w:rsidRDefault="002B1930" w:rsidP="00D92A2D">
      <w:pPr>
        <w:pStyle w:val="ListParagraph"/>
        <w:autoSpaceDE w:val="0"/>
        <w:spacing w:after="55"/>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Yêu cầu mật khẩu.</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sidR="00350692">
        <w:rPr>
          <w:rFonts w:ascii="Times New Roman" w:eastAsia="Times New Roman" w:hAnsi="Times New Roman" w:cs="Times New Roman"/>
          <w:sz w:val="28"/>
          <w:szCs w:val="28"/>
          <w:lang w:val="en-US"/>
        </w:rPr>
        <w:t>tin đăng</w:t>
      </w:r>
      <w:r w:rsidRPr="0025763B">
        <w:rPr>
          <w:rFonts w:ascii="Times New Roman" w:eastAsia="Times New Roman" w:hAnsi="Times New Roman" w:cs="Times New Roman"/>
          <w:sz w:val="28"/>
          <w:szCs w:val="28"/>
        </w:rPr>
        <w:t xml:space="preserve">. </w:t>
      </w:r>
    </w:p>
    <w:p w:rsidR="0025763B"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Cập nhật</w:t>
      </w:r>
      <w:r w:rsidR="00350692">
        <w:rPr>
          <w:rFonts w:ascii="Times New Roman" w:eastAsia="Times New Roman" w:hAnsi="Times New Roman" w:cs="Times New Roman"/>
          <w:sz w:val="28"/>
          <w:szCs w:val="28"/>
          <w:lang w:val="en-US"/>
        </w:rPr>
        <w:t xml:space="preserve"> thông tin tài khoản</w:t>
      </w:r>
      <w:r w:rsidRPr="0025763B">
        <w:rPr>
          <w:rFonts w:ascii="Times New Roman" w:eastAsia="Times New Roman" w:hAnsi="Times New Roman" w:cs="Times New Roman"/>
          <w:sz w:val="28"/>
          <w:szCs w:val="28"/>
        </w:rPr>
        <w:t xml:space="preserve">. </w:t>
      </w:r>
    </w:p>
    <w:p w:rsidR="002B1930" w:rsidRDefault="002B1930" w:rsidP="00D92A2D">
      <w:pPr>
        <w:pStyle w:val="ListParagraph"/>
        <w:autoSpaceDE w:val="0"/>
        <w:spacing w:after="0"/>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Đánh giá, bình luận.</w:t>
      </w:r>
    </w:p>
    <w:p w:rsidR="0025763B" w:rsidRPr="000A00B7" w:rsidRDefault="0025763B" w:rsidP="005122CF">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5763B" w:rsidRDefault="0025763B" w:rsidP="00D92A2D">
      <w:pPr>
        <w:pStyle w:val="ListParagraph"/>
        <w:autoSpaceDE w:val="0"/>
        <w:spacing w:after="53"/>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Yêu cầu mật khẩu.</w:t>
      </w:r>
    </w:p>
    <w:p w:rsidR="00582673" w:rsidRPr="002B1930" w:rsidRDefault="00582673" w:rsidP="00D92A2D">
      <w:pPr>
        <w:pStyle w:val="ListParagraph"/>
        <w:autoSpaceDE w:val="0"/>
        <w:spacing w:after="53"/>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Cập nhật thông tin tài khoản</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danh sách thành viên. </w:t>
      </w:r>
    </w:p>
    <w:p w:rsidR="0025763B" w:rsidRPr="00BC2F53" w:rsidRDefault="0025763B" w:rsidP="00D92A2D">
      <w:pPr>
        <w:pStyle w:val="ListParagraph"/>
        <w:autoSpaceDE w:val="0"/>
        <w:spacing w:after="53"/>
        <w:ind w:firstLine="720"/>
        <w:rPr>
          <w:rFonts w:ascii="Arial" w:eastAsia="Arial" w:hAnsi="Arial" w:cs="Arial"/>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Tìm kiếm nhà trọ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4B7E15">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DC5F51" w:rsidRDefault="0043082A">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43082A">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w:t>
      </w:r>
      <w:r w:rsidR="00312AA2">
        <w:rPr>
          <w:rFonts w:ascii="Times New Roman" w:hAnsi="Times New Roman" w:cs="Times New Roman"/>
          <w:sz w:val="28"/>
          <w:szCs w:val="28"/>
        </w:rPr>
        <w:t>ng.</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sidR="00312AA2">
        <w:rPr>
          <w:rFonts w:ascii="Times New Roman" w:hAnsi="Times New Roman" w:cs="Times New Roman"/>
          <w:sz w:val="28"/>
          <w:szCs w:val="28"/>
        </w:rPr>
        <w:t>e.</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DC5F51"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7B48C3" w:rsidRPr="005F0E63" w:rsidRDefault="00FB156E" w:rsidP="003140B1">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DC5F51" w:rsidRDefault="0043082A">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43082A">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B30106" w:rsidRPr="00B30106" w:rsidRDefault="00B30106" w:rsidP="00B30106"/>
    <w:p w:rsidR="00DC5F51"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DC5F51"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DC5F51"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tỉnh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huyện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DC5F5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DC5F5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nhà</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Diện tích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Còn phòng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Giá cả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Tiêu đề</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thiệu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Dữ liệu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Kích thước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Loại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DC5F5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Mật khẩu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tính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Năm sinh</w:t>
            </w:r>
          </w:p>
        </w:tc>
      </w:tr>
      <w:tr w:rsidR="00183647" w:rsidRPr="00E361A8" w:rsidTr="00DC5F5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khóa</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xml:space="preserve">) phân biệt xác định các thuộc </w:t>
      </w:r>
      <w:proofErr w:type="gramStart"/>
      <w:r w:rsidRPr="001113FC">
        <w:rPr>
          <w:rFonts w:ascii="Arial" w:eastAsia="Calibri" w:hAnsi="Arial" w:cs="Arial"/>
          <w:sz w:val="28"/>
          <w:szCs w:val="28"/>
          <w:lang w:val="en-US"/>
        </w:rPr>
        <w:t>tính :</w:t>
      </w:r>
      <w:proofErr w:type="gramEnd"/>
      <w:r w:rsidRPr="001113FC">
        <w:rPr>
          <w:rFonts w:ascii="Arial" w:eastAsia="Calibri" w:hAnsi="Arial" w:cs="Arial"/>
          <w:sz w:val="28"/>
          <w:szCs w:val="28"/>
          <w:lang w:val="en-US"/>
        </w:rPr>
        <w:t xml:space="preserve">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Nội dung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DC5F5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con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DC5F51"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6D3BB1">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6D3BB1">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6D3BB1">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293B89">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216760">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216760">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7">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8">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9F6587">
        <w:tc>
          <w:tcPr>
            <w:tcW w:w="895"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FF18DD" w:rsidRPr="00FF18DD" w:rsidRDefault="00FF18DD" w:rsidP="00FF18DD">
      <w:pPr>
        <w:pStyle w:val="ListParagraph"/>
        <w:ind w:firstLine="720"/>
        <w:rPr>
          <w:rFonts w:ascii="Arial" w:hAnsi="Arial" w:cs="Arial"/>
          <w:sz w:val="28"/>
          <w:szCs w:val="28"/>
          <w:lang w:val="en-US"/>
        </w:rPr>
      </w:pPr>
      <w:bookmarkStart w:id="71" w:name="_Toc398323443"/>
      <w:bookmarkStart w:id="72" w:name="_Toc399455843"/>
      <w:r>
        <w:rPr>
          <w:rFonts w:ascii="Arial" w:hAnsi="Arial" w:cs="Arial"/>
          <w:sz w:val="28"/>
          <w:szCs w:val="28"/>
        </w:rPr>
        <w:t>Mục đích: giúp cho người dùng có thể lấy lại mật khẩu để có thể đăng nhập vào hệ thống</w:t>
      </w:r>
    </w:p>
    <w:p w:rsidR="00FF18DD" w:rsidRPr="00FF18DD" w:rsidRDefault="00FF18DD" w:rsidP="00FF18DD">
      <w:pPr>
        <w:ind w:firstLine="720"/>
        <w:rPr>
          <w:rFonts w:ascii="Arial" w:hAnsi="Arial" w:cs="Arial"/>
          <w:sz w:val="28"/>
          <w:szCs w:val="28"/>
        </w:rPr>
      </w:pPr>
      <w:r w:rsidRPr="00FF18DD">
        <w:rPr>
          <w:rFonts w:ascii="Arial" w:hAnsi="Arial" w:cs="Arial"/>
          <w:sz w:val="28"/>
          <w:szCs w:val="28"/>
        </w:rPr>
        <w:t>Giao diện:</w:t>
      </w:r>
    </w:p>
    <w:p w:rsidR="00FF18DD"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2657D6" wp14:editId="410473C6">
            <wp:extent cx="4371429" cy="22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Các thành phần trong giao diện:</w:t>
      </w:r>
    </w:p>
    <w:p w:rsidR="00FF18DD" w:rsidRDefault="00FF18DD" w:rsidP="00FF18DD">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FF18DD" w:rsidRPr="00B244F3" w:rsidTr="005C12C0">
        <w:tc>
          <w:tcPr>
            <w:tcW w:w="2504"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Ghi chú</w:t>
            </w:r>
          </w:p>
        </w:tc>
      </w:tr>
      <w:tr w:rsidR="00FF18DD" w:rsidRPr="00B244F3" w:rsidTr="005C12C0">
        <w:tc>
          <w:tcPr>
            <w:tcW w:w="2504" w:type="dxa"/>
            <w:vAlign w:val="center"/>
          </w:tcPr>
          <w:p w:rsidR="00FF18DD" w:rsidRPr="00B244F3" w:rsidRDefault="00FF18DD" w:rsidP="005C12C0">
            <w:pPr>
              <w:pStyle w:val="ListParagraph"/>
              <w:ind w:left="0"/>
              <w:jc w:val="center"/>
              <w:rPr>
                <w:rFonts w:ascii="Arial" w:hAnsi="Arial" w:cs="Arial"/>
                <w:sz w:val="28"/>
                <w:szCs w:val="28"/>
              </w:rPr>
            </w:pPr>
            <w:r>
              <w:rPr>
                <w:rFonts w:ascii="Arial" w:hAnsi="Arial" w:cs="Arial"/>
                <w:noProof/>
                <w:sz w:val="28"/>
                <w:szCs w:val="28"/>
                <w:lang w:val="en-US"/>
              </w:rPr>
              <w:drawing>
                <wp:inline distT="0" distB="0" distL="0" distR="0" wp14:anchorId="66EA7CA3" wp14:editId="4CBC56A6">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1">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lang w:val="en-US"/>
              </w:rPr>
              <w:drawing>
                <wp:inline distT="0" distB="0" distL="0" distR="0" wp14:anchorId="70550B8C" wp14:editId="09A8F3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1">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inline distT="0" distB="0" distL="0" distR="0" wp14:anchorId="3196D4AF" wp14:editId="026A00B7">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2">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Textbox</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anchor distT="0" distB="0" distL="114300" distR="114300" simplePos="0" relativeHeight="251739648" behindDoc="0" locked="0" layoutInCell="1" allowOverlap="1" wp14:anchorId="37AA165E" wp14:editId="1328DC3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23">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Dữ liệu được sử dụng:</w:t>
      </w:r>
    </w:p>
    <w:p w:rsidR="00FF18DD" w:rsidRDefault="00FF18DD" w:rsidP="00FF18DD">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FF18DD" w:rsidTr="005C12C0">
        <w:tc>
          <w:tcPr>
            <w:tcW w:w="895"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FF18DD" w:rsidRDefault="00FF18DD" w:rsidP="005C12C0">
            <w:pPr>
              <w:pStyle w:val="ListParagraph"/>
              <w:ind w:left="0"/>
              <w:jc w:val="center"/>
              <w:rPr>
                <w:rFonts w:ascii="Arial" w:hAnsi="Arial" w:cs="Arial"/>
                <w:sz w:val="28"/>
                <w:szCs w:val="28"/>
              </w:rPr>
            </w:pPr>
            <w:r>
              <w:rPr>
                <w:rFonts w:ascii="Arial" w:hAnsi="Arial" w:cs="Arial"/>
                <w:sz w:val="28"/>
                <w:szCs w:val="28"/>
              </w:rPr>
              <w:t>Phương thức</w:t>
            </w:r>
          </w:p>
        </w:tc>
      </w:tr>
      <w:tr w:rsidR="00FF18DD" w:rsidTr="005C12C0">
        <w:tc>
          <w:tcPr>
            <w:tcW w:w="895" w:type="dxa"/>
            <w:vMerge/>
          </w:tcPr>
          <w:p w:rsidR="00FF18DD" w:rsidRDefault="00FF18DD" w:rsidP="005C12C0">
            <w:pPr>
              <w:pStyle w:val="ListParagraph"/>
              <w:ind w:left="0"/>
              <w:rPr>
                <w:rFonts w:ascii="Arial" w:hAnsi="Arial" w:cs="Arial"/>
                <w:sz w:val="28"/>
                <w:szCs w:val="28"/>
              </w:rPr>
            </w:pPr>
          </w:p>
        </w:tc>
        <w:tc>
          <w:tcPr>
            <w:tcW w:w="1981" w:type="dxa"/>
            <w:vMerge/>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Thêm</w:t>
            </w: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Sửa</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Xoá</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Truy vấn</w:t>
            </w:r>
          </w:p>
        </w:tc>
      </w:tr>
      <w:tr w:rsidR="00FF18DD" w:rsidTr="005C12C0">
        <w:tc>
          <w:tcPr>
            <w:tcW w:w="895" w:type="dxa"/>
          </w:tcPr>
          <w:p w:rsidR="00FF18DD" w:rsidRDefault="00FF18DD" w:rsidP="005C12C0">
            <w:pPr>
              <w:pStyle w:val="ListParagraph"/>
              <w:ind w:left="0"/>
              <w:rPr>
                <w:rFonts w:ascii="Arial" w:hAnsi="Arial" w:cs="Arial"/>
                <w:sz w:val="28"/>
                <w:szCs w:val="28"/>
              </w:rPr>
            </w:pPr>
            <w:r>
              <w:rPr>
                <w:rFonts w:ascii="Arial" w:hAnsi="Arial" w:cs="Arial"/>
                <w:sz w:val="28"/>
                <w:szCs w:val="28"/>
              </w:rPr>
              <w:t>1</w:t>
            </w:r>
          </w:p>
        </w:tc>
        <w:tc>
          <w:tcPr>
            <w:tcW w:w="1981" w:type="dxa"/>
          </w:tcPr>
          <w:p w:rsidR="00FF18DD" w:rsidRDefault="00FF18DD" w:rsidP="005C12C0">
            <w:pPr>
              <w:pStyle w:val="ListParagraph"/>
              <w:ind w:left="0"/>
              <w:rPr>
                <w:rFonts w:ascii="Arial" w:hAnsi="Arial" w:cs="Arial"/>
                <w:sz w:val="28"/>
                <w:szCs w:val="28"/>
              </w:rPr>
            </w:pPr>
            <w:r>
              <w:rPr>
                <w:rFonts w:ascii="Arial" w:hAnsi="Arial" w:cs="Arial"/>
                <w:sz w:val="28"/>
                <w:szCs w:val="28"/>
              </w:rPr>
              <w:t>Tải khoản</w:t>
            </w:r>
          </w:p>
        </w:tc>
        <w:tc>
          <w:tcPr>
            <w:tcW w:w="1438" w:type="dxa"/>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FF18DD" w:rsidRPr="00F60AC9"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7878F5" wp14:editId="0FC4FC30">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47CB0" w:rsidRPr="005F0E63" w:rsidRDefault="00671085" w:rsidP="006A57A6">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9E741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D41872" w:rsidRPr="005F0E63" w:rsidRDefault="00FE3408" w:rsidP="00D41872">
      <w:pPr>
        <w:spacing w:after="0"/>
        <w:rPr>
          <w:rFonts w:ascii="Times New Roman" w:hAnsi="Times New Roman" w:cs="Times New Roman"/>
          <w:sz w:val="28"/>
          <w:szCs w:val="28"/>
        </w:rPr>
      </w:pPr>
      <w:r>
        <w:rPr>
          <w:rFonts w:ascii="Times New Roman" w:hAnsi="Times New Roman" w:cs="Times New Roman"/>
          <w:sz w:val="28"/>
          <w:szCs w:val="28"/>
        </w:rPr>
        <w:tab/>
      </w:r>
      <w:r w:rsidR="00D41872" w:rsidRPr="005F0E63">
        <w:rPr>
          <w:rFonts w:ascii="Times New Roman" w:hAnsi="Times New Roman" w:cs="Times New Roman"/>
          <w:sz w:val="28"/>
          <w:szCs w:val="28"/>
        </w:rPr>
        <w:t xml:space="preserve">Giao diện: </w:t>
      </w:r>
    </w:p>
    <w:p w:rsidR="00D41872" w:rsidRPr="005F0E63" w:rsidRDefault="00FE3408"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741696" behindDoc="0" locked="0" layoutInCell="1" allowOverlap="1" wp14:anchorId="0AC90B43" wp14:editId="5DC1BAF1">
            <wp:simplePos x="0" y="0"/>
            <wp:positionH relativeFrom="margin">
              <wp:posOffset>638175</wp:posOffset>
            </wp:positionH>
            <wp:positionV relativeFrom="paragraph">
              <wp:posOffset>336550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622D87"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 xml:space="preserve"> </w:t>
      </w:r>
    </w:p>
    <w:p w:rsidR="00D41872"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Các thành phần trong giao diện:</w:t>
      </w:r>
    </w:p>
    <w:p w:rsidR="0075443B" w:rsidRPr="0075443B" w:rsidRDefault="0075443B" w:rsidP="00D41872">
      <w:pPr>
        <w:spacing w:after="0"/>
        <w:ind w:firstLine="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671467" w:rsidRDefault="00671467" w:rsidP="00D53CD6">
      <w:pPr>
        <w:ind w:firstLine="720"/>
        <w:rPr>
          <w:rFonts w:ascii="Times New Roman" w:hAnsi="Times New Roman" w:cs="Times New Roman"/>
          <w:noProof/>
          <w:sz w:val="28"/>
          <w:szCs w:val="28"/>
          <w:lang w:val="en-US"/>
        </w:rPr>
      </w:pPr>
    </w:p>
    <w:p w:rsidR="00671467" w:rsidRDefault="00671467" w:rsidP="00D53CD6">
      <w:pPr>
        <w:ind w:firstLine="720"/>
        <w:rPr>
          <w:rFonts w:ascii="Times New Roman" w:hAnsi="Times New Roman" w:cs="Times New Roman"/>
          <w:noProof/>
          <w:sz w:val="28"/>
          <w:szCs w:val="28"/>
          <w:lang w:val="en-US"/>
        </w:rPr>
      </w:pPr>
    </w:p>
    <w:p w:rsidR="00E37122" w:rsidRPr="00E37122" w:rsidRDefault="0099477F" w:rsidP="00671467">
      <w:pPr>
        <w:ind w:firstLine="720"/>
        <w:rPr>
          <w:rFonts w:ascii="Times New Roman" w:hAnsi="Times New Roman" w:cs="Times New Roman"/>
          <w:noProof/>
          <w:sz w:val="28"/>
          <w:szCs w:val="28"/>
          <w:lang w:val="en-US"/>
        </w:rPr>
      </w:pPr>
      <w:r w:rsidRPr="00D53CD6">
        <w:rPr>
          <w:rFonts w:ascii="Times New Roman" w:hAnsi="Times New Roman" w:cs="Times New Roman"/>
          <w:noProof/>
          <w:sz w:val="28"/>
          <w:szCs w:val="28"/>
        </w:rPr>
        <w:lastRenderedPageBreak/>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9477F" w:rsidRPr="001443B8" w:rsidTr="00DC5F51">
        <w:tc>
          <w:tcPr>
            <w:tcW w:w="895"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99477F" w:rsidRPr="001443B8" w:rsidTr="00DC5F51">
        <w:tc>
          <w:tcPr>
            <w:tcW w:w="895"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981"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99477F" w:rsidRPr="001443B8" w:rsidTr="00DC5F51">
        <w:tc>
          <w:tcPr>
            <w:tcW w:w="895" w:type="dxa"/>
          </w:tcPr>
          <w:p w:rsidR="0099477F" w:rsidRPr="001443B8" w:rsidRDefault="0099477F"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99477F" w:rsidRPr="00DF54E1"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99477F" w:rsidRPr="00284F66" w:rsidRDefault="0099477F" w:rsidP="00DC5F51">
            <w:pPr>
              <w:pStyle w:val="ListParagraph"/>
              <w:ind w:left="0"/>
              <w:jc w:val="center"/>
              <w:rPr>
                <w:rFonts w:ascii="Times New Roman" w:hAnsi="Times New Roman" w:cs="Times New Roman"/>
                <w:sz w:val="28"/>
                <w:szCs w:val="28"/>
                <w:lang w:val="en-US"/>
              </w:rPr>
            </w:pPr>
          </w:p>
        </w:tc>
        <w:tc>
          <w:tcPr>
            <w:tcW w:w="1438" w:type="dxa"/>
          </w:tcPr>
          <w:p w:rsidR="0099477F" w:rsidRPr="0099477F"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99477F" w:rsidRPr="001443B8" w:rsidRDefault="0099477F" w:rsidP="00DC5F51">
            <w:pPr>
              <w:pStyle w:val="ListParagraph"/>
              <w:ind w:left="0"/>
              <w:rPr>
                <w:rFonts w:ascii="Times New Roman" w:hAnsi="Times New Roman" w:cs="Times New Roman"/>
                <w:sz w:val="28"/>
                <w:szCs w:val="28"/>
              </w:rPr>
            </w:pP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99477F" w:rsidRPr="0099477F" w:rsidRDefault="0099477F" w:rsidP="0099477F">
      <w:pPr>
        <w:pStyle w:val="ListParagraph"/>
        <w:spacing w:after="0"/>
        <w:ind w:left="1080"/>
        <w:rPr>
          <w:rFonts w:ascii="Times New Roman" w:hAnsi="Times New Roman" w:cs="Times New Roman"/>
          <w:sz w:val="28"/>
          <w:szCs w:val="28"/>
        </w:rPr>
      </w:pPr>
    </w:p>
    <w:p w:rsidR="00D41872" w:rsidRPr="003D59EC" w:rsidRDefault="00D41872" w:rsidP="003D59E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D41872" w:rsidRPr="005F0E63" w:rsidRDefault="002F2693" w:rsidP="00D41872">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16768" behindDoc="0" locked="0" layoutInCell="1" allowOverlap="1" wp14:anchorId="43A163B2" wp14:editId="217A7603">
            <wp:simplePos x="0" y="0"/>
            <wp:positionH relativeFrom="column">
              <wp:posOffset>-161290</wp:posOffset>
            </wp:positionH>
            <wp:positionV relativeFrom="paragraph">
              <wp:posOffset>342265</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00D41872"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95ADF" w:rsidP="005B1C36">
      <w:pPr>
        <w:spacing w:after="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5B1C36" w:rsidRPr="005F0E63">
        <w:rPr>
          <w:rFonts w:ascii="Times New Roman" w:hAnsi="Times New Roman" w:cs="Times New Roman"/>
          <w:sz w:val="28"/>
          <w:szCs w:val="28"/>
        </w:rPr>
        <w:t>Mục đích: giúp cho người dùng có thể xem thông tin nhà trọ được đăng trên hệ thống.</w:t>
      </w:r>
    </w:p>
    <w:p w:rsidR="005B1C36" w:rsidRPr="005F0E63" w:rsidRDefault="005B1C36" w:rsidP="00595ADF">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8">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sidR="006F2156">
        <w:rPr>
          <w:rFonts w:ascii="Times New Roman" w:hAnsi="Times New Roman" w:cs="Times New Roman"/>
          <w:sz w:val="28"/>
          <w:szCs w:val="28"/>
          <w:lang w:val="en-US"/>
        </w:rPr>
        <w:tab/>
      </w:r>
      <w:r w:rsidRPr="005F0E63">
        <w:rPr>
          <w:rFonts w:ascii="Times New Roman" w:hAnsi="Times New Roman" w:cs="Times New Roman"/>
          <w:sz w:val="28"/>
          <w:szCs w:val="28"/>
        </w:rPr>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7D7377" w:rsidRPr="00BB7E6A" w:rsidRDefault="007D7377" w:rsidP="00BB7E6A">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sidR="00BB7E6A">
        <w:rPr>
          <w:rFonts w:ascii="Times New Roman" w:hAnsi="Times New Roman" w:cs="Times New Roman"/>
          <w:noProof/>
          <w:sz w:val="28"/>
          <w:szCs w:val="28"/>
          <w:lang w:val="en-US"/>
        </w:rPr>
        <w:t>ử</w:t>
      </w:r>
      <w:r w:rsidRPr="00BB7E6A">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D7377" w:rsidRPr="001443B8" w:rsidTr="00DC5F51">
        <w:tc>
          <w:tcPr>
            <w:tcW w:w="895"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D7377" w:rsidRPr="001443B8" w:rsidTr="00DC5F51">
        <w:tc>
          <w:tcPr>
            <w:tcW w:w="895"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981"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D7377" w:rsidRPr="001443B8" w:rsidTr="00DC5F51">
        <w:tc>
          <w:tcPr>
            <w:tcW w:w="895" w:type="dxa"/>
          </w:tcPr>
          <w:p w:rsidR="007D7377" w:rsidRPr="001443B8" w:rsidRDefault="007D7377"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D7377" w:rsidRDefault="007D7377" w:rsidP="00183647">
      <w:pPr>
        <w:pStyle w:val="ListParagraph"/>
        <w:rPr>
          <w:rFonts w:ascii="Times New Roman" w:hAnsi="Times New Roman" w:cs="Times New Roman"/>
          <w:sz w:val="28"/>
          <w:szCs w:val="28"/>
          <w:lang w:val="en-US"/>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4656" behindDoc="0" locked="0" layoutInCell="1" allowOverlap="1" wp14:anchorId="22C07755" wp14:editId="4CAEB1DF">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9">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747315" w:rsidP="008F16F5">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747315" w:rsidP="008F16F5">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747315" w:rsidRPr="001443B8" w:rsidRDefault="00747315" w:rsidP="003B7D41">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2B0CEC" w:rsidRDefault="002B0CEC" w:rsidP="00747315">
      <w:pPr>
        <w:rPr>
          <w:rFonts w:ascii="Times New Roman" w:hAnsi="Times New Roman" w:cs="Times New Roman"/>
          <w:noProof/>
          <w:sz w:val="28"/>
          <w:szCs w:val="28"/>
          <w:lang w:val="en-US"/>
        </w:rPr>
      </w:pP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p>
    <w:p w:rsidR="000A0AF0" w:rsidRPr="00397DC0" w:rsidRDefault="000A0AF0" w:rsidP="00EA169D">
      <w:pPr>
        <w:ind w:left="720" w:firstLine="720"/>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5C12C0">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5C12C0">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38489D" w:rsidP="000A0AF0">
      <w:pPr>
        <w:tabs>
          <w:tab w:val="left" w:pos="1492"/>
        </w:tabs>
        <w:rPr>
          <w:rFonts w:ascii="Times New Roman" w:hAnsi="Times New Roman" w:cs="Times New Roman"/>
          <w:sz w:val="28"/>
          <w:szCs w:val="28"/>
        </w:rPr>
      </w:pPr>
      <w:r>
        <w:rPr>
          <w:rFonts w:ascii="Times New Roman" w:hAnsi="Times New Roman" w:cs="Times New Roman"/>
          <w:sz w:val="28"/>
          <w:szCs w:val="28"/>
          <w:lang w:val="en-US"/>
        </w:rPr>
        <w:tab/>
      </w:r>
      <w:r w:rsidR="000A0AF0">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sidR="000A0AF0">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lưu ở 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Khi đã cập nhật hình ảnh </w:t>
            </w:r>
            <w:r w:rsidRPr="00582640">
              <w:rPr>
                <w:rFonts w:ascii="Arial" w:hAnsi="Arial" w:cs="Arial"/>
                <w:sz w:val="28"/>
                <w:szCs w:val="28"/>
              </w:rPr>
              <w:lastRenderedPageBreak/>
              <w:t>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38489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31E21" w:rsidRPr="00031E21" w:rsidRDefault="00031E21" w:rsidP="00455E46">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sidR="00455E46">
        <w:rPr>
          <w:rFonts w:ascii="Times New Roman" w:hAnsi="Times New Roman" w:cs="Times New Roman"/>
          <w:noProof/>
          <w:sz w:val="28"/>
          <w:szCs w:val="28"/>
          <w:lang w:val="en-US"/>
        </w:rPr>
        <w:t>ử</w:t>
      </w:r>
      <w:r w:rsidRPr="00031E21">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031E21" w:rsidRPr="001443B8" w:rsidTr="00DC5F51">
        <w:tc>
          <w:tcPr>
            <w:tcW w:w="895"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031E21" w:rsidRPr="001443B8" w:rsidTr="00DC5F51">
        <w:tc>
          <w:tcPr>
            <w:tcW w:w="895"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981"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031E21" w:rsidRPr="001443B8" w:rsidTr="00DC5F51">
        <w:tc>
          <w:tcPr>
            <w:tcW w:w="895" w:type="dxa"/>
          </w:tcPr>
          <w:p w:rsidR="00031E21" w:rsidRPr="001443B8" w:rsidRDefault="00031E21"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031E21" w:rsidRPr="001443B8" w:rsidTr="00DC5F51">
        <w:tc>
          <w:tcPr>
            <w:tcW w:w="895" w:type="dxa"/>
          </w:tcPr>
          <w:p w:rsidR="00031E2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031E2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vAlign w:val="center"/>
          </w:tcPr>
          <w:p w:rsidR="00031E2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031E21" w:rsidRDefault="00031E21" w:rsidP="000A0AF0">
      <w:pPr>
        <w:rPr>
          <w:rFonts w:ascii="Times New Roman" w:hAnsi="Times New Roman" w:cs="Times New Roman"/>
          <w:sz w:val="28"/>
          <w:szCs w:val="28"/>
          <w:lang w:val="en-US"/>
        </w:rPr>
      </w:pPr>
    </w:p>
    <w:p w:rsidR="000A0AF0" w:rsidRPr="00582640" w:rsidRDefault="000A0AF0" w:rsidP="00455E46">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F007FF">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C11D55" w:rsidRPr="00C75585" w:rsidRDefault="00C11D55" w:rsidP="00C75585">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7">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62783C" w:rsidRDefault="006701E1" w:rsidP="005644FA">
      <w:pPr>
        <w:ind w:firstLine="720"/>
        <w:rPr>
          <w:rFonts w:ascii="Arial" w:hAnsi="Arial" w:cs="Arial"/>
          <w:sz w:val="28"/>
          <w:szCs w:val="28"/>
        </w:rPr>
      </w:pPr>
      <w:r w:rsidRPr="0062783C">
        <w:rPr>
          <w:rFonts w:ascii="Arial" w:hAnsi="Arial" w:cs="Arial"/>
          <w:sz w:val="28"/>
          <w:szCs w:val="28"/>
        </w:rPr>
        <w:t>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F5425C" w:rsidRDefault="006701E1" w:rsidP="00F5425C">
      <w:pPr>
        <w:ind w:firstLine="720"/>
        <w:rPr>
          <w:rFonts w:ascii="Arial" w:hAnsi="Arial" w:cs="Arial"/>
          <w:sz w:val="28"/>
          <w:szCs w:val="28"/>
          <w:lang w:val="fr-FR"/>
        </w:rPr>
      </w:pPr>
      <w:r w:rsidRPr="00F5425C">
        <w:rPr>
          <w:rFonts w:ascii="Arial" w:hAnsi="Arial" w:cs="Arial"/>
          <w:sz w:val="28"/>
          <w:szCs w:val="28"/>
          <w:lang w:val="fr-FR"/>
        </w:rPr>
        <w:t>Giao diện quả</w:t>
      </w:r>
      <w:r w:rsidR="00541ADE" w:rsidRPr="00F5425C">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 xml:space="preserve">Hiển thị các mô tả tổng quan về nhà </w:t>
            </w:r>
            <w:r>
              <w:rPr>
                <w:rFonts w:ascii="Arial" w:hAnsi="Arial" w:cs="Arial"/>
                <w:sz w:val="28"/>
                <w:szCs w:val="28"/>
              </w:rPr>
              <w:lastRenderedPageBreak/>
              <w:t>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lastRenderedPageBreak/>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3C11C8" w:rsidRDefault="003C11C8" w:rsidP="003C11C8">
      <w:pPr>
        <w:rPr>
          <w:rFonts w:ascii="Times New Roman" w:hAnsi="Times New Roman" w:cs="Times New Roman"/>
          <w:noProof/>
          <w:sz w:val="28"/>
          <w:szCs w:val="28"/>
          <w:lang w:val="en-US"/>
        </w:rPr>
      </w:pPr>
    </w:p>
    <w:p w:rsidR="003C11C8" w:rsidRPr="001443B8" w:rsidRDefault="003C11C8" w:rsidP="00E824C7">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sidR="00B11446">
        <w:rPr>
          <w:rFonts w:ascii="Times New Roman" w:hAnsi="Times New Roman" w:cs="Times New Roman"/>
          <w:noProof/>
          <w:sz w:val="28"/>
          <w:szCs w:val="28"/>
          <w:lang w:val="en-US"/>
        </w:rPr>
        <w:t>ử</w:t>
      </w:r>
      <w:r w:rsidRPr="001443B8">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C11C8" w:rsidRPr="001443B8" w:rsidTr="00DC5F51">
        <w:tc>
          <w:tcPr>
            <w:tcW w:w="895"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3C11C8" w:rsidRPr="001443B8" w:rsidTr="00DC5F51">
        <w:tc>
          <w:tcPr>
            <w:tcW w:w="895"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981"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3C11C8" w:rsidRPr="001443B8" w:rsidTr="00DC5F51">
        <w:tc>
          <w:tcPr>
            <w:tcW w:w="895" w:type="dxa"/>
          </w:tcPr>
          <w:p w:rsidR="003C11C8" w:rsidRPr="001443B8" w:rsidRDefault="003C11C8"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6701E1" w:rsidRDefault="006701E1" w:rsidP="006701E1">
      <w:pPr>
        <w:rPr>
          <w:rFonts w:ascii="Arial" w:hAnsi="Arial" w:cs="Arial"/>
          <w:sz w:val="32"/>
          <w:szCs w:val="28"/>
        </w:rPr>
      </w:pPr>
    </w:p>
    <w:p w:rsidR="003C11C8" w:rsidRDefault="003C11C8" w:rsidP="006701E1">
      <w:pPr>
        <w:pStyle w:val="ListParagraph"/>
        <w:rPr>
          <w:rFonts w:ascii="Arial" w:hAnsi="Arial" w:cs="Arial"/>
          <w:sz w:val="28"/>
          <w:szCs w:val="28"/>
          <w:lang w:val="en-US"/>
        </w:rPr>
      </w:pPr>
    </w:p>
    <w:p w:rsidR="0064649D" w:rsidRDefault="0064649D" w:rsidP="006701E1">
      <w:pPr>
        <w:pStyle w:val="ListParagraph"/>
        <w:rPr>
          <w:rFonts w:ascii="Arial" w:hAnsi="Arial" w:cs="Arial"/>
          <w:sz w:val="28"/>
          <w:szCs w:val="28"/>
          <w:lang w:val="en-US"/>
        </w:rPr>
      </w:pPr>
    </w:p>
    <w:p w:rsidR="0064649D" w:rsidRPr="00582640" w:rsidRDefault="0064649D" w:rsidP="0064649D">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lastRenderedPageBreak/>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9">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E3D95">
      <w:pPr>
        <w:pStyle w:val="ListParagraph"/>
        <w:numPr>
          <w:ilvl w:val="1"/>
          <w:numId w:val="28"/>
        </w:numPr>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8E3D95" w:rsidRDefault="00DA5764" w:rsidP="00C45BBF">
      <w:pPr>
        <w:spacing w:after="200" w:line="276" w:lineRule="auto"/>
        <w:ind w:left="720" w:firstLine="720"/>
        <w:rPr>
          <w:rFonts w:ascii="Arial" w:hAnsi="Arial" w:cs="Arial"/>
          <w:sz w:val="28"/>
          <w:szCs w:val="28"/>
        </w:rPr>
      </w:pPr>
      <w:r w:rsidRPr="008E3D95">
        <w:rPr>
          <w:rFonts w:ascii="Arial" w:hAnsi="Arial" w:cs="Arial"/>
          <w:sz w:val="28"/>
          <w:szCs w:val="28"/>
        </w:rPr>
        <w:t>Mục đích</w:t>
      </w:r>
      <w:r w:rsidR="008E3D95">
        <w:rPr>
          <w:rFonts w:ascii="Arial" w:hAnsi="Arial" w:cs="Arial"/>
          <w:sz w:val="28"/>
          <w:szCs w:val="28"/>
          <w:lang w:val="en-US"/>
        </w:rPr>
        <w:t>: c</w:t>
      </w:r>
      <w:r w:rsidRPr="008E3D95">
        <w:rPr>
          <w:rFonts w:ascii="Arial" w:hAnsi="Arial" w:cs="Arial"/>
          <w:sz w:val="28"/>
          <w:szCs w:val="28"/>
        </w:rPr>
        <w:t>hức năng này giúp quản trị có thể quản lý thông tin tài khoản của người dùng trong hệ thống.</w:t>
      </w:r>
    </w:p>
    <w:p w:rsidR="00DA5764" w:rsidRDefault="00DA5764" w:rsidP="00044C1E">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r w:rsidR="00A263D7" w:rsidTr="009F6587">
        <w:tc>
          <w:tcPr>
            <w:tcW w:w="895"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Phường-Xã</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4</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Quận-Huyện</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5</w:t>
            </w:r>
          </w:p>
        </w:tc>
        <w:tc>
          <w:tcPr>
            <w:tcW w:w="1981"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Tỉnh-Thành</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bl>
    <w:p w:rsidR="00DA5764" w:rsidRDefault="00DA5764" w:rsidP="00DA5764">
      <w:pPr>
        <w:pStyle w:val="ListParagraph"/>
        <w:rPr>
          <w:rFonts w:ascii="Arial" w:hAnsi="Arial" w:cs="Arial"/>
          <w:sz w:val="28"/>
          <w:szCs w:val="28"/>
        </w:rPr>
      </w:pPr>
    </w:p>
    <w:p w:rsidR="00DA5764" w:rsidRPr="00A51AD7" w:rsidRDefault="00DA5764" w:rsidP="0055141B">
      <w:pPr>
        <w:pStyle w:val="ListParagraph"/>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80AFF">
      <w:pPr>
        <w:ind w:left="720" w:firstLine="720"/>
      </w:pPr>
      <w:r>
        <w:rPr>
          <w:sz w:val="28"/>
          <w:szCs w:val="28"/>
        </w:rPr>
        <w:t>Mụ</w:t>
      </w:r>
      <w:r w:rsidR="00DB11A6">
        <w:rPr>
          <w:sz w:val="28"/>
          <w:szCs w:val="28"/>
        </w:rPr>
        <w:t xml:space="preserve">c đích: </w:t>
      </w:r>
      <w:r w:rsidR="00DB11A6">
        <w:rPr>
          <w:sz w:val="28"/>
          <w:szCs w:val="28"/>
          <w:lang w:val="en-US"/>
        </w:rPr>
        <w:t>G</w:t>
      </w:r>
      <w:r>
        <w:rPr>
          <w:sz w:val="28"/>
          <w:szCs w:val="28"/>
        </w:rPr>
        <w:t>iúp người dùng có thể bình luận các bài viế</w:t>
      </w:r>
      <w:r w:rsidR="004D0A79">
        <w:rPr>
          <w:sz w:val="28"/>
          <w:szCs w:val="28"/>
        </w:rPr>
        <w:t>t</w:t>
      </w:r>
      <w:r w:rsidR="004D0A79">
        <w:rPr>
          <w:sz w:val="28"/>
          <w:szCs w:val="28"/>
        </w:rPr>
        <w:br/>
      </w:r>
      <w:r>
        <w:rPr>
          <w:sz w:val="28"/>
          <w:szCs w:val="28"/>
        </w:rP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sidR="00AD3AD7">
        <w:rPr>
          <w:sz w:val="28"/>
          <w:szCs w:val="28"/>
        </w:rPr>
        <w:br/>
      </w:r>
      <w:r w:rsidR="00AD3AD7">
        <w:rPr>
          <w:sz w:val="28"/>
          <w:szCs w:val="28"/>
          <w:lang w:val="en-US"/>
        </w:rPr>
        <w:t xml:space="preserve">                 </w:t>
      </w:r>
      <w:r>
        <w:rPr>
          <w:sz w:val="28"/>
          <w:szCs w:val="28"/>
        </w:rP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AD3AD7">
      <w:pPr>
        <w:pStyle w:val="ListParagraph"/>
        <w:spacing w:after="200" w:line="276" w:lineRule="auto"/>
        <w:ind w:firstLine="720"/>
        <w:rPr>
          <w:rFonts w:ascii="Arial" w:hAnsi="Arial" w:cs="Arial"/>
          <w:sz w:val="28"/>
          <w:szCs w:val="28"/>
        </w:rPr>
      </w:pPr>
      <w:r w:rsidRPr="00874DAA">
        <w:rPr>
          <w:rFonts w:ascii="Arial" w:hAnsi="Arial" w:cs="Arial"/>
          <w:sz w:val="28"/>
          <w:szCs w:val="28"/>
        </w:rPr>
        <w:lastRenderedPageBreak/>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874DAA" w:rsidTr="00DC5F51">
        <w:tc>
          <w:tcPr>
            <w:tcW w:w="895"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DC5F51">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DC5F51">
        <w:tc>
          <w:tcPr>
            <w:tcW w:w="895" w:type="dxa"/>
            <w:vMerge/>
          </w:tcPr>
          <w:p w:rsidR="00874DAA" w:rsidRPr="00AC1FC0" w:rsidRDefault="00874DAA" w:rsidP="00DC5F51">
            <w:pPr>
              <w:pStyle w:val="ListParagraph"/>
              <w:ind w:left="0"/>
              <w:rPr>
                <w:rFonts w:ascii="Arial" w:hAnsi="Arial" w:cs="Arial"/>
                <w:sz w:val="28"/>
                <w:szCs w:val="28"/>
              </w:rPr>
            </w:pPr>
          </w:p>
        </w:tc>
        <w:tc>
          <w:tcPr>
            <w:tcW w:w="1981" w:type="dxa"/>
            <w:vMerge/>
          </w:tcPr>
          <w:p w:rsidR="00874DAA" w:rsidRPr="00AC1FC0" w:rsidRDefault="00874DAA" w:rsidP="00DC5F51">
            <w:pPr>
              <w:pStyle w:val="ListParagraph"/>
              <w:ind w:left="0"/>
              <w:rPr>
                <w:rFonts w:ascii="Arial" w:hAnsi="Arial" w:cs="Arial"/>
                <w:sz w:val="28"/>
                <w:szCs w:val="28"/>
              </w:rPr>
            </w:pP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Truy vấn</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DC5F51">
            <w:pPr>
              <w:pStyle w:val="ListParagraph"/>
              <w:ind w:left="0"/>
              <w:rPr>
                <w:rFonts w:ascii="Arial" w:hAnsi="Arial" w:cs="Arial"/>
                <w:sz w:val="28"/>
                <w:szCs w:val="28"/>
              </w:rPr>
            </w:pPr>
          </w:p>
        </w:tc>
        <w:tc>
          <w:tcPr>
            <w:tcW w:w="1438"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874DAA" w:rsidRPr="00874DAA" w:rsidRDefault="00BD20AF" w:rsidP="00DC5F51">
            <w:pPr>
              <w:pStyle w:val="ListParagraph"/>
              <w:ind w:left="0"/>
              <w:rPr>
                <w:rFonts w:ascii="Arial" w:hAnsi="Arial" w:cs="Arial"/>
                <w:sz w:val="28"/>
                <w:szCs w:val="28"/>
                <w:lang w:val="en-US"/>
              </w:rPr>
            </w:pPr>
            <w:r>
              <w:rPr>
                <w:rFonts w:ascii="Arial" w:hAnsi="Arial" w:cs="Arial"/>
                <w:sz w:val="28"/>
                <w:szCs w:val="28"/>
                <w:lang w:val="en-US"/>
              </w:rPr>
              <w:t>Bình luận</w:t>
            </w:r>
          </w:p>
        </w:tc>
        <w:tc>
          <w:tcPr>
            <w:tcW w:w="1438"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c>
          <w:tcPr>
            <w:tcW w:w="1438"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r>
              <w:rPr>
                <w:rFonts w:ascii="Arial" w:hAnsi="Arial" w:cs="Arial"/>
                <w:sz w:val="28"/>
                <w:szCs w:val="28"/>
              </w:rPr>
              <w:t>X</w:t>
            </w:r>
          </w:p>
        </w:tc>
      </w:tr>
      <w:tr w:rsidR="00BD20AF" w:rsidTr="00DC5F51">
        <w:tc>
          <w:tcPr>
            <w:tcW w:w="895"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Nhà trọ</w:t>
            </w:r>
          </w:p>
        </w:tc>
        <w:tc>
          <w:tcPr>
            <w:tcW w:w="1438" w:type="dxa"/>
          </w:tcPr>
          <w:p w:rsidR="00BD20AF" w:rsidRPr="00AC1FC0" w:rsidRDefault="00BD20AF" w:rsidP="00DC5F51">
            <w:pPr>
              <w:pStyle w:val="ListParagraph"/>
              <w:ind w:left="0"/>
              <w:rPr>
                <w:rFonts w:ascii="Arial" w:hAnsi="Arial" w:cs="Arial"/>
                <w:sz w:val="28"/>
                <w:szCs w:val="28"/>
              </w:rPr>
            </w:pPr>
          </w:p>
        </w:tc>
        <w:tc>
          <w:tcPr>
            <w:tcW w:w="1438"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A55510" w:rsidRDefault="00A55510" w:rsidP="00A210DA">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0" w:name="_Toc398323450"/>
      <w:r>
        <w:rPr>
          <w:rFonts w:ascii="Times New Roman" w:hAnsi="Times New Roman" w:cs="Times New Roman"/>
          <w:b/>
          <w:noProof/>
          <w:sz w:val="28"/>
          <w:szCs w:val="28"/>
          <w:lang w:val="en-US"/>
        </w:rPr>
        <w:drawing>
          <wp:inline distT="0" distB="0" distL="0" distR="0" wp14:anchorId="25140907" wp14:editId="0CAB0745">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1"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0"/>
      <w:r w:rsidR="004D5AAE" w:rsidRPr="005F0E63">
        <w:rPr>
          <w:rFonts w:ascii="Times New Roman" w:hAnsi="Times New Roman" w:cs="Times New Roman"/>
          <w:b/>
          <w:sz w:val="28"/>
          <w:szCs w:val="28"/>
        </w:rPr>
        <w:t>quản lý bình luận</w:t>
      </w:r>
      <w:bookmarkEnd w:id="91"/>
    </w:p>
    <w:p w:rsidR="00ED79C8" w:rsidRPr="004F22F0" w:rsidRDefault="00ED79C8" w:rsidP="004F22F0">
      <w:pPr>
        <w:ind w:left="720" w:firstLine="720"/>
        <w:rPr>
          <w:rFonts w:ascii="Times New Roman" w:hAnsi="Times New Roman" w:cs="Times New Roman"/>
          <w:sz w:val="28"/>
          <w:szCs w:val="28"/>
          <w:lang w:val="en-US"/>
        </w:rPr>
      </w:pPr>
      <w:r w:rsidRPr="00183647">
        <w:rPr>
          <w:rFonts w:ascii="Times New Roman" w:hAnsi="Times New Roman" w:cs="Times New Roman"/>
          <w:sz w:val="28"/>
          <w:szCs w:val="28"/>
        </w:rPr>
        <w:t>Mụ</w:t>
      </w:r>
      <w:r w:rsidR="00C03AF4">
        <w:rPr>
          <w:rFonts w:ascii="Times New Roman" w:hAnsi="Times New Roman" w:cs="Times New Roman"/>
          <w:sz w:val="28"/>
          <w:szCs w:val="28"/>
        </w:rPr>
        <w:t>c đích:</w:t>
      </w:r>
      <w:r w:rsidR="00C03AF4">
        <w:rPr>
          <w:rFonts w:ascii="Times New Roman" w:hAnsi="Times New Roman" w:cs="Times New Roman"/>
          <w:sz w:val="28"/>
          <w:szCs w:val="28"/>
          <w:lang w:val="en-US"/>
        </w:rPr>
        <w:t xml:space="preserve"> </w:t>
      </w:r>
      <w:r w:rsidR="001E6AB1">
        <w:rPr>
          <w:rFonts w:ascii="Times New Roman" w:hAnsi="Times New Roman" w:cs="Times New Roman"/>
          <w:sz w:val="28"/>
          <w:szCs w:val="28"/>
          <w:lang w:val="en-US"/>
        </w:rPr>
        <w:t>G</w:t>
      </w:r>
      <w:r w:rsidRPr="00183647">
        <w:rPr>
          <w:rFonts w:ascii="Times New Roman" w:hAnsi="Times New Roman" w:cs="Times New Roman"/>
          <w:sz w:val="28"/>
          <w:szCs w:val="28"/>
        </w:rPr>
        <w:t>iúp người dùng có thể xem các bình luận của hệ thống, xóa các bình luận xấu trong hệ thống</w:t>
      </w:r>
    </w:p>
    <w:p w:rsidR="00ED79C8" w:rsidRPr="00C74A40" w:rsidRDefault="00ED79C8" w:rsidP="003E5854">
      <w:pPr>
        <w:ind w:firstLine="720"/>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6">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Pr="007E1E9A" w:rsidRDefault="00ED79C8" w:rsidP="007E1E9A">
      <w:pPr>
        <w:ind w:firstLine="720"/>
        <w:rPr>
          <w:rFonts w:ascii="Arial" w:hAnsi="Arial" w:cs="Arial"/>
          <w:sz w:val="28"/>
          <w:szCs w:val="28"/>
        </w:rPr>
      </w:pPr>
      <w:r w:rsidRPr="007E1E9A">
        <w:rPr>
          <w:rFonts w:ascii="Arial" w:hAnsi="Arial" w:cs="Arial"/>
          <w:sz w:val="28"/>
          <w:szCs w:val="28"/>
        </w:rPr>
        <w:t>Giao diện xác nhận xóa thông báo:</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7">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Pr="001B18FD" w:rsidRDefault="00ED79C8" w:rsidP="001B18FD">
      <w:pPr>
        <w:ind w:firstLine="720"/>
        <w:rPr>
          <w:rFonts w:ascii="Arial" w:hAnsi="Arial" w:cs="Arial"/>
          <w:sz w:val="28"/>
          <w:szCs w:val="28"/>
          <w:lang w:val="en-US"/>
        </w:rPr>
      </w:pPr>
      <w:r w:rsidRPr="001B18FD">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8">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2" w:author="ChiTam" w:date="2014-09-10T22:51:00Z"/>
          <w:rFonts w:ascii="Times New Roman" w:hAnsi="Times New Roman" w:cs="Times New Roman"/>
          <w:b/>
          <w:sz w:val="28"/>
          <w:szCs w:val="28"/>
          <w:lang w:val="en-US"/>
        </w:rPr>
      </w:pPr>
    </w:p>
    <w:p w:rsidR="00DC5F51" w:rsidRDefault="00241EA4">
      <w:pPr>
        <w:pStyle w:val="ListParagraph"/>
        <w:outlineLvl w:val="1"/>
        <w:rPr>
          <w:rFonts w:ascii="Times New Roman" w:hAnsi="Times New Roman" w:cs="Times New Roman"/>
          <w:b/>
          <w:sz w:val="28"/>
          <w:szCs w:val="28"/>
          <w:lang w:val="en-US"/>
        </w:rPr>
        <w:pPrChange w:id="93" w:author="theirs" w:date="2014-09-10T22:51:00Z">
          <w:pPr>
            <w:pStyle w:val="ListParagraph"/>
          </w:pPr>
        </w:pPrChange>
      </w:pPr>
      <w:bookmarkStart w:id="94" w:name="_Toc398323453"/>
      <w:bookmarkStart w:id="95"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4"/>
      <w:r w:rsidR="00890005" w:rsidRPr="005F0E63">
        <w:rPr>
          <w:rFonts w:ascii="Times New Roman" w:hAnsi="Times New Roman" w:cs="Times New Roman"/>
          <w:b/>
          <w:sz w:val="28"/>
          <w:szCs w:val="28"/>
        </w:rPr>
        <w:t>đăng tin</w:t>
      </w:r>
      <w:bookmarkEnd w:id="95"/>
    </w:p>
    <w:p w:rsidR="009F04AB" w:rsidRDefault="009F04AB" w:rsidP="009F04AB">
      <w:pPr>
        <w:ind w:firstLine="720"/>
        <w:rPr>
          <w:sz w:val="28"/>
          <w:szCs w:val="28"/>
        </w:rPr>
      </w:pPr>
      <w:r>
        <w:rPr>
          <w:sz w:val="28"/>
          <w:szCs w:val="28"/>
        </w:rPr>
        <w:lastRenderedPageBreak/>
        <w:t>-</w:t>
      </w:r>
      <w:r>
        <w:rPr>
          <w:sz w:val="28"/>
          <w:szCs w:val="28"/>
          <w:lang w:val="en-US"/>
        </w:rPr>
        <w:t xml:space="preserve"> </w:t>
      </w:r>
      <w:r>
        <w:rPr>
          <w:sz w:val="28"/>
          <w:szCs w:val="28"/>
        </w:rPr>
        <w:t>Mục đích: giúp cho người quản trị hế thống duyệt những tin phù hợp và xóa những tin không phù hợp.</w:t>
      </w:r>
      <w:r>
        <w:rPr>
          <w:sz w:val="28"/>
          <w:szCs w:val="28"/>
        </w:rPr>
        <w:br/>
      </w:r>
      <w:r>
        <w:rPr>
          <w:sz w:val="28"/>
          <w:szCs w:val="28"/>
          <w:lang w:val="en-US"/>
        </w:rPr>
        <w:t xml:space="preserve">           </w:t>
      </w:r>
      <w:r>
        <w:rPr>
          <w:sz w:val="28"/>
          <w:szCs w:val="28"/>
        </w:rPr>
        <w:t>-</w:t>
      </w:r>
      <w:r>
        <w:rPr>
          <w:sz w:val="28"/>
          <w:szCs w:val="28"/>
          <w:lang w:val="en-US"/>
        </w:rPr>
        <w:t xml:space="preserve"> </w:t>
      </w:r>
      <w:r>
        <w:rPr>
          <w:sz w:val="28"/>
          <w:szCs w:val="28"/>
        </w:rPr>
        <w:t>Giao diện:</w:t>
      </w:r>
    </w:p>
    <w:p w:rsidR="009F04AB" w:rsidRDefault="009F04AB" w:rsidP="00261B0A">
      <w:pPr>
        <w:jc w:val="center"/>
        <w:rPr>
          <w:sz w:val="28"/>
          <w:szCs w:val="28"/>
        </w:rPr>
      </w:pPr>
      <w:r>
        <w:rPr>
          <w:sz w:val="28"/>
          <w:szCs w:val="28"/>
        </w:rPr>
        <w:t>Giao diện quản lý đăng tin của Ngư</w:t>
      </w:r>
      <w:bookmarkStart w:id="96" w:name="_GoBack"/>
      <w:bookmarkEnd w:id="96"/>
      <w:r>
        <w:rPr>
          <w:sz w:val="28"/>
          <w:szCs w:val="28"/>
        </w:rPr>
        <w:t>ời quản trị</w:t>
      </w:r>
    </w:p>
    <w:p w:rsidR="009F04AB" w:rsidRDefault="009F04AB" w:rsidP="009F04AB">
      <w:pPr>
        <w:rPr>
          <w:rFonts w:ascii="Times New Roman" w:hAnsi="Times New Roman" w:cs="Times New Roman"/>
          <w:sz w:val="28"/>
          <w:szCs w:val="28"/>
        </w:rPr>
      </w:pPr>
      <w:r>
        <w:rPr>
          <w:noProof/>
          <w:sz w:val="28"/>
          <w:szCs w:val="28"/>
          <w:lang w:val="en-US"/>
        </w:rPr>
        <w:drawing>
          <wp:inline distT="0" distB="0" distL="0" distR="0">
            <wp:extent cx="5937250" cy="3026410"/>
            <wp:effectExtent l="0" t="0" r="0" b="0"/>
            <wp:docPr id="32" name="Picture 32"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 ly dang tin - adm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02641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04"/>
        <w:gridCol w:w="1603"/>
        <w:gridCol w:w="5454"/>
      </w:tblGrid>
      <w:tr w:rsidR="009F04AB" w:rsidRPr="001443B8" w:rsidTr="00D85B96">
        <w:tc>
          <w:tcPr>
            <w:tcW w:w="0" w:type="auto"/>
            <w:shd w:val="clear" w:color="auto" w:fill="BDD6EE"/>
            <w:vAlign w:val="center"/>
          </w:tcPr>
          <w:p w:rsidR="009F04AB" w:rsidRPr="00846D13" w:rsidRDefault="009F04AB" w:rsidP="00D85B96">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9F04AB" w:rsidRPr="00846D13" w:rsidRDefault="009F04AB" w:rsidP="00D85B96">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9F04AB" w:rsidRPr="00846D13" w:rsidRDefault="009F04AB" w:rsidP="00D85B96">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9F04AB" w:rsidRPr="00846D13" w:rsidRDefault="009F04AB" w:rsidP="00D85B96">
            <w:pPr>
              <w:pStyle w:val="ListParagraph"/>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Combobox</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lựa chọn số lượng thông tin hiện lên trên một trang</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Textbox</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nhập vào thông tin về nhà trọ muốn tìm kiếm</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Hiển thị ngày mà chủ nhà trọ đăng tin quản bá nhà trọ</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Tên tiêu đề của tin nhà trọ đã được đăng</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Hiện tên người đăng tin</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6</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Địa chỉ của nhà trọ được đăng</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7</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Giá của nhà trọ cho thuê</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lastRenderedPageBreak/>
              <w:t>8</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Text</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Diện tích của nhà trọ cho thuê</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9</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Quản trị viên tiến hành xóa những tin không phù hợp</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10</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tiến hành duyệt tin để tin đó được đăng lên hệ thống</w:t>
            </w:r>
          </w:p>
        </w:tc>
      </w:tr>
      <w:tr w:rsidR="009F04AB" w:rsidRPr="001443B8" w:rsidTr="00D85B96">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11</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ind w:left="0"/>
              <w:rPr>
                <w:rFonts w:ascii="Times New Roman" w:hAnsi="Times New Roman" w:cs="Times New Roman"/>
                <w:sz w:val="28"/>
                <w:szCs w:val="28"/>
              </w:rPr>
            </w:pPr>
            <w:r w:rsidRPr="00846D13">
              <w:rPr>
                <w:rFonts w:ascii="Times New Roman" w:hAnsi="Times New Roman" w:cs="Times New Roman"/>
                <w:sz w:val="28"/>
                <w:szCs w:val="28"/>
              </w:rPr>
              <w:t>Người quản trị chọn để chuyển trang tin.</w:t>
            </w:r>
          </w:p>
        </w:tc>
      </w:tr>
    </w:tbl>
    <w:p w:rsidR="009F04AB" w:rsidRDefault="009F04AB" w:rsidP="009F04AB">
      <w:pPr>
        <w:rPr>
          <w:rFonts w:ascii="Times New Roman" w:hAnsi="Times New Roman" w:cs="Times New Roman"/>
          <w:sz w:val="28"/>
          <w:szCs w:val="28"/>
        </w:rPr>
      </w:pPr>
    </w:p>
    <w:p w:rsidR="009F04AB" w:rsidRDefault="009F04AB" w:rsidP="009F04AB">
      <w:pPr>
        <w:jc w:val="center"/>
        <w:rPr>
          <w:rFonts w:ascii="Times New Roman" w:hAnsi="Times New Roman" w:cs="Times New Roman"/>
          <w:sz w:val="28"/>
          <w:szCs w:val="28"/>
        </w:rPr>
      </w:pPr>
      <w:r>
        <w:rPr>
          <w:rFonts w:ascii="Times New Roman" w:hAnsi="Times New Roman" w:cs="Times New Roman"/>
          <w:sz w:val="28"/>
          <w:szCs w:val="28"/>
        </w:rPr>
        <w:t>Giao diện quản lý đăng tin của chủ nhà trọ</w:t>
      </w:r>
    </w:p>
    <w:p w:rsidR="009F04AB" w:rsidRDefault="009F04AB" w:rsidP="009F04AB">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743744" behindDoc="0" locked="0" layoutInCell="1" allowOverlap="1">
            <wp:simplePos x="0" y="0"/>
            <wp:positionH relativeFrom="column">
              <wp:posOffset>0</wp:posOffset>
            </wp:positionH>
            <wp:positionV relativeFrom="paragraph">
              <wp:posOffset>0</wp:posOffset>
            </wp:positionV>
            <wp:extent cx="5938520" cy="5561965"/>
            <wp:effectExtent l="0" t="0" r="0" b="0"/>
            <wp:wrapNone/>
            <wp:docPr id="50" name="Picture 50"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chu nha tr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556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Pr="00E250C2"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rPr>
          <w:rFonts w:ascii="Times New Roman" w:hAnsi="Times New Roman" w:cs="Times New Roman"/>
          <w:sz w:val="28"/>
          <w:szCs w:val="28"/>
        </w:rPr>
      </w:pPr>
    </w:p>
    <w:p w:rsidR="009F04AB" w:rsidRDefault="009F04AB" w:rsidP="009F04AB">
      <w:pPr>
        <w:jc w:val="center"/>
        <w:rPr>
          <w:rFonts w:ascii="Times New Roman" w:hAnsi="Times New Roman" w:cs="Times New Roman"/>
          <w:sz w:val="28"/>
          <w:szCs w:val="28"/>
        </w:rPr>
      </w:pPr>
      <w:r>
        <w:rPr>
          <w:rFonts w:ascii="Times New Roman" w:hAnsi="Times New Roman" w:cs="Times New Roman"/>
          <w:sz w:val="28"/>
          <w:szCs w:val="28"/>
        </w:rPr>
        <w:t>Giao diện thông báo xóa tin</w:t>
      </w:r>
    </w:p>
    <w:p w:rsidR="009F04AB" w:rsidRDefault="009F04AB" w:rsidP="009F04AB">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3335655" cy="1326515"/>
            <wp:effectExtent l="0" t="0" r="0" b="0"/>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inline>
        </w:drawing>
      </w:r>
    </w:p>
    <w:p w:rsidR="009F04AB" w:rsidRDefault="009F04AB" w:rsidP="009F04AB">
      <w:pPr>
        <w:rPr>
          <w:rFonts w:ascii="Times New Roman" w:hAnsi="Times New Roman" w:cs="Times New Roman"/>
          <w:sz w:val="28"/>
          <w:szCs w:val="28"/>
        </w:rPr>
      </w:pPr>
      <w:r>
        <w:rPr>
          <w:rFonts w:ascii="Times New Roman" w:hAnsi="Times New Roman" w:cs="Times New Roman"/>
          <w:sz w:val="28"/>
          <w:szCs w:val="28"/>
        </w:rPr>
        <w:t>Các thành phần trong giao diện quản lý đăng tin của chủ nhà trọ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890"/>
        <w:gridCol w:w="1192"/>
        <w:gridCol w:w="5780"/>
      </w:tblGrid>
      <w:tr w:rsidR="009F04AB" w:rsidRPr="001443B8" w:rsidTr="00D85B96">
        <w:tc>
          <w:tcPr>
            <w:tcW w:w="0" w:type="auto"/>
            <w:shd w:val="clear" w:color="auto" w:fill="BDD6EE"/>
            <w:vAlign w:val="center"/>
          </w:tcPr>
          <w:p w:rsidR="009F04AB" w:rsidRPr="00846D13" w:rsidRDefault="009F04AB" w:rsidP="00D85B96">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STT</w:t>
            </w:r>
          </w:p>
        </w:tc>
        <w:tc>
          <w:tcPr>
            <w:tcW w:w="0" w:type="auto"/>
            <w:shd w:val="clear" w:color="auto" w:fill="BDD6EE"/>
            <w:vAlign w:val="center"/>
          </w:tcPr>
          <w:p w:rsidR="009F04AB" w:rsidRPr="00846D13" w:rsidRDefault="009F04AB" w:rsidP="00D85B96">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Loại điều khiển</w:t>
            </w:r>
          </w:p>
        </w:tc>
        <w:tc>
          <w:tcPr>
            <w:tcW w:w="0" w:type="auto"/>
            <w:shd w:val="clear" w:color="auto" w:fill="BDD6EE"/>
            <w:vAlign w:val="center"/>
          </w:tcPr>
          <w:p w:rsidR="009F04AB" w:rsidRPr="00846D13" w:rsidRDefault="009F04AB" w:rsidP="00D85B96">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Giá trị mặc định</w:t>
            </w:r>
          </w:p>
        </w:tc>
        <w:tc>
          <w:tcPr>
            <w:tcW w:w="0" w:type="auto"/>
            <w:shd w:val="clear" w:color="auto" w:fill="BDD6EE"/>
            <w:vAlign w:val="center"/>
          </w:tcPr>
          <w:p w:rsidR="009F04AB" w:rsidRPr="00846D13" w:rsidRDefault="009F04AB" w:rsidP="00D85B96">
            <w:pPr>
              <w:pStyle w:val="ListParagraph"/>
              <w:spacing w:after="0"/>
              <w:ind w:left="0"/>
              <w:jc w:val="center"/>
              <w:rPr>
                <w:rFonts w:ascii="Times New Roman" w:hAnsi="Times New Roman" w:cs="Times New Roman"/>
                <w:sz w:val="28"/>
                <w:szCs w:val="28"/>
              </w:rPr>
            </w:pPr>
            <w:r w:rsidRPr="00846D13">
              <w:rPr>
                <w:rFonts w:ascii="Times New Roman" w:hAnsi="Times New Roman" w:cs="Times New Roman"/>
                <w:sz w:val="28"/>
                <w:szCs w:val="28"/>
              </w:rPr>
              <w:t>Ghi chú</w:t>
            </w:r>
          </w:p>
        </w:tc>
      </w:tr>
      <w:tr w:rsidR="009F04AB" w:rsidRPr="001443B8" w:rsidTr="00D85B96">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1</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Text và Hyperlink Text</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Tin mà chủ nhà trọ đã đăng trên hệ thống</w:t>
            </w:r>
          </w:p>
        </w:tc>
      </w:tr>
      <w:tr w:rsidR="009F04AB" w:rsidRPr="001443B8" w:rsidTr="00D85B96">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2</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muốn xóa tin đã đăng nhấn vào nút “Xóa tin” thì hệ thống sẽ hiện ra “Thông báo xóa tin” cho người dùng</w:t>
            </w:r>
          </w:p>
        </w:tc>
      </w:tr>
      <w:tr w:rsidR="009F04AB" w:rsidRPr="001443B8" w:rsidTr="00D85B96">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3</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Khi người dùng nhấn vào “Cập nhập”, hệ thống sẽ chuyễn sang trang cập nhập thông tin tin đã chọn</w:t>
            </w:r>
          </w:p>
        </w:tc>
      </w:tr>
      <w:tr w:rsidR="009F04AB" w:rsidRPr="001443B8" w:rsidTr="00D85B96">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4</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“Xóa” để xác nhận xóa tin đã đăng.</w:t>
            </w:r>
          </w:p>
        </w:tc>
      </w:tr>
      <w:tr w:rsidR="009F04AB" w:rsidRPr="001443B8" w:rsidTr="00D85B96">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5</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Button</w:t>
            </w: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p>
        </w:tc>
        <w:tc>
          <w:tcPr>
            <w:tcW w:w="0" w:type="auto"/>
            <w:shd w:val="clear" w:color="auto" w:fill="auto"/>
          </w:tcPr>
          <w:p w:rsidR="009F04AB" w:rsidRPr="00846D13" w:rsidRDefault="009F04AB" w:rsidP="00D85B96">
            <w:pPr>
              <w:pStyle w:val="ListParagraph"/>
              <w:spacing w:after="0"/>
              <w:ind w:left="0"/>
              <w:rPr>
                <w:rFonts w:ascii="Times New Roman" w:hAnsi="Times New Roman" w:cs="Times New Roman"/>
                <w:sz w:val="28"/>
                <w:szCs w:val="28"/>
              </w:rPr>
            </w:pPr>
            <w:r w:rsidRPr="00846D13">
              <w:rPr>
                <w:rFonts w:ascii="Times New Roman" w:hAnsi="Times New Roman" w:cs="Times New Roman"/>
                <w:sz w:val="28"/>
                <w:szCs w:val="28"/>
              </w:rPr>
              <w:t>Người dùng nhấn nút “Không” để hủy việc xóa tin đã chọn.</w:t>
            </w:r>
          </w:p>
        </w:tc>
      </w:tr>
    </w:tbl>
    <w:p w:rsidR="009F04AB" w:rsidRDefault="009F04AB" w:rsidP="009F04AB">
      <w:pPr>
        <w:rPr>
          <w:rFonts w:ascii="Times New Roman" w:hAnsi="Times New Roman" w:cs="Times New Roman"/>
          <w:sz w:val="28"/>
          <w:szCs w:val="28"/>
        </w:rPr>
      </w:pPr>
    </w:p>
    <w:p w:rsidR="009F04AB" w:rsidRDefault="009F04AB" w:rsidP="009F04AB">
      <w:pPr>
        <w:numPr>
          <w:ilvl w:val="0"/>
          <w:numId w:val="29"/>
        </w:numPr>
        <w:suppressAutoHyphens/>
        <w:spacing w:line="252" w:lineRule="auto"/>
        <w:rPr>
          <w:rFonts w:ascii="Times New Roman" w:hAnsi="Times New Roman" w:cs="Times New Roman"/>
          <w:sz w:val="28"/>
          <w:szCs w:val="28"/>
        </w:rPr>
      </w:pPr>
      <w:r w:rsidRPr="00CD44CE">
        <w:rPr>
          <w:rFonts w:ascii="Times New Roman" w:hAnsi="Times New Roman" w:cs="Times New Roman"/>
          <w:sz w:val="28"/>
          <w:szCs w:val="28"/>
        </w:rPr>
        <w:t xml:space="preserve">Xử lý: các sơ đồ sau cho thấy hoạt động quản lý đăng tin của </w:t>
      </w:r>
      <w:r>
        <w:rPr>
          <w:rFonts w:ascii="Times New Roman" w:hAnsi="Times New Roman" w:cs="Times New Roman"/>
          <w:sz w:val="28"/>
          <w:szCs w:val="28"/>
        </w:rPr>
        <w:t>chủ nhà trọ và quản trị viên</w:t>
      </w: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r>
        <w:rPr>
          <w:rFonts w:ascii="Times New Roman" w:hAnsi="Times New Roman" w:cs="Times New Roman"/>
          <w:sz w:val="28"/>
          <w:szCs w:val="28"/>
        </w:rPr>
        <w:lastRenderedPageBreak/>
        <w:t>Quản lý đăng tin của người quản trị</w:t>
      </w:r>
    </w:p>
    <w:p w:rsidR="009F04AB" w:rsidRDefault="009F04AB" w:rsidP="009F04AB">
      <w:pPr>
        <w:ind w:left="72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37250" cy="4932680"/>
            <wp:effectExtent l="0" t="0" r="0" b="0"/>
            <wp:docPr id="30" name="Picture 30" descr="Quan ly dang tin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dang tin - admi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4932680"/>
                    </a:xfrm>
                    <a:prstGeom prst="rect">
                      <a:avLst/>
                    </a:prstGeom>
                    <a:noFill/>
                    <a:ln>
                      <a:noFill/>
                    </a:ln>
                  </pic:spPr>
                </pic:pic>
              </a:graphicData>
            </a:graphic>
          </wp:inline>
        </w:drawing>
      </w: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p>
    <w:p w:rsidR="009F04AB" w:rsidRDefault="009F04AB" w:rsidP="009F04AB">
      <w:pPr>
        <w:ind w:left="720"/>
        <w:jc w:val="center"/>
        <w:rPr>
          <w:rFonts w:ascii="Times New Roman" w:hAnsi="Times New Roman" w:cs="Times New Roman"/>
          <w:sz w:val="28"/>
          <w:szCs w:val="28"/>
        </w:rPr>
      </w:pPr>
      <w:r>
        <w:rPr>
          <w:noProof/>
          <w:lang w:val="en-US"/>
        </w:rPr>
        <w:lastRenderedPageBreak/>
        <w:drawing>
          <wp:anchor distT="0" distB="0" distL="114300" distR="114300" simplePos="0" relativeHeight="251744768" behindDoc="0" locked="0" layoutInCell="1" allowOverlap="1">
            <wp:simplePos x="0" y="0"/>
            <wp:positionH relativeFrom="column">
              <wp:posOffset>462915</wp:posOffset>
            </wp:positionH>
            <wp:positionV relativeFrom="paragraph">
              <wp:posOffset>415290</wp:posOffset>
            </wp:positionV>
            <wp:extent cx="5937885" cy="5034915"/>
            <wp:effectExtent l="0" t="0" r="0" b="0"/>
            <wp:wrapTopAndBottom/>
            <wp:docPr id="33" name="Picture 33" descr="Quan ly dang tin - chu nha 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dang tin - chu nha tr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Quản lý đăng tin của chủ nhà trọ</w:t>
      </w:r>
    </w:p>
    <w:p w:rsidR="009F04AB" w:rsidRDefault="009F04AB" w:rsidP="009F04AB">
      <w:pPr>
        <w:ind w:left="720"/>
        <w:rPr>
          <w:rFonts w:ascii="Times New Roman" w:hAnsi="Times New Roman" w:cs="Times New Roman"/>
          <w:sz w:val="28"/>
          <w:szCs w:val="28"/>
        </w:rPr>
      </w:pPr>
    </w:p>
    <w:p w:rsidR="009F04AB" w:rsidRPr="00CD44CE" w:rsidRDefault="009F04AB" w:rsidP="009F04AB">
      <w:pPr>
        <w:ind w:left="720"/>
        <w:jc w:val="center"/>
        <w:rPr>
          <w:rFonts w:ascii="Times New Roman" w:hAnsi="Times New Roman" w:cs="Times New Roman"/>
          <w:sz w:val="28"/>
          <w:szCs w:val="28"/>
        </w:rPr>
      </w:pPr>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7"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7"/>
    </w:p>
    <w:p w:rsidR="006A6F00" w:rsidRPr="00921802" w:rsidRDefault="006A6F00" w:rsidP="00631AE8">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t>Mục đích: giúp cho phép chủ nhà trọ có thể đưa thông tin về nhà trọ cho thuê lên website</w:t>
      </w:r>
    </w:p>
    <w:p w:rsidR="006A6F00" w:rsidRPr="00921802" w:rsidRDefault="006A6F00" w:rsidP="008F2F1E">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E05EF5">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Chủ nhà trọ nhập vào diện tích của nhà trọ muốn </w:t>
            </w:r>
            <w:r w:rsidRPr="00921802">
              <w:rPr>
                <w:rFonts w:ascii="Times New Roman" w:hAnsi="Times New Roman" w:cs="Times New Roman"/>
                <w:sz w:val="28"/>
                <w:szCs w:val="28"/>
                <w:lang w:val="en-US"/>
              </w:rPr>
              <w:lastRenderedPageBreak/>
              <w:t>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E05EF5" w:rsidRDefault="00545100" w:rsidP="00E05EF5">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545100" w:rsidP="009F6587">
            <w:pPr>
              <w:pStyle w:val="ListParagraph"/>
              <w:ind w:left="0"/>
              <w:rPr>
                <w:rFonts w:ascii="Times New Roman" w:hAnsi="Times New Roman" w:cs="Times New Roman"/>
                <w:sz w:val="28"/>
                <w:szCs w:val="28"/>
                <w:lang w:val="en-US"/>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DC5F51"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E05EF5">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8"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8"/>
    </w:p>
    <w:p w:rsidR="00385710" w:rsidRPr="005F0E63" w:rsidRDefault="00385710" w:rsidP="00E05EF5">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9">
          <w:tblGrid>
            <w:gridCol w:w="1544"/>
            <w:gridCol w:w="2194"/>
            <w:gridCol w:w="1446"/>
            <w:gridCol w:w="8"/>
            <w:gridCol w:w="1253"/>
            <w:gridCol w:w="7"/>
            <w:gridCol w:w="3448"/>
          </w:tblGrid>
        </w:tblGridChange>
      </w:tblGrid>
      <w:tr w:rsidR="00385710" w:rsidRPr="005F0E63" w:rsidTr="009F6587">
        <w:trPr>
          <w:ins w:id="100"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1" w:author="mine" w:date="2014-09-10T22:51:00Z"/>
                <w:rFonts w:ascii="Times New Roman" w:hAnsi="Times New Roman" w:cs="Times New Roman"/>
                <w:sz w:val="28"/>
                <w:szCs w:val="28"/>
              </w:rPr>
            </w:pPr>
            <w:ins w:id="102"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9" w:author="mine" w:date="2014-09-10T22:51:00Z">
            <w:tblPrEx>
              <w:tblW w:w="9900" w:type="dxa"/>
              <w:tblInd w:w="265" w:type="dxa"/>
            </w:tblPrEx>
          </w:tblPrExChange>
        </w:tblPrEx>
        <w:tc>
          <w:tcPr>
            <w:tcW w:w="1544" w:type="dxa"/>
            <w:tcPrChange w:id="11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c>
          <w:tcPr>
            <w:tcW w:w="1544" w:type="dxa"/>
            <w:tcPrChange w:id="11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19" w:author="mine" w:date="2014-09-10T22:51:00Z">
            <w:tblPrEx>
              <w:tblW w:w="9900" w:type="dxa"/>
              <w:tblInd w:w="265" w:type="dxa"/>
            </w:tblPrEx>
          </w:tblPrExChange>
        </w:tblPrEx>
        <w:tc>
          <w:tcPr>
            <w:tcW w:w="1544" w:type="dxa"/>
            <w:tcPrChange w:id="12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4" w:author="mine" w:date="2014-09-10T22:51:00Z">
            <w:tblPrEx>
              <w:tblW w:w="9900" w:type="dxa"/>
              <w:tblInd w:w="265" w:type="dxa"/>
            </w:tblPrEx>
          </w:tblPrExChange>
        </w:tblPrEx>
        <w:tc>
          <w:tcPr>
            <w:tcW w:w="1544" w:type="dxa"/>
            <w:tcPrChange w:id="12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6"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2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29" w:author="mine" w:date="2014-09-10T22:51:00Z">
            <w:tblPrEx>
              <w:tblW w:w="9900" w:type="dxa"/>
              <w:tblInd w:w="265" w:type="dxa"/>
            </w:tblPrEx>
          </w:tblPrExChange>
        </w:tblPrEx>
        <w:tc>
          <w:tcPr>
            <w:tcW w:w="1544" w:type="dxa"/>
            <w:tcPrChange w:id="13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4" w:author="mine" w:date="2014-09-10T22:51:00Z">
            <w:tblPrEx>
              <w:tblW w:w="9900" w:type="dxa"/>
              <w:tblInd w:w="265" w:type="dxa"/>
            </w:tblPrEx>
          </w:tblPrExChange>
        </w:tblPrEx>
        <w:tc>
          <w:tcPr>
            <w:tcW w:w="1544" w:type="dxa"/>
            <w:tcPrChange w:id="13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36"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r w:rsidR="00385710" w:rsidRPr="005F0E63">
              <w:rPr>
                <w:rFonts w:ascii="Times New Roman" w:hAnsi="Times New Roman" w:cs="Times New Roman"/>
                <w:sz w:val="28"/>
                <w:szCs w:val="28"/>
                <w:lang w:val="en-US"/>
              </w:rPr>
              <w:t>ox</w:t>
            </w:r>
          </w:p>
        </w:tc>
        <w:tc>
          <w:tcPr>
            <w:tcW w:w="1260" w:type="dxa"/>
            <w:tcPrChange w:id="13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8"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39" w:author="mine" w:date="2014-09-10T22:51:00Z">
            <w:tblPrEx>
              <w:tblW w:w="9900" w:type="dxa"/>
              <w:tblInd w:w="265" w:type="dxa"/>
            </w:tblPrEx>
          </w:tblPrExChange>
        </w:tblPrEx>
        <w:tc>
          <w:tcPr>
            <w:tcW w:w="1544" w:type="dxa"/>
            <w:tcPrChange w:id="14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44" w:author="mine" w:date="2014-09-10T22:51:00Z">
            <w:tblPrEx>
              <w:tblW w:w="9900" w:type="dxa"/>
              <w:tblInd w:w="265" w:type="dxa"/>
            </w:tblPrEx>
          </w:tblPrExChange>
        </w:tblPrEx>
        <w:tc>
          <w:tcPr>
            <w:tcW w:w="1544" w:type="dxa"/>
            <w:tcPrChange w:id="14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4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4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49" w:author="mine" w:date="2014-09-10T22:51:00Z">
            <w:tblPrEx>
              <w:tblW w:w="9900" w:type="dxa"/>
              <w:tblInd w:w="265" w:type="dxa"/>
            </w:tblPrEx>
          </w:tblPrExChange>
        </w:tblPrEx>
        <w:tc>
          <w:tcPr>
            <w:tcW w:w="1544" w:type="dxa"/>
            <w:vAlign w:val="center"/>
            <w:tcPrChange w:id="150"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5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5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54" w:author="mine" w:date="2014-09-10T22:51:00Z">
            <w:tblPrEx>
              <w:tblW w:w="9900" w:type="dxa"/>
              <w:tblInd w:w="265" w:type="dxa"/>
            </w:tblPrEx>
          </w:tblPrExChange>
        </w:tblPrEx>
        <w:tc>
          <w:tcPr>
            <w:tcW w:w="1544" w:type="dxa"/>
            <w:vAlign w:val="center"/>
            <w:tcPrChange w:id="155"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5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5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DC5F51"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8">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59" w:author="theirs" w:date="2014-09-10T22:51:00Z">
          <w:pPr>
            <w:pStyle w:val="ListParagraph"/>
            <w:numPr>
              <w:numId w:val="1"/>
            </w:numPr>
            <w:ind w:hanging="360"/>
          </w:pPr>
        </w:pPrChange>
      </w:pPr>
      <w:bookmarkStart w:id="160" w:name="_Toc398323458"/>
      <w:bookmarkStart w:id="161" w:name="_Toc399455854"/>
      <w:r w:rsidRPr="005F0E63">
        <w:rPr>
          <w:rFonts w:ascii="Times New Roman" w:hAnsi="Times New Roman" w:cs="Times New Roman"/>
          <w:b/>
          <w:sz w:val="28"/>
          <w:szCs w:val="28"/>
        </w:rPr>
        <w:t>Bảng tham khảo tới các yêu cầu</w:t>
      </w:r>
      <w:bookmarkEnd w:id="160"/>
      <w:bookmarkEnd w:id="16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62" w:author="theirs" w:date="2014-09-10T22:51:00Z">
          <w:pPr>
            <w:pStyle w:val="ListParagraph"/>
            <w:numPr>
              <w:numId w:val="1"/>
            </w:numPr>
            <w:ind w:hanging="360"/>
          </w:pPr>
        </w:pPrChange>
      </w:pPr>
      <w:bookmarkStart w:id="163" w:name="_Toc398323459"/>
      <w:bookmarkStart w:id="164" w:name="_Toc399455855"/>
      <w:r w:rsidRPr="005F0E63">
        <w:rPr>
          <w:rFonts w:ascii="Times New Roman" w:hAnsi="Times New Roman" w:cs="Times New Roman"/>
          <w:b/>
          <w:sz w:val="28"/>
          <w:szCs w:val="28"/>
        </w:rPr>
        <w:t>Các phụ lục</w:t>
      </w:r>
      <w:bookmarkEnd w:id="163"/>
      <w:bookmarkEnd w:id="164"/>
    </w:p>
    <w:sectPr w:rsidR="00DC5F51"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76D6231"/>
    <w:multiLevelType w:val="hybridMultilevel"/>
    <w:tmpl w:val="9858128E"/>
    <w:lvl w:ilvl="0" w:tplc="668A257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8"/>
  </w:num>
  <w:num w:numId="2">
    <w:abstractNumId w:val="1"/>
  </w:num>
  <w:num w:numId="3">
    <w:abstractNumId w:val="22"/>
  </w:num>
  <w:num w:numId="4">
    <w:abstractNumId w:val="6"/>
  </w:num>
  <w:num w:numId="5">
    <w:abstractNumId w:val="0"/>
  </w:num>
  <w:num w:numId="6">
    <w:abstractNumId w:val="14"/>
  </w:num>
  <w:num w:numId="7">
    <w:abstractNumId w:val="19"/>
  </w:num>
  <w:num w:numId="8">
    <w:abstractNumId w:val="13"/>
  </w:num>
  <w:num w:numId="9">
    <w:abstractNumId w:val="7"/>
  </w:num>
  <w:num w:numId="10">
    <w:abstractNumId w:val="7"/>
  </w:num>
  <w:num w:numId="11">
    <w:abstractNumId w:val="12"/>
  </w:num>
  <w:num w:numId="12">
    <w:abstractNumId w:val="12"/>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5"/>
  </w:num>
  <w:num w:numId="17">
    <w:abstractNumId w:val="20"/>
  </w:num>
  <w:num w:numId="18">
    <w:abstractNumId w:val="8"/>
  </w:num>
  <w:num w:numId="19">
    <w:abstractNumId w:val="10"/>
  </w:num>
  <w:num w:numId="20">
    <w:abstractNumId w:val="11"/>
  </w:num>
  <w:num w:numId="21">
    <w:abstractNumId w:val="23"/>
  </w:num>
  <w:num w:numId="22">
    <w:abstractNumId w:val="24"/>
  </w:num>
  <w:num w:numId="23">
    <w:abstractNumId w:val="21"/>
  </w:num>
  <w:num w:numId="24">
    <w:abstractNumId w:val="3"/>
  </w:num>
  <w:num w:numId="25">
    <w:abstractNumId w:val="9"/>
  </w:num>
  <w:num w:numId="26">
    <w:abstractNumId w:val="15"/>
  </w:num>
  <w:num w:numId="27">
    <w:abstractNumId w:val="17"/>
  </w:num>
  <w:num w:numId="28">
    <w:abstractNumId w:val="1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grammar="clean"/>
  <w:defaultTabStop w:val="720"/>
  <w:characterSpacingControl w:val="doNotCompress"/>
  <w:compat>
    <w:compatSetting w:name="compatibilityMode" w:uri="http://schemas.microsoft.com/office/word" w:val="12"/>
  </w:compat>
  <w:rsids>
    <w:rsidRoot w:val="00817D41"/>
    <w:rsid w:val="00030A86"/>
    <w:rsid w:val="00031E21"/>
    <w:rsid w:val="00044C1E"/>
    <w:rsid w:val="0005006D"/>
    <w:rsid w:val="0005065F"/>
    <w:rsid w:val="00052688"/>
    <w:rsid w:val="000628D7"/>
    <w:rsid w:val="00063EDF"/>
    <w:rsid w:val="00082703"/>
    <w:rsid w:val="0009676F"/>
    <w:rsid w:val="000A00B7"/>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859EE"/>
    <w:rsid w:val="00197663"/>
    <w:rsid w:val="001A188B"/>
    <w:rsid w:val="001A7B10"/>
    <w:rsid w:val="001B18FD"/>
    <w:rsid w:val="001B41B2"/>
    <w:rsid w:val="001C152C"/>
    <w:rsid w:val="001D3230"/>
    <w:rsid w:val="001E6AB1"/>
    <w:rsid w:val="001F69B5"/>
    <w:rsid w:val="00200E15"/>
    <w:rsid w:val="002063A1"/>
    <w:rsid w:val="00211212"/>
    <w:rsid w:val="00214937"/>
    <w:rsid w:val="00216760"/>
    <w:rsid w:val="002213EE"/>
    <w:rsid w:val="00237D53"/>
    <w:rsid w:val="00241EA4"/>
    <w:rsid w:val="0024363F"/>
    <w:rsid w:val="00247CB0"/>
    <w:rsid w:val="00252A54"/>
    <w:rsid w:val="0025763B"/>
    <w:rsid w:val="00261B0A"/>
    <w:rsid w:val="00264A50"/>
    <w:rsid w:val="00274150"/>
    <w:rsid w:val="0029398E"/>
    <w:rsid w:val="00293B89"/>
    <w:rsid w:val="002A47B8"/>
    <w:rsid w:val="002A4F76"/>
    <w:rsid w:val="002B0CEC"/>
    <w:rsid w:val="002B1930"/>
    <w:rsid w:val="002B4F30"/>
    <w:rsid w:val="002F2693"/>
    <w:rsid w:val="002F2FCF"/>
    <w:rsid w:val="002F5616"/>
    <w:rsid w:val="0030123A"/>
    <w:rsid w:val="00301CE4"/>
    <w:rsid w:val="0030459B"/>
    <w:rsid w:val="00312AA2"/>
    <w:rsid w:val="003140B1"/>
    <w:rsid w:val="003163F1"/>
    <w:rsid w:val="00340B57"/>
    <w:rsid w:val="00350692"/>
    <w:rsid w:val="00351901"/>
    <w:rsid w:val="00354963"/>
    <w:rsid w:val="00357B04"/>
    <w:rsid w:val="0038489D"/>
    <w:rsid w:val="00384EAA"/>
    <w:rsid w:val="0038569A"/>
    <w:rsid w:val="00385710"/>
    <w:rsid w:val="00397DC0"/>
    <w:rsid w:val="003A509D"/>
    <w:rsid w:val="003B2AA9"/>
    <w:rsid w:val="003B7D41"/>
    <w:rsid w:val="003C11C8"/>
    <w:rsid w:val="003C5342"/>
    <w:rsid w:val="003C588F"/>
    <w:rsid w:val="003D59EC"/>
    <w:rsid w:val="003D5E67"/>
    <w:rsid w:val="003E5854"/>
    <w:rsid w:val="003E7DC6"/>
    <w:rsid w:val="003F7EE9"/>
    <w:rsid w:val="004306E8"/>
    <w:rsid w:val="0043082A"/>
    <w:rsid w:val="00455E46"/>
    <w:rsid w:val="004577DE"/>
    <w:rsid w:val="004629DE"/>
    <w:rsid w:val="0046387F"/>
    <w:rsid w:val="00473199"/>
    <w:rsid w:val="004744DE"/>
    <w:rsid w:val="004841AB"/>
    <w:rsid w:val="004A0604"/>
    <w:rsid w:val="004A4F94"/>
    <w:rsid w:val="004A68BB"/>
    <w:rsid w:val="004B3203"/>
    <w:rsid w:val="004B7902"/>
    <w:rsid w:val="004B7E15"/>
    <w:rsid w:val="004C66A3"/>
    <w:rsid w:val="004D031E"/>
    <w:rsid w:val="004D0A79"/>
    <w:rsid w:val="004D560C"/>
    <w:rsid w:val="004D5AAE"/>
    <w:rsid w:val="004F14C6"/>
    <w:rsid w:val="004F22F0"/>
    <w:rsid w:val="004F655B"/>
    <w:rsid w:val="00503798"/>
    <w:rsid w:val="0050610C"/>
    <w:rsid w:val="005122CF"/>
    <w:rsid w:val="00512AAC"/>
    <w:rsid w:val="00541ADE"/>
    <w:rsid w:val="00545100"/>
    <w:rsid w:val="0055141B"/>
    <w:rsid w:val="00555CB3"/>
    <w:rsid w:val="005644FA"/>
    <w:rsid w:val="00567A93"/>
    <w:rsid w:val="00567BF2"/>
    <w:rsid w:val="005754EF"/>
    <w:rsid w:val="00576821"/>
    <w:rsid w:val="00582640"/>
    <w:rsid w:val="00582673"/>
    <w:rsid w:val="00595ADF"/>
    <w:rsid w:val="005B1C36"/>
    <w:rsid w:val="005B4C14"/>
    <w:rsid w:val="005B4D7B"/>
    <w:rsid w:val="005C12C0"/>
    <w:rsid w:val="005E3B29"/>
    <w:rsid w:val="005E3C4A"/>
    <w:rsid w:val="005F0E63"/>
    <w:rsid w:val="005F67CD"/>
    <w:rsid w:val="005F6A5B"/>
    <w:rsid w:val="00606D5E"/>
    <w:rsid w:val="00622D87"/>
    <w:rsid w:val="0062783C"/>
    <w:rsid w:val="00631AE8"/>
    <w:rsid w:val="006331D6"/>
    <w:rsid w:val="0063360A"/>
    <w:rsid w:val="0064649D"/>
    <w:rsid w:val="00667263"/>
    <w:rsid w:val="006701E1"/>
    <w:rsid w:val="00670714"/>
    <w:rsid w:val="00671085"/>
    <w:rsid w:val="00671467"/>
    <w:rsid w:val="00673D9F"/>
    <w:rsid w:val="0067408C"/>
    <w:rsid w:val="00687735"/>
    <w:rsid w:val="006954D7"/>
    <w:rsid w:val="006A57A6"/>
    <w:rsid w:val="006A6F00"/>
    <w:rsid w:val="006C4228"/>
    <w:rsid w:val="006D0C95"/>
    <w:rsid w:val="006D3BB1"/>
    <w:rsid w:val="006D569C"/>
    <w:rsid w:val="006F020D"/>
    <w:rsid w:val="006F2156"/>
    <w:rsid w:val="0072411B"/>
    <w:rsid w:val="00727CD3"/>
    <w:rsid w:val="00747315"/>
    <w:rsid w:val="007525EC"/>
    <w:rsid w:val="0075443B"/>
    <w:rsid w:val="00760A6F"/>
    <w:rsid w:val="00776FD8"/>
    <w:rsid w:val="00783FF5"/>
    <w:rsid w:val="007851EA"/>
    <w:rsid w:val="007943CC"/>
    <w:rsid w:val="007B21F7"/>
    <w:rsid w:val="007B48C3"/>
    <w:rsid w:val="007B67A5"/>
    <w:rsid w:val="007C4425"/>
    <w:rsid w:val="007C7CC3"/>
    <w:rsid w:val="007D0A69"/>
    <w:rsid w:val="007D7377"/>
    <w:rsid w:val="007E1E9A"/>
    <w:rsid w:val="007F740A"/>
    <w:rsid w:val="0080023A"/>
    <w:rsid w:val="00813BB2"/>
    <w:rsid w:val="00817D41"/>
    <w:rsid w:val="00823806"/>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3D95"/>
    <w:rsid w:val="008E4E62"/>
    <w:rsid w:val="008E797F"/>
    <w:rsid w:val="008F16F5"/>
    <w:rsid w:val="008F2F1E"/>
    <w:rsid w:val="00900D5D"/>
    <w:rsid w:val="00914C59"/>
    <w:rsid w:val="00937875"/>
    <w:rsid w:val="0094231A"/>
    <w:rsid w:val="00951538"/>
    <w:rsid w:val="00951590"/>
    <w:rsid w:val="009769B6"/>
    <w:rsid w:val="00980D9D"/>
    <w:rsid w:val="009873DE"/>
    <w:rsid w:val="00990D6E"/>
    <w:rsid w:val="0099477F"/>
    <w:rsid w:val="009A7E54"/>
    <w:rsid w:val="009B33E1"/>
    <w:rsid w:val="009E5224"/>
    <w:rsid w:val="009E741C"/>
    <w:rsid w:val="009F04AB"/>
    <w:rsid w:val="009F6587"/>
    <w:rsid w:val="00A01793"/>
    <w:rsid w:val="00A07E3F"/>
    <w:rsid w:val="00A07F19"/>
    <w:rsid w:val="00A210DA"/>
    <w:rsid w:val="00A21A5E"/>
    <w:rsid w:val="00A263D7"/>
    <w:rsid w:val="00A2789F"/>
    <w:rsid w:val="00A3623C"/>
    <w:rsid w:val="00A4079A"/>
    <w:rsid w:val="00A55510"/>
    <w:rsid w:val="00A61C16"/>
    <w:rsid w:val="00A64D7E"/>
    <w:rsid w:val="00A673E8"/>
    <w:rsid w:val="00A75C04"/>
    <w:rsid w:val="00A76FFA"/>
    <w:rsid w:val="00A80AFF"/>
    <w:rsid w:val="00AC30F5"/>
    <w:rsid w:val="00AD3AD7"/>
    <w:rsid w:val="00AE2F11"/>
    <w:rsid w:val="00AE2FC7"/>
    <w:rsid w:val="00AF031C"/>
    <w:rsid w:val="00AF1030"/>
    <w:rsid w:val="00B03F26"/>
    <w:rsid w:val="00B11446"/>
    <w:rsid w:val="00B22B51"/>
    <w:rsid w:val="00B30106"/>
    <w:rsid w:val="00B402FF"/>
    <w:rsid w:val="00B43840"/>
    <w:rsid w:val="00B9162A"/>
    <w:rsid w:val="00B958A8"/>
    <w:rsid w:val="00BA3269"/>
    <w:rsid w:val="00BA56BA"/>
    <w:rsid w:val="00BA644C"/>
    <w:rsid w:val="00BB0225"/>
    <w:rsid w:val="00BB1AFA"/>
    <w:rsid w:val="00BB5D62"/>
    <w:rsid w:val="00BB7E6A"/>
    <w:rsid w:val="00BC2F53"/>
    <w:rsid w:val="00BC4DF6"/>
    <w:rsid w:val="00BD20AF"/>
    <w:rsid w:val="00BE415B"/>
    <w:rsid w:val="00BF62C7"/>
    <w:rsid w:val="00C03AF4"/>
    <w:rsid w:val="00C040AB"/>
    <w:rsid w:val="00C07D36"/>
    <w:rsid w:val="00C11D55"/>
    <w:rsid w:val="00C131DF"/>
    <w:rsid w:val="00C22E3D"/>
    <w:rsid w:val="00C345F1"/>
    <w:rsid w:val="00C41B73"/>
    <w:rsid w:val="00C437F4"/>
    <w:rsid w:val="00C45BBF"/>
    <w:rsid w:val="00C64397"/>
    <w:rsid w:val="00C74A40"/>
    <w:rsid w:val="00C75585"/>
    <w:rsid w:val="00CA5236"/>
    <w:rsid w:val="00CB694F"/>
    <w:rsid w:val="00CC2BC5"/>
    <w:rsid w:val="00CF0C48"/>
    <w:rsid w:val="00CF18F4"/>
    <w:rsid w:val="00CF29CE"/>
    <w:rsid w:val="00D078E7"/>
    <w:rsid w:val="00D126EE"/>
    <w:rsid w:val="00D22E56"/>
    <w:rsid w:val="00D24814"/>
    <w:rsid w:val="00D27215"/>
    <w:rsid w:val="00D276D1"/>
    <w:rsid w:val="00D41872"/>
    <w:rsid w:val="00D53CD6"/>
    <w:rsid w:val="00D54182"/>
    <w:rsid w:val="00D61DE0"/>
    <w:rsid w:val="00D85E61"/>
    <w:rsid w:val="00D87B69"/>
    <w:rsid w:val="00D92A2D"/>
    <w:rsid w:val="00DA5764"/>
    <w:rsid w:val="00DB00EC"/>
    <w:rsid w:val="00DB0F55"/>
    <w:rsid w:val="00DB11A6"/>
    <w:rsid w:val="00DC3C52"/>
    <w:rsid w:val="00DC5F51"/>
    <w:rsid w:val="00DC67DB"/>
    <w:rsid w:val="00DC72CF"/>
    <w:rsid w:val="00DE3177"/>
    <w:rsid w:val="00DE49A6"/>
    <w:rsid w:val="00DE7B31"/>
    <w:rsid w:val="00DF1683"/>
    <w:rsid w:val="00E002CD"/>
    <w:rsid w:val="00E05EF5"/>
    <w:rsid w:val="00E06442"/>
    <w:rsid w:val="00E101A6"/>
    <w:rsid w:val="00E12CF7"/>
    <w:rsid w:val="00E16D31"/>
    <w:rsid w:val="00E215DF"/>
    <w:rsid w:val="00E26208"/>
    <w:rsid w:val="00E361A8"/>
    <w:rsid w:val="00E37122"/>
    <w:rsid w:val="00E43A31"/>
    <w:rsid w:val="00E53409"/>
    <w:rsid w:val="00E62D12"/>
    <w:rsid w:val="00E67368"/>
    <w:rsid w:val="00E7233C"/>
    <w:rsid w:val="00E8195C"/>
    <w:rsid w:val="00E824C7"/>
    <w:rsid w:val="00E87B89"/>
    <w:rsid w:val="00E90B17"/>
    <w:rsid w:val="00EA169D"/>
    <w:rsid w:val="00EA4864"/>
    <w:rsid w:val="00EA762D"/>
    <w:rsid w:val="00EB411F"/>
    <w:rsid w:val="00ED3675"/>
    <w:rsid w:val="00ED67D6"/>
    <w:rsid w:val="00ED6A2B"/>
    <w:rsid w:val="00ED79C8"/>
    <w:rsid w:val="00F007FF"/>
    <w:rsid w:val="00F118F8"/>
    <w:rsid w:val="00F12C0F"/>
    <w:rsid w:val="00F1470A"/>
    <w:rsid w:val="00F15446"/>
    <w:rsid w:val="00F33807"/>
    <w:rsid w:val="00F409FA"/>
    <w:rsid w:val="00F47027"/>
    <w:rsid w:val="00F50F0C"/>
    <w:rsid w:val="00F528BD"/>
    <w:rsid w:val="00F5425C"/>
    <w:rsid w:val="00F60AC9"/>
    <w:rsid w:val="00F72F1D"/>
    <w:rsid w:val="00F76859"/>
    <w:rsid w:val="00F80210"/>
    <w:rsid w:val="00F943D9"/>
    <w:rsid w:val="00FA3803"/>
    <w:rsid w:val="00FB156E"/>
    <w:rsid w:val="00FB5100"/>
    <w:rsid w:val="00FB7F20"/>
    <w:rsid w:val="00FC213A"/>
    <w:rsid w:val="00FC72B1"/>
    <w:rsid w:val="00FC73E3"/>
    <w:rsid w:val="00FD0593"/>
    <w:rsid w:val="00FD3B82"/>
    <w:rsid w:val="00FD4BFB"/>
    <w:rsid w:val="00FE3408"/>
    <w:rsid w:val="00FE45E5"/>
    <w:rsid w:val="00FF18DD"/>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A37EBC37-453E-42C4-98CA-25B7CF7B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A36D9-AEE0-45F2-8140-C3BC61BA3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73</Pages>
  <Words>5852</Words>
  <Characters>33360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Vịt Kota</cp:lastModifiedBy>
  <cp:revision>305</cp:revision>
  <dcterms:created xsi:type="dcterms:W3CDTF">2014-09-05T06:26:00Z</dcterms:created>
  <dcterms:modified xsi:type="dcterms:W3CDTF">2014-09-25T19:37:00Z</dcterms:modified>
</cp:coreProperties>
</file>