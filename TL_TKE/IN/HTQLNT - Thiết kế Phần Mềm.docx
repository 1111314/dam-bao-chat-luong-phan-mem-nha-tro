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60C" w:rsidRPr="005F0E63" w:rsidRDefault="00FD4762" w:rsidP="0050610C">
      <w:pPr>
        <w:jc w:val="right"/>
        <w:rPr>
          <w:rFonts w:ascii="Times New Roman" w:hAnsi="Times New Roman" w:cs="Times New Roman"/>
          <w:b/>
          <w:sz w:val="56"/>
          <w:szCs w:val="28"/>
        </w:rPr>
      </w:pPr>
      <w:r>
        <w:rPr>
          <w:rFonts w:ascii="Times New Roman" w:hAnsi="Times New Roman" w:cs="Times New Roman"/>
          <w:b/>
          <w:noProof/>
          <w:sz w:val="56"/>
          <w:szCs w:val="28"/>
          <w:lang w:val="en-US"/>
        </w:rPr>
        <w:pict>
          <v:line id="Straight Connector 1" o:spid="_x0000_s1026" style="position:absolute;left:0;text-align:left;z-index:251655168;visibility:visible"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w:r>
      <w:r w:rsidR="00E101A6" w:rsidRPr="005F0E63">
        <w:rPr>
          <w:rFonts w:ascii="Times New Roman" w:hAnsi="Times New Roman" w:cs="Times New Roman"/>
          <w:b/>
          <w:sz w:val="56"/>
          <w:szCs w:val="28"/>
        </w:rPr>
        <w:t>Thiết</w:t>
      </w:r>
      <w:r w:rsidR="0050610C"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bookmarkStart w:id="0" w:name="_GoBack"/>
      <w:bookmarkEnd w:id="0"/>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B001AB">
        <w:rPr>
          <w:rFonts w:ascii="Times New Roman" w:hAnsi="Times New Roman" w:cs="Times New Roman"/>
          <w:b/>
          <w:sz w:val="28"/>
          <w:szCs w:val="28"/>
        </w:rPr>
        <w:t>n 1.</w:t>
      </w:r>
      <w:r w:rsidR="00B001AB">
        <w:rPr>
          <w:rFonts w:ascii="Times New Roman" w:hAnsi="Times New Roman" w:cs="Times New Roman"/>
          <w:b/>
          <w:sz w:val="28"/>
          <w:szCs w:val="28"/>
          <w:lang w:val="en-US"/>
        </w:rPr>
        <w:t>3</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8A73DD" w:rsidP="00F12C0F">
      <w:pPr>
        <w:ind w:left="1559" w:firstLine="1843"/>
        <w:rPr>
          <w:rFonts w:ascii="Times New Roman" w:hAnsi="Times New Roman" w:cs="Times New Roman"/>
          <w:sz w:val="28"/>
          <w:szCs w:val="28"/>
        </w:rPr>
      </w:pPr>
      <w:r w:rsidRPr="005F0E63">
        <w:rPr>
          <w:rFonts w:ascii="Times New Roman" w:hAnsi="Times New Roman" w:cs="Times New Roman"/>
          <w:sz w:val="28"/>
          <w:szCs w:val="28"/>
        </w:rPr>
        <w:t>Trần Văn Tùng</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F12C0F" w:rsidP="00052688">
      <w:pPr>
        <w:ind w:left="1440" w:firstLine="1843"/>
        <w:rPr>
          <w:rFonts w:ascii="Times New Roman" w:hAnsi="Times New Roman" w:cs="Times New Roman"/>
          <w:sz w:val="28"/>
          <w:szCs w:val="28"/>
        </w:rPr>
      </w:pPr>
      <w:r>
        <w:rPr>
          <w:rFonts w:ascii="Times New Roman" w:hAnsi="Times New Roman" w:cs="Times New Roman"/>
          <w:sz w:val="28"/>
          <w:szCs w:val="28"/>
          <w:lang w:val="en-US"/>
        </w:rPr>
        <w:t xml:space="preserve">  </w:t>
      </w:r>
      <w:r w:rsidR="008A73DD" w:rsidRPr="005F0E63">
        <w:rPr>
          <w:rFonts w:ascii="Times New Roman" w:hAnsi="Times New Roman" w:cs="Times New Roman"/>
          <w:sz w:val="28"/>
          <w:szCs w:val="28"/>
        </w:rPr>
        <w:t>Nguyễn Phương Ghi</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F12C0F" w:rsidP="00052688">
      <w:pPr>
        <w:ind w:left="1440" w:firstLine="1843"/>
        <w:rPr>
          <w:rFonts w:ascii="Times New Roman" w:hAnsi="Times New Roman" w:cs="Times New Roman"/>
          <w:sz w:val="28"/>
          <w:szCs w:val="28"/>
        </w:rPr>
      </w:pPr>
      <w:r>
        <w:rPr>
          <w:rFonts w:ascii="Times New Roman" w:hAnsi="Times New Roman" w:cs="Times New Roman"/>
          <w:sz w:val="28"/>
          <w:szCs w:val="28"/>
          <w:lang w:val="en-US"/>
        </w:rPr>
        <w:t xml:space="preserve">  </w:t>
      </w:r>
      <w:r w:rsidR="008A73DD" w:rsidRPr="005F0E63">
        <w:rPr>
          <w:rFonts w:ascii="Times New Roman" w:hAnsi="Times New Roman" w:cs="Times New Roman"/>
          <w:sz w:val="28"/>
          <w:szCs w:val="28"/>
        </w:rPr>
        <w:t>Huỳnh Mai Hoàng Huy</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F12C0F" w:rsidP="00052688">
      <w:pPr>
        <w:ind w:left="1440" w:firstLine="1843"/>
        <w:rPr>
          <w:rFonts w:ascii="Times New Roman" w:hAnsi="Times New Roman" w:cs="Times New Roman"/>
          <w:sz w:val="28"/>
          <w:szCs w:val="28"/>
        </w:rPr>
      </w:pPr>
      <w:r>
        <w:rPr>
          <w:rFonts w:ascii="Times New Roman" w:hAnsi="Times New Roman" w:cs="Times New Roman"/>
          <w:sz w:val="28"/>
          <w:szCs w:val="28"/>
          <w:lang w:val="en-US"/>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29398E" w:rsidP="0050610C">
      <w:pPr>
        <w:jc w:val="right"/>
        <w:rPr>
          <w:rFonts w:ascii="Times New Roman" w:hAnsi="Times New Roman" w:cs="Times New Roman"/>
          <w:sz w:val="28"/>
          <w:szCs w:val="28"/>
        </w:rPr>
      </w:pPr>
      <w:r>
        <w:rPr>
          <w:rFonts w:ascii="Times New Roman" w:hAnsi="Times New Roman" w:cs="Times New Roman"/>
          <w:sz w:val="28"/>
          <w:szCs w:val="28"/>
          <w:lang w:val="en-US"/>
        </w:rPr>
        <w:t>17</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49252109"/>
        <w:docPartObj>
          <w:docPartGallery w:val="Table of Contents"/>
          <w:docPartUnique/>
        </w:docPartObj>
      </w:sdtPr>
      <w:sdtEndPr>
        <w:rPr>
          <w:b/>
          <w:bCs/>
          <w:noProof/>
        </w:rPr>
      </w:sdtEndPr>
      <w:sdtContent>
        <w:p w:rsidR="00183647" w:rsidRDefault="00183647">
          <w:pPr>
            <w:pStyle w:val="TOCHeading"/>
          </w:pPr>
          <w:r>
            <w:t>Mục lục</w:t>
          </w:r>
        </w:p>
        <w:p w:rsidR="00914C59" w:rsidRDefault="0043082A">
          <w:pPr>
            <w:pStyle w:val="TOC1"/>
            <w:tabs>
              <w:tab w:val="right" w:leader="dot" w:pos="9350"/>
            </w:tabs>
            <w:rPr>
              <w:rFonts w:eastAsiaTheme="minorEastAsia"/>
              <w:noProof/>
              <w:lang w:eastAsia="vi-VN"/>
            </w:rPr>
          </w:pPr>
          <w:r>
            <w:fldChar w:fldCharType="begin"/>
          </w:r>
          <w:r w:rsidR="00183647">
            <w:instrText xml:space="preserve"> TOC \o "1-3" \h \z \u </w:instrText>
          </w:r>
          <w:r>
            <w:fldChar w:fldCharType="separate"/>
          </w:r>
          <w:hyperlink w:anchor="_Toc399455823" w:history="1">
            <w:r w:rsidR="00914C59" w:rsidRPr="0067123D">
              <w:rPr>
                <w:rStyle w:val="Hyperlink"/>
                <w:rFonts w:ascii="Times New Roman" w:hAnsi="Times New Roman" w:cs="Times New Roman"/>
                <w:b/>
                <w:noProof/>
              </w:rPr>
              <w:t>Theo dõi phiên bản</w:t>
            </w:r>
            <w:r w:rsidR="00914C59">
              <w:rPr>
                <w:noProof/>
                <w:webHidden/>
              </w:rPr>
              <w:tab/>
            </w:r>
            <w:r>
              <w:rPr>
                <w:noProof/>
                <w:webHidden/>
              </w:rPr>
              <w:fldChar w:fldCharType="begin"/>
            </w:r>
            <w:r w:rsidR="00914C59">
              <w:rPr>
                <w:noProof/>
                <w:webHidden/>
              </w:rPr>
              <w:instrText xml:space="preserve"> PAGEREF _Toc399455823 \h </w:instrText>
            </w:r>
            <w:r>
              <w:rPr>
                <w:noProof/>
                <w:webHidden/>
              </w:rPr>
            </w:r>
            <w:r>
              <w:rPr>
                <w:noProof/>
                <w:webHidden/>
              </w:rPr>
              <w:fldChar w:fldCharType="separate"/>
            </w:r>
            <w:r w:rsidR="00FD4762">
              <w:rPr>
                <w:noProof/>
                <w:webHidden/>
              </w:rPr>
              <w:t>4</w:t>
            </w:r>
            <w:r>
              <w:rPr>
                <w:noProof/>
                <w:webHidden/>
              </w:rPr>
              <w:fldChar w:fldCharType="end"/>
            </w:r>
          </w:hyperlink>
        </w:p>
        <w:p w:rsidR="00914C59" w:rsidRDefault="00FD4762">
          <w:pPr>
            <w:pStyle w:val="TOC1"/>
            <w:tabs>
              <w:tab w:val="left" w:pos="440"/>
              <w:tab w:val="right" w:leader="dot" w:pos="9350"/>
            </w:tabs>
            <w:rPr>
              <w:rFonts w:eastAsiaTheme="minorEastAsia"/>
              <w:noProof/>
              <w:lang w:eastAsia="vi-VN"/>
            </w:rPr>
          </w:pPr>
          <w:hyperlink w:anchor="_Toc399455824" w:history="1">
            <w:r w:rsidR="00914C59" w:rsidRPr="0067123D">
              <w:rPr>
                <w:rStyle w:val="Hyperlink"/>
                <w:rFonts w:ascii="Times New Roman" w:hAnsi="Times New Roman" w:cs="Times New Roman"/>
                <w:b/>
                <w:noProof/>
              </w:rPr>
              <w:t>1.</w:t>
            </w:r>
            <w:r w:rsidR="00914C59">
              <w:rPr>
                <w:rFonts w:eastAsiaTheme="minorEastAsia"/>
                <w:noProof/>
                <w:lang w:eastAsia="vi-VN"/>
              </w:rPr>
              <w:tab/>
            </w:r>
            <w:r w:rsidR="00914C59" w:rsidRPr="0067123D">
              <w:rPr>
                <w:rStyle w:val="Hyperlink"/>
                <w:rFonts w:ascii="Times New Roman" w:hAnsi="Times New Roman" w:cs="Times New Roman"/>
                <w:b/>
                <w:noProof/>
              </w:rPr>
              <w:t>Giới thiệu</w:t>
            </w:r>
            <w:r w:rsidR="00914C59">
              <w:rPr>
                <w:noProof/>
                <w:webHidden/>
              </w:rPr>
              <w:tab/>
            </w:r>
            <w:r w:rsidR="0043082A">
              <w:rPr>
                <w:noProof/>
                <w:webHidden/>
              </w:rPr>
              <w:fldChar w:fldCharType="begin"/>
            </w:r>
            <w:r w:rsidR="00914C59">
              <w:rPr>
                <w:noProof/>
                <w:webHidden/>
              </w:rPr>
              <w:instrText xml:space="preserve"> PAGEREF _Toc399455824 \h </w:instrText>
            </w:r>
            <w:r w:rsidR="0043082A">
              <w:rPr>
                <w:noProof/>
                <w:webHidden/>
              </w:rPr>
            </w:r>
            <w:r w:rsidR="0043082A">
              <w:rPr>
                <w:noProof/>
                <w:webHidden/>
              </w:rPr>
              <w:fldChar w:fldCharType="separate"/>
            </w:r>
            <w:r>
              <w:rPr>
                <w:noProof/>
                <w:webHidden/>
              </w:rPr>
              <w:t>5</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25" w:history="1">
            <w:r w:rsidR="00914C59" w:rsidRPr="0067123D">
              <w:rPr>
                <w:rStyle w:val="Hyperlink"/>
                <w:rFonts w:ascii="Times New Roman" w:hAnsi="Times New Roman" w:cs="Times New Roman"/>
                <w:b/>
                <w:noProof/>
              </w:rPr>
              <w:t>1.1</w:t>
            </w:r>
            <w:r w:rsidR="00914C59">
              <w:rPr>
                <w:rFonts w:eastAsiaTheme="minorEastAsia"/>
                <w:noProof/>
                <w:lang w:eastAsia="vi-VN"/>
              </w:rPr>
              <w:tab/>
            </w:r>
            <w:r w:rsidR="00914C59" w:rsidRPr="0067123D">
              <w:rPr>
                <w:rStyle w:val="Hyperlink"/>
                <w:rFonts w:ascii="Times New Roman" w:hAnsi="Times New Roman" w:cs="Times New Roman"/>
                <w:b/>
                <w:noProof/>
              </w:rPr>
              <w:t>Mục đích</w:t>
            </w:r>
            <w:r w:rsidR="00914C59">
              <w:rPr>
                <w:noProof/>
                <w:webHidden/>
              </w:rPr>
              <w:tab/>
            </w:r>
            <w:r w:rsidR="0043082A">
              <w:rPr>
                <w:noProof/>
                <w:webHidden/>
              </w:rPr>
              <w:fldChar w:fldCharType="begin"/>
            </w:r>
            <w:r w:rsidR="00914C59">
              <w:rPr>
                <w:noProof/>
                <w:webHidden/>
              </w:rPr>
              <w:instrText xml:space="preserve"> PAGEREF _Toc399455825 \h </w:instrText>
            </w:r>
            <w:r w:rsidR="0043082A">
              <w:rPr>
                <w:noProof/>
                <w:webHidden/>
              </w:rPr>
            </w:r>
            <w:r w:rsidR="0043082A">
              <w:rPr>
                <w:noProof/>
                <w:webHidden/>
              </w:rPr>
              <w:fldChar w:fldCharType="separate"/>
            </w:r>
            <w:r>
              <w:rPr>
                <w:noProof/>
                <w:webHidden/>
              </w:rPr>
              <w:t>5</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26" w:history="1">
            <w:r w:rsidR="00914C59" w:rsidRPr="0067123D">
              <w:rPr>
                <w:rStyle w:val="Hyperlink"/>
                <w:rFonts w:ascii="Times New Roman" w:hAnsi="Times New Roman" w:cs="Times New Roman"/>
                <w:b/>
                <w:noProof/>
              </w:rPr>
              <w:t>1.2</w:t>
            </w:r>
            <w:r w:rsidR="00914C59">
              <w:rPr>
                <w:rFonts w:eastAsiaTheme="minorEastAsia"/>
                <w:noProof/>
                <w:lang w:eastAsia="vi-VN"/>
              </w:rPr>
              <w:tab/>
            </w:r>
            <w:r w:rsidR="00914C59" w:rsidRPr="0067123D">
              <w:rPr>
                <w:rStyle w:val="Hyperlink"/>
                <w:rFonts w:ascii="Times New Roman" w:hAnsi="Times New Roman" w:cs="Times New Roman"/>
                <w:b/>
                <w:noProof/>
              </w:rPr>
              <w:t>Phạm vi</w:t>
            </w:r>
            <w:r w:rsidR="00914C59">
              <w:rPr>
                <w:noProof/>
                <w:webHidden/>
              </w:rPr>
              <w:tab/>
            </w:r>
            <w:r w:rsidR="0043082A">
              <w:rPr>
                <w:noProof/>
                <w:webHidden/>
              </w:rPr>
              <w:fldChar w:fldCharType="begin"/>
            </w:r>
            <w:r w:rsidR="00914C59">
              <w:rPr>
                <w:noProof/>
                <w:webHidden/>
              </w:rPr>
              <w:instrText xml:space="preserve"> PAGEREF _Toc399455826 \h </w:instrText>
            </w:r>
            <w:r w:rsidR="0043082A">
              <w:rPr>
                <w:noProof/>
                <w:webHidden/>
              </w:rPr>
            </w:r>
            <w:r w:rsidR="0043082A">
              <w:rPr>
                <w:noProof/>
                <w:webHidden/>
              </w:rPr>
              <w:fldChar w:fldCharType="separate"/>
            </w:r>
            <w:r>
              <w:rPr>
                <w:noProof/>
                <w:webHidden/>
              </w:rPr>
              <w:t>5</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27" w:history="1">
            <w:r w:rsidR="00914C59" w:rsidRPr="0067123D">
              <w:rPr>
                <w:rStyle w:val="Hyperlink"/>
                <w:rFonts w:ascii="Times New Roman" w:hAnsi="Times New Roman" w:cs="Times New Roman"/>
                <w:b/>
                <w:noProof/>
              </w:rPr>
              <w:t>1.3</w:t>
            </w:r>
            <w:r w:rsidR="00914C59">
              <w:rPr>
                <w:rFonts w:eastAsiaTheme="minorEastAsia"/>
                <w:noProof/>
                <w:lang w:eastAsia="vi-VN"/>
              </w:rPr>
              <w:tab/>
            </w:r>
            <w:r w:rsidR="00914C59" w:rsidRPr="0067123D">
              <w:rPr>
                <w:rStyle w:val="Hyperlink"/>
                <w:rFonts w:ascii="Times New Roman" w:hAnsi="Times New Roman" w:cs="Times New Roman"/>
                <w:b/>
                <w:noProof/>
              </w:rPr>
              <w:t>Bảng chú giải thuật ngữ</w:t>
            </w:r>
            <w:r w:rsidR="00914C59">
              <w:rPr>
                <w:noProof/>
                <w:webHidden/>
              </w:rPr>
              <w:tab/>
            </w:r>
            <w:r w:rsidR="0043082A">
              <w:rPr>
                <w:noProof/>
                <w:webHidden/>
              </w:rPr>
              <w:fldChar w:fldCharType="begin"/>
            </w:r>
            <w:r w:rsidR="00914C59">
              <w:rPr>
                <w:noProof/>
                <w:webHidden/>
              </w:rPr>
              <w:instrText xml:space="preserve"> PAGEREF _Toc399455827 \h </w:instrText>
            </w:r>
            <w:r w:rsidR="0043082A">
              <w:rPr>
                <w:noProof/>
                <w:webHidden/>
              </w:rPr>
            </w:r>
            <w:r w:rsidR="0043082A">
              <w:rPr>
                <w:noProof/>
                <w:webHidden/>
              </w:rPr>
              <w:fldChar w:fldCharType="separate"/>
            </w:r>
            <w:r>
              <w:rPr>
                <w:noProof/>
                <w:webHidden/>
              </w:rPr>
              <w:t>5</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28" w:history="1">
            <w:r w:rsidR="00914C59" w:rsidRPr="0067123D">
              <w:rPr>
                <w:rStyle w:val="Hyperlink"/>
                <w:rFonts w:ascii="Times New Roman" w:hAnsi="Times New Roman" w:cs="Times New Roman"/>
                <w:b/>
                <w:noProof/>
              </w:rPr>
              <w:t>1.4</w:t>
            </w:r>
            <w:r w:rsidR="00914C59">
              <w:rPr>
                <w:rFonts w:eastAsiaTheme="minorEastAsia"/>
                <w:noProof/>
                <w:lang w:eastAsia="vi-VN"/>
              </w:rPr>
              <w:tab/>
            </w:r>
            <w:r w:rsidR="00914C59" w:rsidRPr="0067123D">
              <w:rPr>
                <w:rStyle w:val="Hyperlink"/>
                <w:rFonts w:ascii="Times New Roman" w:hAnsi="Times New Roman" w:cs="Times New Roman"/>
                <w:b/>
                <w:noProof/>
              </w:rPr>
              <w:t>Tài liệu tham khảo</w:t>
            </w:r>
            <w:r w:rsidR="00914C59">
              <w:rPr>
                <w:noProof/>
                <w:webHidden/>
              </w:rPr>
              <w:tab/>
            </w:r>
            <w:r w:rsidR="0043082A">
              <w:rPr>
                <w:noProof/>
                <w:webHidden/>
              </w:rPr>
              <w:fldChar w:fldCharType="begin"/>
            </w:r>
            <w:r w:rsidR="00914C59">
              <w:rPr>
                <w:noProof/>
                <w:webHidden/>
              </w:rPr>
              <w:instrText xml:space="preserve"> PAGEREF _Toc399455828 \h </w:instrText>
            </w:r>
            <w:r w:rsidR="0043082A">
              <w:rPr>
                <w:noProof/>
                <w:webHidden/>
              </w:rPr>
            </w:r>
            <w:r w:rsidR="0043082A">
              <w:rPr>
                <w:noProof/>
                <w:webHidden/>
              </w:rPr>
              <w:fldChar w:fldCharType="separate"/>
            </w:r>
            <w:r>
              <w:rPr>
                <w:noProof/>
                <w:webHidden/>
              </w:rPr>
              <w:t>5</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29" w:history="1">
            <w:r w:rsidR="00914C59" w:rsidRPr="0067123D">
              <w:rPr>
                <w:rStyle w:val="Hyperlink"/>
                <w:rFonts w:ascii="Times New Roman" w:hAnsi="Times New Roman" w:cs="Times New Roman"/>
                <w:b/>
                <w:noProof/>
              </w:rPr>
              <w:t>1.5</w:t>
            </w:r>
            <w:r w:rsidR="00914C59">
              <w:rPr>
                <w:rFonts w:eastAsiaTheme="minorEastAsia"/>
                <w:noProof/>
                <w:lang w:eastAsia="vi-VN"/>
              </w:rPr>
              <w:tab/>
            </w:r>
            <w:r w:rsidR="00914C59" w:rsidRPr="0067123D">
              <w:rPr>
                <w:rStyle w:val="Hyperlink"/>
                <w:rFonts w:ascii="Times New Roman" w:hAnsi="Times New Roman" w:cs="Times New Roman"/>
                <w:b/>
                <w:noProof/>
              </w:rPr>
              <w:t>Tổng quan về tài liệu</w:t>
            </w:r>
            <w:r w:rsidR="00914C59">
              <w:rPr>
                <w:noProof/>
                <w:webHidden/>
              </w:rPr>
              <w:tab/>
            </w:r>
            <w:r w:rsidR="0043082A">
              <w:rPr>
                <w:noProof/>
                <w:webHidden/>
              </w:rPr>
              <w:fldChar w:fldCharType="begin"/>
            </w:r>
            <w:r w:rsidR="00914C59">
              <w:rPr>
                <w:noProof/>
                <w:webHidden/>
              </w:rPr>
              <w:instrText xml:space="preserve"> PAGEREF _Toc399455829 \h </w:instrText>
            </w:r>
            <w:r w:rsidR="0043082A">
              <w:rPr>
                <w:noProof/>
                <w:webHidden/>
              </w:rPr>
            </w:r>
            <w:r w:rsidR="0043082A">
              <w:rPr>
                <w:noProof/>
                <w:webHidden/>
              </w:rPr>
              <w:fldChar w:fldCharType="separate"/>
            </w:r>
            <w:r>
              <w:rPr>
                <w:noProof/>
                <w:webHidden/>
              </w:rPr>
              <w:t>6</w:t>
            </w:r>
            <w:r w:rsidR="0043082A">
              <w:rPr>
                <w:noProof/>
                <w:webHidden/>
              </w:rPr>
              <w:fldChar w:fldCharType="end"/>
            </w:r>
          </w:hyperlink>
        </w:p>
        <w:p w:rsidR="00914C59" w:rsidRDefault="00FD4762">
          <w:pPr>
            <w:pStyle w:val="TOC1"/>
            <w:tabs>
              <w:tab w:val="left" w:pos="440"/>
              <w:tab w:val="right" w:leader="dot" w:pos="9350"/>
            </w:tabs>
            <w:rPr>
              <w:rFonts w:eastAsiaTheme="minorEastAsia"/>
              <w:noProof/>
              <w:lang w:eastAsia="vi-VN"/>
            </w:rPr>
          </w:pPr>
          <w:hyperlink w:anchor="_Toc399455830" w:history="1">
            <w:r w:rsidR="00914C59" w:rsidRPr="0067123D">
              <w:rPr>
                <w:rStyle w:val="Hyperlink"/>
                <w:rFonts w:ascii="Times New Roman" w:hAnsi="Times New Roman" w:cs="Times New Roman"/>
                <w:b/>
                <w:noProof/>
              </w:rPr>
              <w:t>2.</w:t>
            </w:r>
            <w:r w:rsidR="00914C59">
              <w:rPr>
                <w:rFonts w:eastAsiaTheme="minorEastAsia"/>
                <w:noProof/>
                <w:lang w:eastAsia="vi-VN"/>
              </w:rPr>
              <w:tab/>
            </w:r>
            <w:r w:rsidR="00914C59" w:rsidRPr="0067123D">
              <w:rPr>
                <w:rStyle w:val="Hyperlink"/>
                <w:rFonts w:ascii="Times New Roman" w:hAnsi="Times New Roman" w:cs="Times New Roman"/>
                <w:b/>
                <w:noProof/>
              </w:rPr>
              <w:t>Tổng quan hệ thống</w:t>
            </w:r>
            <w:r w:rsidR="00914C59">
              <w:rPr>
                <w:noProof/>
                <w:webHidden/>
              </w:rPr>
              <w:tab/>
            </w:r>
            <w:r w:rsidR="0043082A">
              <w:rPr>
                <w:noProof/>
                <w:webHidden/>
              </w:rPr>
              <w:fldChar w:fldCharType="begin"/>
            </w:r>
            <w:r w:rsidR="00914C59">
              <w:rPr>
                <w:noProof/>
                <w:webHidden/>
              </w:rPr>
              <w:instrText xml:space="preserve"> PAGEREF _Toc399455830 \h </w:instrText>
            </w:r>
            <w:r w:rsidR="0043082A">
              <w:rPr>
                <w:noProof/>
                <w:webHidden/>
              </w:rPr>
            </w:r>
            <w:r w:rsidR="0043082A">
              <w:rPr>
                <w:noProof/>
                <w:webHidden/>
              </w:rPr>
              <w:fldChar w:fldCharType="separate"/>
            </w:r>
            <w:r>
              <w:rPr>
                <w:noProof/>
                <w:webHidden/>
              </w:rPr>
              <w:t>6</w:t>
            </w:r>
            <w:r w:rsidR="0043082A">
              <w:rPr>
                <w:noProof/>
                <w:webHidden/>
              </w:rPr>
              <w:fldChar w:fldCharType="end"/>
            </w:r>
          </w:hyperlink>
        </w:p>
        <w:p w:rsidR="00914C59" w:rsidRDefault="00FD4762">
          <w:pPr>
            <w:pStyle w:val="TOC1"/>
            <w:tabs>
              <w:tab w:val="left" w:pos="440"/>
              <w:tab w:val="right" w:leader="dot" w:pos="9350"/>
            </w:tabs>
            <w:rPr>
              <w:rFonts w:eastAsiaTheme="minorEastAsia"/>
              <w:noProof/>
              <w:lang w:eastAsia="vi-VN"/>
            </w:rPr>
          </w:pPr>
          <w:hyperlink w:anchor="_Toc399455831" w:history="1">
            <w:r w:rsidR="00914C59" w:rsidRPr="0067123D">
              <w:rPr>
                <w:rStyle w:val="Hyperlink"/>
                <w:rFonts w:ascii="Times New Roman" w:hAnsi="Times New Roman" w:cs="Times New Roman"/>
                <w:b/>
                <w:noProof/>
              </w:rPr>
              <w:t>3.</w:t>
            </w:r>
            <w:r w:rsidR="00914C59">
              <w:rPr>
                <w:rFonts w:eastAsiaTheme="minorEastAsia"/>
                <w:noProof/>
                <w:lang w:eastAsia="vi-VN"/>
              </w:rPr>
              <w:tab/>
            </w:r>
            <w:r w:rsidR="00914C59" w:rsidRPr="0067123D">
              <w:rPr>
                <w:rStyle w:val="Hyperlink"/>
                <w:rFonts w:ascii="Times New Roman" w:hAnsi="Times New Roman" w:cs="Times New Roman"/>
                <w:b/>
                <w:noProof/>
              </w:rPr>
              <w:t>Kiến trúc hệ thống</w:t>
            </w:r>
            <w:r w:rsidR="00914C59">
              <w:rPr>
                <w:noProof/>
                <w:webHidden/>
              </w:rPr>
              <w:tab/>
            </w:r>
            <w:r w:rsidR="0043082A">
              <w:rPr>
                <w:noProof/>
                <w:webHidden/>
              </w:rPr>
              <w:fldChar w:fldCharType="begin"/>
            </w:r>
            <w:r w:rsidR="00914C59">
              <w:rPr>
                <w:noProof/>
                <w:webHidden/>
              </w:rPr>
              <w:instrText xml:space="preserve"> PAGEREF _Toc399455831 \h </w:instrText>
            </w:r>
            <w:r w:rsidR="0043082A">
              <w:rPr>
                <w:noProof/>
                <w:webHidden/>
              </w:rPr>
            </w:r>
            <w:r w:rsidR="0043082A">
              <w:rPr>
                <w:noProof/>
                <w:webHidden/>
              </w:rPr>
              <w:fldChar w:fldCharType="separate"/>
            </w:r>
            <w:r>
              <w:rPr>
                <w:noProof/>
                <w:webHidden/>
              </w:rPr>
              <w:t>8</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32" w:history="1">
            <w:r w:rsidR="00914C59" w:rsidRPr="0067123D">
              <w:rPr>
                <w:rStyle w:val="Hyperlink"/>
                <w:rFonts w:ascii="Times New Roman" w:hAnsi="Times New Roman" w:cs="Times New Roman"/>
                <w:b/>
                <w:noProof/>
              </w:rPr>
              <w:t>3.1</w:t>
            </w:r>
            <w:r w:rsidR="00914C59">
              <w:rPr>
                <w:rFonts w:eastAsiaTheme="minorEastAsia"/>
                <w:noProof/>
                <w:lang w:eastAsia="vi-VN"/>
              </w:rPr>
              <w:tab/>
            </w:r>
            <w:r w:rsidR="00914C59" w:rsidRPr="0067123D">
              <w:rPr>
                <w:rStyle w:val="Hyperlink"/>
                <w:rFonts w:ascii="Times New Roman" w:hAnsi="Times New Roman" w:cs="Times New Roman"/>
                <w:b/>
                <w:noProof/>
              </w:rPr>
              <w:t>Thiết kế kiến trúc</w:t>
            </w:r>
            <w:r w:rsidR="00914C59">
              <w:rPr>
                <w:noProof/>
                <w:webHidden/>
              </w:rPr>
              <w:tab/>
            </w:r>
            <w:r w:rsidR="0043082A">
              <w:rPr>
                <w:noProof/>
                <w:webHidden/>
              </w:rPr>
              <w:fldChar w:fldCharType="begin"/>
            </w:r>
            <w:r w:rsidR="00914C59">
              <w:rPr>
                <w:noProof/>
                <w:webHidden/>
              </w:rPr>
              <w:instrText xml:space="preserve"> PAGEREF _Toc399455832 \h </w:instrText>
            </w:r>
            <w:r w:rsidR="0043082A">
              <w:rPr>
                <w:noProof/>
                <w:webHidden/>
              </w:rPr>
            </w:r>
            <w:r w:rsidR="0043082A">
              <w:rPr>
                <w:noProof/>
                <w:webHidden/>
              </w:rPr>
              <w:fldChar w:fldCharType="separate"/>
            </w:r>
            <w:r>
              <w:rPr>
                <w:noProof/>
                <w:webHidden/>
              </w:rPr>
              <w:t>8</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33" w:history="1">
            <w:r w:rsidR="00914C59" w:rsidRPr="0067123D">
              <w:rPr>
                <w:rStyle w:val="Hyperlink"/>
                <w:rFonts w:ascii="Times New Roman" w:hAnsi="Times New Roman" w:cs="Times New Roman"/>
                <w:b/>
                <w:noProof/>
              </w:rPr>
              <w:t>3.2</w:t>
            </w:r>
            <w:r w:rsidR="00914C59">
              <w:rPr>
                <w:rFonts w:eastAsiaTheme="minorEastAsia"/>
                <w:noProof/>
                <w:lang w:eastAsia="vi-VN"/>
              </w:rPr>
              <w:tab/>
            </w:r>
            <w:r w:rsidR="00914C59" w:rsidRPr="0067123D">
              <w:rPr>
                <w:rStyle w:val="Hyperlink"/>
                <w:rFonts w:ascii="Times New Roman" w:hAnsi="Times New Roman" w:cs="Times New Roman"/>
                <w:b/>
                <w:noProof/>
              </w:rPr>
              <w:t>Mô tả sự phân rã</w:t>
            </w:r>
            <w:r w:rsidR="00914C59">
              <w:rPr>
                <w:noProof/>
                <w:webHidden/>
              </w:rPr>
              <w:tab/>
            </w:r>
            <w:r w:rsidR="0043082A">
              <w:rPr>
                <w:noProof/>
                <w:webHidden/>
              </w:rPr>
              <w:fldChar w:fldCharType="begin"/>
            </w:r>
            <w:r w:rsidR="00914C59">
              <w:rPr>
                <w:noProof/>
                <w:webHidden/>
              </w:rPr>
              <w:instrText xml:space="preserve"> PAGEREF _Toc399455833 \h </w:instrText>
            </w:r>
            <w:r w:rsidR="0043082A">
              <w:rPr>
                <w:noProof/>
                <w:webHidden/>
              </w:rPr>
            </w:r>
            <w:r w:rsidR="0043082A">
              <w:rPr>
                <w:noProof/>
                <w:webHidden/>
              </w:rPr>
              <w:fldChar w:fldCharType="separate"/>
            </w:r>
            <w:r>
              <w:rPr>
                <w:noProof/>
                <w:webHidden/>
              </w:rPr>
              <w:t>10</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34" w:history="1">
            <w:r w:rsidR="00914C59" w:rsidRPr="0067123D">
              <w:rPr>
                <w:rStyle w:val="Hyperlink"/>
                <w:rFonts w:ascii="Times New Roman" w:hAnsi="Times New Roman" w:cs="Times New Roman"/>
                <w:b/>
                <w:noProof/>
              </w:rPr>
              <w:t>3.3</w:t>
            </w:r>
            <w:r w:rsidR="00914C59">
              <w:rPr>
                <w:rFonts w:eastAsiaTheme="minorEastAsia"/>
                <w:noProof/>
                <w:lang w:eastAsia="vi-VN"/>
              </w:rPr>
              <w:tab/>
            </w:r>
            <w:r w:rsidR="00914C59" w:rsidRPr="0067123D">
              <w:rPr>
                <w:rStyle w:val="Hyperlink"/>
                <w:rFonts w:ascii="Times New Roman" w:hAnsi="Times New Roman" w:cs="Times New Roman"/>
                <w:b/>
                <w:noProof/>
              </w:rPr>
              <w:t>Cơ sở thiết kế</w:t>
            </w:r>
            <w:r w:rsidR="00914C59">
              <w:rPr>
                <w:noProof/>
                <w:webHidden/>
              </w:rPr>
              <w:tab/>
            </w:r>
            <w:r w:rsidR="0043082A">
              <w:rPr>
                <w:noProof/>
                <w:webHidden/>
              </w:rPr>
              <w:fldChar w:fldCharType="begin"/>
            </w:r>
            <w:r w:rsidR="00914C59">
              <w:rPr>
                <w:noProof/>
                <w:webHidden/>
              </w:rPr>
              <w:instrText xml:space="preserve"> PAGEREF _Toc399455834 \h </w:instrText>
            </w:r>
            <w:r w:rsidR="0043082A">
              <w:rPr>
                <w:noProof/>
                <w:webHidden/>
              </w:rPr>
            </w:r>
            <w:r w:rsidR="0043082A">
              <w:rPr>
                <w:noProof/>
                <w:webHidden/>
              </w:rPr>
              <w:fldChar w:fldCharType="separate"/>
            </w:r>
            <w:r>
              <w:rPr>
                <w:noProof/>
                <w:webHidden/>
              </w:rPr>
              <w:t>11</w:t>
            </w:r>
            <w:r w:rsidR="0043082A">
              <w:rPr>
                <w:noProof/>
                <w:webHidden/>
              </w:rPr>
              <w:fldChar w:fldCharType="end"/>
            </w:r>
          </w:hyperlink>
        </w:p>
        <w:p w:rsidR="00914C59" w:rsidRDefault="00FD4762">
          <w:pPr>
            <w:pStyle w:val="TOC1"/>
            <w:tabs>
              <w:tab w:val="left" w:pos="440"/>
              <w:tab w:val="right" w:leader="dot" w:pos="9350"/>
            </w:tabs>
            <w:rPr>
              <w:rFonts w:eastAsiaTheme="minorEastAsia"/>
              <w:noProof/>
              <w:lang w:eastAsia="vi-VN"/>
            </w:rPr>
          </w:pPr>
          <w:hyperlink w:anchor="_Toc399455835" w:history="1">
            <w:r w:rsidR="00914C59" w:rsidRPr="0067123D">
              <w:rPr>
                <w:rStyle w:val="Hyperlink"/>
                <w:rFonts w:ascii="Times New Roman" w:hAnsi="Times New Roman" w:cs="Times New Roman"/>
                <w:b/>
                <w:noProof/>
              </w:rPr>
              <w:t>4.</w:t>
            </w:r>
            <w:r w:rsidR="00914C59">
              <w:rPr>
                <w:rFonts w:eastAsiaTheme="minorEastAsia"/>
                <w:noProof/>
                <w:lang w:eastAsia="vi-VN"/>
              </w:rPr>
              <w:tab/>
            </w:r>
            <w:r w:rsidR="00914C59" w:rsidRPr="0067123D">
              <w:rPr>
                <w:rStyle w:val="Hyperlink"/>
                <w:rFonts w:ascii="Times New Roman" w:hAnsi="Times New Roman" w:cs="Times New Roman"/>
                <w:b/>
                <w:noProof/>
              </w:rPr>
              <w:t>Thiết kế dữ liệu</w:t>
            </w:r>
            <w:r w:rsidR="00914C59">
              <w:rPr>
                <w:noProof/>
                <w:webHidden/>
              </w:rPr>
              <w:tab/>
            </w:r>
            <w:r w:rsidR="0043082A">
              <w:rPr>
                <w:noProof/>
                <w:webHidden/>
              </w:rPr>
              <w:fldChar w:fldCharType="begin"/>
            </w:r>
            <w:r w:rsidR="00914C59">
              <w:rPr>
                <w:noProof/>
                <w:webHidden/>
              </w:rPr>
              <w:instrText xml:space="preserve"> PAGEREF _Toc399455835 \h </w:instrText>
            </w:r>
            <w:r w:rsidR="0043082A">
              <w:rPr>
                <w:noProof/>
                <w:webHidden/>
              </w:rPr>
            </w:r>
            <w:r w:rsidR="0043082A">
              <w:rPr>
                <w:noProof/>
                <w:webHidden/>
              </w:rPr>
              <w:fldChar w:fldCharType="separate"/>
            </w:r>
            <w:r>
              <w:rPr>
                <w:noProof/>
                <w:webHidden/>
              </w:rPr>
              <w:t>11</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36" w:history="1">
            <w:r w:rsidR="00914C59" w:rsidRPr="0067123D">
              <w:rPr>
                <w:rStyle w:val="Hyperlink"/>
                <w:rFonts w:ascii="Times New Roman" w:hAnsi="Times New Roman" w:cs="Times New Roman"/>
                <w:b/>
                <w:noProof/>
              </w:rPr>
              <w:t>4.1</w:t>
            </w:r>
            <w:r w:rsidR="00914C59">
              <w:rPr>
                <w:rFonts w:eastAsiaTheme="minorEastAsia"/>
                <w:noProof/>
                <w:lang w:eastAsia="vi-VN"/>
              </w:rPr>
              <w:tab/>
            </w:r>
            <w:r w:rsidR="00914C59" w:rsidRPr="0067123D">
              <w:rPr>
                <w:rStyle w:val="Hyperlink"/>
                <w:rFonts w:ascii="Times New Roman" w:hAnsi="Times New Roman" w:cs="Times New Roman"/>
                <w:b/>
                <w:noProof/>
              </w:rPr>
              <w:t>Mô tả dữ liệu</w:t>
            </w:r>
            <w:r w:rsidR="00914C59">
              <w:rPr>
                <w:noProof/>
                <w:webHidden/>
              </w:rPr>
              <w:tab/>
            </w:r>
            <w:r w:rsidR="0043082A">
              <w:rPr>
                <w:noProof/>
                <w:webHidden/>
              </w:rPr>
              <w:fldChar w:fldCharType="begin"/>
            </w:r>
            <w:r w:rsidR="00914C59">
              <w:rPr>
                <w:noProof/>
                <w:webHidden/>
              </w:rPr>
              <w:instrText xml:space="preserve"> PAGEREF _Toc399455836 \h </w:instrText>
            </w:r>
            <w:r w:rsidR="0043082A">
              <w:rPr>
                <w:noProof/>
                <w:webHidden/>
              </w:rPr>
            </w:r>
            <w:r w:rsidR="0043082A">
              <w:rPr>
                <w:noProof/>
                <w:webHidden/>
              </w:rPr>
              <w:fldChar w:fldCharType="separate"/>
            </w:r>
            <w:r>
              <w:rPr>
                <w:noProof/>
                <w:webHidden/>
              </w:rPr>
              <w:t>11</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37" w:history="1">
            <w:r w:rsidR="00914C59" w:rsidRPr="0067123D">
              <w:rPr>
                <w:rStyle w:val="Hyperlink"/>
                <w:rFonts w:ascii="Times New Roman" w:hAnsi="Times New Roman" w:cs="Times New Roman"/>
                <w:b/>
                <w:noProof/>
              </w:rPr>
              <w:t>4.2</w:t>
            </w:r>
            <w:r w:rsidR="00914C59">
              <w:rPr>
                <w:rFonts w:eastAsiaTheme="minorEastAsia"/>
                <w:noProof/>
                <w:lang w:eastAsia="vi-VN"/>
              </w:rPr>
              <w:tab/>
            </w:r>
            <w:r w:rsidR="00914C59" w:rsidRPr="0067123D">
              <w:rPr>
                <w:rStyle w:val="Hyperlink"/>
                <w:rFonts w:ascii="Times New Roman" w:hAnsi="Times New Roman" w:cs="Times New Roman"/>
                <w:b/>
                <w:noProof/>
              </w:rPr>
              <w:t>Từ điển dữ liệu</w:t>
            </w:r>
            <w:r w:rsidR="00914C59">
              <w:rPr>
                <w:noProof/>
                <w:webHidden/>
              </w:rPr>
              <w:tab/>
            </w:r>
            <w:r w:rsidR="0043082A">
              <w:rPr>
                <w:noProof/>
                <w:webHidden/>
              </w:rPr>
              <w:fldChar w:fldCharType="begin"/>
            </w:r>
            <w:r w:rsidR="00914C59">
              <w:rPr>
                <w:noProof/>
                <w:webHidden/>
              </w:rPr>
              <w:instrText xml:space="preserve"> PAGEREF _Toc399455837 \h </w:instrText>
            </w:r>
            <w:r w:rsidR="0043082A">
              <w:rPr>
                <w:noProof/>
                <w:webHidden/>
              </w:rPr>
            </w:r>
            <w:r w:rsidR="0043082A">
              <w:rPr>
                <w:noProof/>
                <w:webHidden/>
              </w:rPr>
              <w:fldChar w:fldCharType="separate"/>
            </w:r>
            <w:r>
              <w:rPr>
                <w:noProof/>
                <w:webHidden/>
              </w:rPr>
              <w:t>13</w:t>
            </w:r>
            <w:r w:rsidR="0043082A">
              <w:rPr>
                <w:noProof/>
                <w:webHidden/>
              </w:rPr>
              <w:fldChar w:fldCharType="end"/>
            </w:r>
          </w:hyperlink>
        </w:p>
        <w:p w:rsidR="00914C59" w:rsidRDefault="00FD4762">
          <w:pPr>
            <w:pStyle w:val="TOC1"/>
            <w:tabs>
              <w:tab w:val="left" w:pos="440"/>
              <w:tab w:val="right" w:leader="dot" w:pos="9350"/>
            </w:tabs>
            <w:rPr>
              <w:rFonts w:eastAsiaTheme="minorEastAsia"/>
              <w:noProof/>
              <w:lang w:eastAsia="vi-VN"/>
            </w:rPr>
          </w:pPr>
          <w:hyperlink w:anchor="_Toc399455838" w:history="1">
            <w:r w:rsidR="00914C59" w:rsidRPr="0067123D">
              <w:rPr>
                <w:rStyle w:val="Hyperlink"/>
                <w:rFonts w:ascii="Times New Roman" w:hAnsi="Times New Roman" w:cs="Times New Roman"/>
                <w:b/>
                <w:noProof/>
              </w:rPr>
              <w:t>5.</w:t>
            </w:r>
            <w:r w:rsidR="00914C59">
              <w:rPr>
                <w:rFonts w:eastAsiaTheme="minorEastAsia"/>
                <w:noProof/>
                <w:lang w:eastAsia="vi-VN"/>
              </w:rPr>
              <w:tab/>
            </w:r>
            <w:r w:rsidR="00914C59" w:rsidRPr="0067123D">
              <w:rPr>
                <w:rStyle w:val="Hyperlink"/>
                <w:rFonts w:ascii="Times New Roman" w:hAnsi="Times New Roman" w:cs="Times New Roman"/>
                <w:b/>
                <w:noProof/>
              </w:rPr>
              <w:t>Thiết kế theo chức năng</w:t>
            </w:r>
            <w:r w:rsidR="00914C59">
              <w:rPr>
                <w:noProof/>
                <w:webHidden/>
              </w:rPr>
              <w:tab/>
            </w:r>
            <w:r w:rsidR="0043082A">
              <w:rPr>
                <w:noProof/>
                <w:webHidden/>
              </w:rPr>
              <w:fldChar w:fldCharType="begin"/>
            </w:r>
            <w:r w:rsidR="00914C59">
              <w:rPr>
                <w:noProof/>
                <w:webHidden/>
              </w:rPr>
              <w:instrText xml:space="preserve"> PAGEREF _Toc399455838 \h </w:instrText>
            </w:r>
            <w:r w:rsidR="0043082A">
              <w:rPr>
                <w:noProof/>
                <w:webHidden/>
              </w:rPr>
            </w:r>
            <w:r w:rsidR="0043082A">
              <w:rPr>
                <w:noProof/>
                <w:webHidden/>
              </w:rPr>
              <w:fldChar w:fldCharType="separate"/>
            </w:r>
            <w:r>
              <w:rPr>
                <w:noProof/>
                <w:webHidden/>
              </w:rPr>
              <w:t>21</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39" w:history="1">
            <w:r w:rsidR="00914C59" w:rsidRPr="0067123D">
              <w:rPr>
                <w:rStyle w:val="Hyperlink"/>
                <w:rFonts w:ascii="Times New Roman" w:hAnsi="Times New Roman" w:cs="Times New Roman"/>
                <w:b/>
                <w:noProof/>
              </w:rPr>
              <w:t>5.1</w:t>
            </w:r>
            <w:r w:rsidR="00914C59">
              <w:rPr>
                <w:rFonts w:eastAsiaTheme="minorEastAsia"/>
                <w:noProof/>
                <w:lang w:eastAsia="vi-VN"/>
              </w:rPr>
              <w:tab/>
            </w:r>
            <w:r w:rsidR="00914C59" w:rsidRPr="0067123D">
              <w:rPr>
                <w:rStyle w:val="Hyperlink"/>
                <w:rFonts w:ascii="Times New Roman" w:hAnsi="Times New Roman" w:cs="Times New Roman"/>
                <w:b/>
                <w:noProof/>
              </w:rPr>
              <w:t>Chức năng đăng nhập</w:t>
            </w:r>
            <w:r w:rsidR="00914C59">
              <w:rPr>
                <w:noProof/>
                <w:webHidden/>
              </w:rPr>
              <w:tab/>
            </w:r>
            <w:r w:rsidR="0043082A">
              <w:rPr>
                <w:noProof/>
                <w:webHidden/>
              </w:rPr>
              <w:fldChar w:fldCharType="begin"/>
            </w:r>
            <w:r w:rsidR="00914C59">
              <w:rPr>
                <w:noProof/>
                <w:webHidden/>
              </w:rPr>
              <w:instrText xml:space="preserve"> PAGEREF _Toc399455839 \h </w:instrText>
            </w:r>
            <w:r w:rsidR="0043082A">
              <w:rPr>
                <w:noProof/>
                <w:webHidden/>
              </w:rPr>
            </w:r>
            <w:r w:rsidR="0043082A">
              <w:rPr>
                <w:noProof/>
                <w:webHidden/>
              </w:rPr>
              <w:fldChar w:fldCharType="separate"/>
            </w:r>
            <w:r>
              <w:rPr>
                <w:noProof/>
                <w:webHidden/>
              </w:rPr>
              <w:t>21</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40" w:history="1">
            <w:r w:rsidR="00914C59" w:rsidRPr="0067123D">
              <w:rPr>
                <w:rStyle w:val="Hyperlink"/>
                <w:rFonts w:ascii="Times New Roman" w:hAnsi="Times New Roman" w:cs="Times New Roman"/>
                <w:b/>
                <w:noProof/>
              </w:rPr>
              <w:t>5.2</w:t>
            </w:r>
            <w:r w:rsidR="00914C59">
              <w:rPr>
                <w:rFonts w:eastAsiaTheme="minorEastAsia"/>
                <w:noProof/>
                <w:lang w:eastAsia="vi-VN"/>
              </w:rPr>
              <w:tab/>
            </w:r>
            <w:r w:rsidR="00914C59" w:rsidRPr="0067123D">
              <w:rPr>
                <w:rStyle w:val="Hyperlink"/>
                <w:rFonts w:ascii="Times New Roman" w:hAnsi="Times New Roman" w:cs="Times New Roman"/>
                <w:b/>
                <w:noProof/>
              </w:rPr>
              <w:t>Chức năng đăng xuất</w:t>
            </w:r>
            <w:r w:rsidR="00914C59">
              <w:rPr>
                <w:noProof/>
                <w:webHidden/>
              </w:rPr>
              <w:tab/>
            </w:r>
            <w:r w:rsidR="0043082A">
              <w:rPr>
                <w:noProof/>
                <w:webHidden/>
              </w:rPr>
              <w:fldChar w:fldCharType="begin"/>
            </w:r>
            <w:r w:rsidR="00914C59">
              <w:rPr>
                <w:noProof/>
                <w:webHidden/>
              </w:rPr>
              <w:instrText xml:space="preserve"> PAGEREF _Toc399455840 \h </w:instrText>
            </w:r>
            <w:r w:rsidR="0043082A">
              <w:rPr>
                <w:noProof/>
                <w:webHidden/>
              </w:rPr>
            </w:r>
            <w:r w:rsidR="0043082A">
              <w:rPr>
                <w:noProof/>
                <w:webHidden/>
              </w:rPr>
              <w:fldChar w:fldCharType="separate"/>
            </w:r>
            <w:r>
              <w:rPr>
                <w:noProof/>
                <w:webHidden/>
              </w:rPr>
              <w:t>24</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41" w:history="1">
            <w:r w:rsidR="00914C59" w:rsidRPr="0067123D">
              <w:rPr>
                <w:rStyle w:val="Hyperlink"/>
                <w:rFonts w:ascii="Times New Roman" w:hAnsi="Times New Roman" w:cs="Times New Roman"/>
                <w:b/>
                <w:noProof/>
              </w:rPr>
              <w:t>5.3</w:t>
            </w:r>
            <w:r w:rsidR="00914C59">
              <w:rPr>
                <w:rFonts w:eastAsiaTheme="minorEastAsia"/>
                <w:noProof/>
                <w:lang w:eastAsia="vi-VN"/>
              </w:rPr>
              <w:tab/>
            </w:r>
            <w:r w:rsidR="00914C59" w:rsidRPr="0067123D">
              <w:rPr>
                <w:rStyle w:val="Hyperlink"/>
                <w:rFonts w:ascii="Times New Roman" w:hAnsi="Times New Roman" w:cs="Times New Roman"/>
                <w:b/>
                <w:noProof/>
              </w:rPr>
              <w:t>Chức năng đăng ký</w:t>
            </w:r>
            <w:r w:rsidR="00914C59">
              <w:rPr>
                <w:noProof/>
                <w:webHidden/>
              </w:rPr>
              <w:tab/>
            </w:r>
            <w:r w:rsidR="0043082A">
              <w:rPr>
                <w:noProof/>
                <w:webHidden/>
              </w:rPr>
              <w:fldChar w:fldCharType="begin"/>
            </w:r>
            <w:r w:rsidR="00914C59">
              <w:rPr>
                <w:noProof/>
                <w:webHidden/>
              </w:rPr>
              <w:instrText xml:space="preserve"> PAGEREF _Toc399455841 \h </w:instrText>
            </w:r>
            <w:r w:rsidR="0043082A">
              <w:rPr>
                <w:noProof/>
                <w:webHidden/>
              </w:rPr>
            </w:r>
            <w:r w:rsidR="0043082A">
              <w:rPr>
                <w:noProof/>
                <w:webHidden/>
              </w:rPr>
              <w:fldChar w:fldCharType="separate"/>
            </w:r>
            <w:r>
              <w:rPr>
                <w:noProof/>
                <w:webHidden/>
              </w:rPr>
              <w:t>26</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42" w:history="1">
            <w:r w:rsidR="00914C59" w:rsidRPr="0067123D">
              <w:rPr>
                <w:rStyle w:val="Hyperlink"/>
                <w:rFonts w:ascii="Times New Roman" w:hAnsi="Times New Roman" w:cs="Times New Roman"/>
                <w:b/>
                <w:noProof/>
              </w:rPr>
              <w:t>5.4</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 xml:space="preserve">yêu cầu </w:t>
            </w:r>
            <w:r w:rsidR="00914C59" w:rsidRPr="0067123D">
              <w:rPr>
                <w:rStyle w:val="Hyperlink"/>
                <w:rFonts w:ascii="Times New Roman" w:hAnsi="Times New Roman" w:cs="Times New Roman"/>
                <w:b/>
                <w:noProof/>
              </w:rPr>
              <w:t>lấy lại mật khẩu</w:t>
            </w:r>
            <w:r w:rsidR="00914C59">
              <w:rPr>
                <w:noProof/>
                <w:webHidden/>
              </w:rPr>
              <w:tab/>
            </w:r>
            <w:r w:rsidR="0043082A">
              <w:rPr>
                <w:noProof/>
                <w:webHidden/>
              </w:rPr>
              <w:fldChar w:fldCharType="begin"/>
            </w:r>
            <w:r w:rsidR="00914C59">
              <w:rPr>
                <w:noProof/>
                <w:webHidden/>
              </w:rPr>
              <w:instrText xml:space="preserve"> PAGEREF _Toc399455842 \h </w:instrText>
            </w:r>
            <w:r w:rsidR="0043082A">
              <w:rPr>
                <w:noProof/>
                <w:webHidden/>
              </w:rPr>
            </w:r>
            <w:r w:rsidR="0043082A">
              <w:rPr>
                <w:noProof/>
                <w:webHidden/>
              </w:rPr>
              <w:fldChar w:fldCharType="separate"/>
            </w:r>
            <w:r>
              <w:rPr>
                <w:noProof/>
                <w:webHidden/>
              </w:rPr>
              <w:t>30</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43" w:history="1">
            <w:r w:rsidR="00914C59" w:rsidRPr="0067123D">
              <w:rPr>
                <w:rStyle w:val="Hyperlink"/>
                <w:rFonts w:ascii="Times New Roman" w:hAnsi="Times New Roman" w:cs="Times New Roman"/>
                <w:b/>
                <w:noProof/>
              </w:rPr>
              <w:t>5.5</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đổi mật khẩu</w:t>
            </w:r>
            <w:r w:rsidR="00914C59">
              <w:rPr>
                <w:noProof/>
                <w:webHidden/>
              </w:rPr>
              <w:tab/>
            </w:r>
            <w:r w:rsidR="0043082A">
              <w:rPr>
                <w:noProof/>
                <w:webHidden/>
              </w:rPr>
              <w:fldChar w:fldCharType="begin"/>
            </w:r>
            <w:r w:rsidR="00914C59">
              <w:rPr>
                <w:noProof/>
                <w:webHidden/>
              </w:rPr>
              <w:instrText xml:space="preserve"> PAGEREF _Toc399455843 \h </w:instrText>
            </w:r>
            <w:r w:rsidR="0043082A">
              <w:rPr>
                <w:noProof/>
                <w:webHidden/>
              </w:rPr>
            </w:r>
            <w:r w:rsidR="0043082A">
              <w:rPr>
                <w:noProof/>
                <w:webHidden/>
              </w:rPr>
              <w:fldChar w:fldCharType="separate"/>
            </w:r>
            <w:r>
              <w:rPr>
                <w:noProof/>
                <w:webHidden/>
              </w:rPr>
              <w:t>30</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44" w:history="1">
            <w:r w:rsidR="00914C59" w:rsidRPr="0067123D">
              <w:rPr>
                <w:rStyle w:val="Hyperlink"/>
                <w:rFonts w:ascii="Times New Roman" w:hAnsi="Times New Roman" w:cs="Times New Roman"/>
                <w:b/>
                <w:noProof/>
              </w:rPr>
              <w:t>5.6</w:t>
            </w:r>
            <w:r w:rsidR="00914C59">
              <w:rPr>
                <w:rFonts w:eastAsiaTheme="minorEastAsia"/>
                <w:noProof/>
                <w:lang w:eastAsia="vi-VN"/>
              </w:rPr>
              <w:tab/>
            </w:r>
            <w:r w:rsidR="00914C59" w:rsidRPr="0067123D">
              <w:rPr>
                <w:rStyle w:val="Hyperlink"/>
                <w:rFonts w:ascii="Times New Roman" w:hAnsi="Times New Roman" w:cs="Times New Roman"/>
                <w:b/>
                <w:noProof/>
              </w:rPr>
              <w:t>Chức năng xem thông tin nhà trọ</w:t>
            </w:r>
            <w:r w:rsidR="00914C59">
              <w:rPr>
                <w:noProof/>
                <w:webHidden/>
              </w:rPr>
              <w:tab/>
            </w:r>
            <w:r w:rsidR="0043082A">
              <w:rPr>
                <w:noProof/>
                <w:webHidden/>
              </w:rPr>
              <w:fldChar w:fldCharType="begin"/>
            </w:r>
            <w:r w:rsidR="00914C59">
              <w:rPr>
                <w:noProof/>
                <w:webHidden/>
              </w:rPr>
              <w:instrText xml:space="preserve"> PAGEREF _Toc399455844 \h </w:instrText>
            </w:r>
            <w:r w:rsidR="0043082A">
              <w:rPr>
                <w:noProof/>
                <w:webHidden/>
              </w:rPr>
            </w:r>
            <w:r w:rsidR="0043082A">
              <w:rPr>
                <w:noProof/>
                <w:webHidden/>
              </w:rPr>
              <w:fldChar w:fldCharType="separate"/>
            </w:r>
            <w:r>
              <w:rPr>
                <w:noProof/>
                <w:webHidden/>
              </w:rPr>
              <w:t>35</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45" w:history="1">
            <w:r w:rsidR="00914C59" w:rsidRPr="0067123D">
              <w:rPr>
                <w:rStyle w:val="Hyperlink"/>
                <w:rFonts w:ascii="Times New Roman" w:hAnsi="Times New Roman" w:cs="Times New Roman"/>
                <w:b/>
                <w:noProof/>
              </w:rPr>
              <w:t>5.7</w:t>
            </w:r>
            <w:r w:rsidR="00914C59">
              <w:rPr>
                <w:rFonts w:eastAsiaTheme="minorEastAsia"/>
                <w:noProof/>
                <w:lang w:eastAsia="vi-VN"/>
              </w:rPr>
              <w:tab/>
            </w:r>
            <w:r w:rsidR="00914C59" w:rsidRPr="0067123D">
              <w:rPr>
                <w:rStyle w:val="Hyperlink"/>
                <w:rFonts w:ascii="Times New Roman" w:hAnsi="Times New Roman" w:cs="Times New Roman"/>
                <w:b/>
                <w:noProof/>
              </w:rPr>
              <w:t>Chức năng tìm nhà trọ</w:t>
            </w:r>
            <w:r w:rsidR="00914C59">
              <w:rPr>
                <w:noProof/>
                <w:webHidden/>
              </w:rPr>
              <w:tab/>
            </w:r>
            <w:r w:rsidR="0043082A">
              <w:rPr>
                <w:noProof/>
                <w:webHidden/>
              </w:rPr>
              <w:fldChar w:fldCharType="begin"/>
            </w:r>
            <w:r w:rsidR="00914C59">
              <w:rPr>
                <w:noProof/>
                <w:webHidden/>
              </w:rPr>
              <w:instrText xml:space="preserve"> PAGEREF _Toc399455845 \h </w:instrText>
            </w:r>
            <w:r w:rsidR="0043082A">
              <w:rPr>
                <w:noProof/>
                <w:webHidden/>
              </w:rPr>
            </w:r>
            <w:r w:rsidR="0043082A">
              <w:rPr>
                <w:noProof/>
                <w:webHidden/>
              </w:rPr>
              <w:fldChar w:fldCharType="separate"/>
            </w:r>
            <w:r>
              <w:rPr>
                <w:noProof/>
                <w:webHidden/>
              </w:rPr>
              <w:t>38</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46" w:history="1">
            <w:r w:rsidR="00914C59" w:rsidRPr="0067123D">
              <w:rPr>
                <w:rStyle w:val="Hyperlink"/>
                <w:rFonts w:ascii="Times New Roman" w:hAnsi="Times New Roman" w:cs="Times New Roman"/>
                <w:b/>
                <w:noProof/>
              </w:rPr>
              <w:t>5.8</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cập nhật </w:t>
            </w:r>
            <w:r w:rsidR="00914C59" w:rsidRPr="0067123D">
              <w:rPr>
                <w:rStyle w:val="Hyperlink"/>
                <w:rFonts w:ascii="Times New Roman" w:hAnsi="Times New Roman" w:cs="Times New Roman"/>
                <w:b/>
                <w:noProof/>
                <w:lang w:val="en-US"/>
              </w:rPr>
              <w:t>tin đăng:</w:t>
            </w:r>
            <w:r w:rsidR="00914C59">
              <w:rPr>
                <w:noProof/>
                <w:webHidden/>
              </w:rPr>
              <w:tab/>
            </w:r>
            <w:r w:rsidR="0043082A">
              <w:rPr>
                <w:noProof/>
                <w:webHidden/>
              </w:rPr>
              <w:fldChar w:fldCharType="begin"/>
            </w:r>
            <w:r w:rsidR="00914C59">
              <w:rPr>
                <w:noProof/>
                <w:webHidden/>
              </w:rPr>
              <w:instrText xml:space="preserve"> PAGEREF _Toc399455846 \h </w:instrText>
            </w:r>
            <w:r w:rsidR="0043082A">
              <w:rPr>
                <w:noProof/>
                <w:webHidden/>
              </w:rPr>
            </w:r>
            <w:r w:rsidR="0043082A">
              <w:rPr>
                <w:noProof/>
                <w:webHidden/>
              </w:rPr>
              <w:fldChar w:fldCharType="separate"/>
            </w:r>
            <w:r>
              <w:rPr>
                <w:noProof/>
                <w:webHidden/>
              </w:rPr>
              <w:t>40</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47" w:history="1">
            <w:r w:rsidR="00914C59" w:rsidRPr="0067123D">
              <w:rPr>
                <w:rStyle w:val="Hyperlink"/>
                <w:rFonts w:ascii="Times New Roman" w:hAnsi="Times New Roman" w:cs="Times New Roman"/>
                <w:b/>
                <w:noProof/>
              </w:rPr>
              <w:t>5.9</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quản lý danh sách </w:t>
            </w:r>
            <w:r w:rsidR="00914C59" w:rsidRPr="0067123D">
              <w:rPr>
                <w:rStyle w:val="Hyperlink"/>
                <w:rFonts w:ascii="Times New Roman" w:hAnsi="Times New Roman" w:cs="Times New Roman"/>
                <w:b/>
                <w:noProof/>
                <w:lang w:val="en-US"/>
              </w:rPr>
              <w:t xml:space="preserve">chủ nhà trọ và </w:t>
            </w:r>
            <w:r w:rsidR="00914C59" w:rsidRPr="0067123D">
              <w:rPr>
                <w:rStyle w:val="Hyperlink"/>
                <w:rFonts w:ascii="Times New Roman" w:hAnsi="Times New Roman" w:cs="Times New Roman"/>
                <w:b/>
                <w:noProof/>
              </w:rPr>
              <w:t>nhà trọ</w:t>
            </w:r>
            <w:r w:rsidR="00914C59">
              <w:rPr>
                <w:noProof/>
                <w:webHidden/>
              </w:rPr>
              <w:tab/>
            </w:r>
            <w:r w:rsidR="0043082A">
              <w:rPr>
                <w:noProof/>
                <w:webHidden/>
              </w:rPr>
              <w:fldChar w:fldCharType="begin"/>
            </w:r>
            <w:r w:rsidR="00914C59">
              <w:rPr>
                <w:noProof/>
                <w:webHidden/>
              </w:rPr>
              <w:instrText xml:space="preserve"> PAGEREF _Toc399455847 \h </w:instrText>
            </w:r>
            <w:r w:rsidR="0043082A">
              <w:rPr>
                <w:noProof/>
                <w:webHidden/>
              </w:rPr>
            </w:r>
            <w:r w:rsidR="0043082A">
              <w:rPr>
                <w:noProof/>
                <w:webHidden/>
              </w:rPr>
              <w:fldChar w:fldCharType="separate"/>
            </w:r>
            <w:r>
              <w:rPr>
                <w:noProof/>
                <w:webHidden/>
              </w:rPr>
              <w:t>47</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48" w:history="1">
            <w:r w:rsidR="00914C59" w:rsidRPr="0067123D">
              <w:rPr>
                <w:rStyle w:val="Hyperlink"/>
                <w:rFonts w:ascii="Times New Roman" w:hAnsi="Times New Roman" w:cs="Times New Roman"/>
                <w:b/>
                <w:noProof/>
              </w:rPr>
              <w:t>5.10</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người dùng</w:t>
            </w:r>
            <w:r w:rsidR="00914C59">
              <w:rPr>
                <w:noProof/>
                <w:webHidden/>
              </w:rPr>
              <w:tab/>
            </w:r>
            <w:r w:rsidR="0043082A">
              <w:rPr>
                <w:noProof/>
                <w:webHidden/>
              </w:rPr>
              <w:fldChar w:fldCharType="begin"/>
            </w:r>
            <w:r w:rsidR="00914C59">
              <w:rPr>
                <w:noProof/>
                <w:webHidden/>
              </w:rPr>
              <w:instrText xml:space="preserve"> PAGEREF _Toc399455848 \h </w:instrText>
            </w:r>
            <w:r w:rsidR="0043082A">
              <w:rPr>
                <w:noProof/>
                <w:webHidden/>
              </w:rPr>
            </w:r>
            <w:r w:rsidR="0043082A">
              <w:rPr>
                <w:noProof/>
                <w:webHidden/>
              </w:rPr>
              <w:fldChar w:fldCharType="separate"/>
            </w:r>
            <w:r>
              <w:rPr>
                <w:noProof/>
                <w:webHidden/>
              </w:rPr>
              <w:t>50</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49" w:history="1">
            <w:r w:rsidR="00914C59" w:rsidRPr="0067123D">
              <w:rPr>
                <w:rStyle w:val="Hyperlink"/>
                <w:rFonts w:ascii="Times New Roman" w:hAnsi="Times New Roman" w:cs="Times New Roman"/>
                <w:b/>
                <w:noProof/>
              </w:rPr>
              <w:t>5.11</w:t>
            </w:r>
            <w:r w:rsidR="00914C59">
              <w:rPr>
                <w:rFonts w:eastAsiaTheme="minorEastAsia"/>
                <w:noProof/>
                <w:lang w:eastAsia="vi-VN"/>
              </w:rPr>
              <w:tab/>
            </w:r>
            <w:r w:rsidR="00914C59" w:rsidRPr="0067123D">
              <w:rPr>
                <w:rStyle w:val="Hyperlink"/>
                <w:rFonts w:ascii="Times New Roman" w:hAnsi="Times New Roman" w:cs="Times New Roman"/>
                <w:b/>
                <w:noProof/>
              </w:rPr>
              <w:t>Chức năng bình luận</w:t>
            </w:r>
            <w:r w:rsidR="00914C59">
              <w:rPr>
                <w:noProof/>
                <w:webHidden/>
              </w:rPr>
              <w:tab/>
            </w:r>
            <w:r w:rsidR="0043082A">
              <w:rPr>
                <w:noProof/>
                <w:webHidden/>
              </w:rPr>
              <w:fldChar w:fldCharType="begin"/>
            </w:r>
            <w:r w:rsidR="00914C59">
              <w:rPr>
                <w:noProof/>
                <w:webHidden/>
              </w:rPr>
              <w:instrText xml:space="preserve"> PAGEREF _Toc399455849 \h </w:instrText>
            </w:r>
            <w:r w:rsidR="0043082A">
              <w:rPr>
                <w:noProof/>
                <w:webHidden/>
              </w:rPr>
            </w:r>
            <w:r w:rsidR="0043082A">
              <w:rPr>
                <w:noProof/>
                <w:webHidden/>
              </w:rPr>
              <w:fldChar w:fldCharType="separate"/>
            </w:r>
            <w:r>
              <w:rPr>
                <w:noProof/>
                <w:webHidden/>
              </w:rPr>
              <w:t>53</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50" w:history="1">
            <w:r w:rsidR="00914C59" w:rsidRPr="0067123D">
              <w:rPr>
                <w:rStyle w:val="Hyperlink"/>
                <w:rFonts w:ascii="Times New Roman" w:hAnsi="Times New Roman" w:cs="Times New Roman"/>
                <w:b/>
                <w:noProof/>
              </w:rPr>
              <w:t>5.12</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bình luận</w:t>
            </w:r>
            <w:r w:rsidR="00914C59">
              <w:rPr>
                <w:noProof/>
                <w:webHidden/>
              </w:rPr>
              <w:tab/>
            </w:r>
            <w:r w:rsidR="0043082A">
              <w:rPr>
                <w:noProof/>
                <w:webHidden/>
              </w:rPr>
              <w:fldChar w:fldCharType="begin"/>
            </w:r>
            <w:r w:rsidR="00914C59">
              <w:rPr>
                <w:noProof/>
                <w:webHidden/>
              </w:rPr>
              <w:instrText xml:space="preserve"> PAGEREF _Toc399455850 \h </w:instrText>
            </w:r>
            <w:r w:rsidR="0043082A">
              <w:rPr>
                <w:noProof/>
                <w:webHidden/>
              </w:rPr>
            </w:r>
            <w:r w:rsidR="0043082A">
              <w:rPr>
                <w:noProof/>
                <w:webHidden/>
              </w:rPr>
              <w:fldChar w:fldCharType="separate"/>
            </w:r>
            <w:r>
              <w:rPr>
                <w:noProof/>
                <w:webHidden/>
              </w:rPr>
              <w:t>55</w:t>
            </w:r>
            <w:r w:rsidR="0043082A">
              <w:rPr>
                <w:noProof/>
                <w:webHidden/>
              </w:rPr>
              <w:fldChar w:fldCharType="end"/>
            </w:r>
          </w:hyperlink>
        </w:p>
        <w:p w:rsidR="00914C59" w:rsidRDefault="00FD4762">
          <w:pPr>
            <w:pStyle w:val="TOC2"/>
            <w:tabs>
              <w:tab w:val="left" w:pos="880"/>
              <w:tab w:val="right" w:leader="dot" w:pos="9350"/>
            </w:tabs>
            <w:rPr>
              <w:rFonts w:eastAsiaTheme="minorEastAsia"/>
              <w:noProof/>
              <w:lang w:eastAsia="vi-VN"/>
            </w:rPr>
          </w:pPr>
          <w:hyperlink w:anchor="_Toc399455851" w:history="1">
            <w:r w:rsidR="00914C59" w:rsidRPr="0067123D">
              <w:rPr>
                <w:rStyle w:val="Hyperlink"/>
                <w:rFonts w:ascii="Times New Roman" w:hAnsi="Times New Roman" w:cs="Times New Roman"/>
                <w:b/>
                <w:noProof/>
              </w:rPr>
              <w:t>5.13</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đăng tin</w:t>
            </w:r>
            <w:r w:rsidR="00914C59">
              <w:rPr>
                <w:noProof/>
                <w:webHidden/>
              </w:rPr>
              <w:tab/>
            </w:r>
            <w:r w:rsidR="0043082A">
              <w:rPr>
                <w:noProof/>
                <w:webHidden/>
              </w:rPr>
              <w:fldChar w:fldCharType="begin"/>
            </w:r>
            <w:r w:rsidR="00914C59">
              <w:rPr>
                <w:noProof/>
                <w:webHidden/>
              </w:rPr>
              <w:instrText xml:space="preserve"> PAGEREF _Toc399455851 \h </w:instrText>
            </w:r>
            <w:r w:rsidR="0043082A">
              <w:rPr>
                <w:noProof/>
                <w:webHidden/>
              </w:rPr>
            </w:r>
            <w:r w:rsidR="0043082A">
              <w:rPr>
                <w:noProof/>
                <w:webHidden/>
              </w:rPr>
              <w:fldChar w:fldCharType="separate"/>
            </w:r>
            <w:r>
              <w:rPr>
                <w:noProof/>
                <w:webHidden/>
              </w:rPr>
              <w:t>58</w:t>
            </w:r>
            <w:r w:rsidR="0043082A">
              <w:rPr>
                <w:noProof/>
                <w:webHidden/>
              </w:rPr>
              <w:fldChar w:fldCharType="end"/>
            </w:r>
          </w:hyperlink>
        </w:p>
        <w:p w:rsidR="00914C59" w:rsidRDefault="00FD4762">
          <w:pPr>
            <w:pStyle w:val="TOC2"/>
            <w:tabs>
              <w:tab w:val="right" w:leader="dot" w:pos="9350"/>
            </w:tabs>
            <w:rPr>
              <w:rFonts w:eastAsiaTheme="minorEastAsia"/>
              <w:noProof/>
              <w:lang w:eastAsia="vi-VN"/>
            </w:rPr>
          </w:pPr>
          <w:hyperlink w:anchor="_Toc399455852" w:history="1">
            <w:r w:rsidR="00914C59" w:rsidRPr="0067123D">
              <w:rPr>
                <w:rStyle w:val="Hyperlink"/>
                <w:rFonts w:ascii="Times New Roman" w:hAnsi="Times New Roman" w:cs="Times New Roman"/>
                <w:b/>
                <w:noProof/>
              </w:rPr>
              <w:t>5.14</w:t>
            </w:r>
            <w:r w:rsidR="00B52C11">
              <w:rPr>
                <w:rStyle w:val="Hyperlink"/>
                <w:rFonts w:ascii="Times New Roman" w:hAnsi="Times New Roman" w:cs="Times New Roman"/>
                <w:b/>
                <w:noProof/>
                <w:lang w:val="en-US"/>
              </w:rPr>
              <w:t xml:space="preserve">    </w:t>
            </w:r>
            <w:r w:rsidR="00914C59" w:rsidRPr="0067123D">
              <w:rPr>
                <w:rStyle w:val="Hyperlink"/>
                <w:rFonts w:ascii="Times New Roman" w:hAnsi="Times New Roman" w:cs="Times New Roman"/>
                <w:b/>
                <w:noProof/>
              </w:rPr>
              <w:t xml:space="preserve"> Chức năng đăng tin</w:t>
            </w:r>
            <w:r w:rsidR="00914C59">
              <w:rPr>
                <w:noProof/>
                <w:webHidden/>
              </w:rPr>
              <w:tab/>
            </w:r>
            <w:r w:rsidR="0043082A">
              <w:rPr>
                <w:noProof/>
                <w:webHidden/>
              </w:rPr>
              <w:fldChar w:fldCharType="begin"/>
            </w:r>
            <w:r w:rsidR="00914C59">
              <w:rPr>
                <w:noProof/>
                <w:webHidden/>
              </w:rPr>
              <w:instrText xml:space="preserve"> PAGEREF _Toc399455852 \h </w:instrText>
            </w:r>
            <w:r w:rsidR="0043082A">
              <w:rPr>
                <w:noProof/>
                <w:webHidden/>
              </w:rPr>
            </w:r>
            <w:r w:rsidR="0043082A">
              <w:rPr>
                <w:noProof/>
                <w:webHidden/>
              </w:rPr>
              <w:fldChar w:fldCharType="separate"/>
            </w:r>
            <w:r>
              <w:rPr>
                <w:noProof/>
                <w:webHidden/>
              </w:rPr>
              <w:t>64</w:t>
            </w:r>
            <w:r w:rsidR="0043082A">
              <w:rPr>
                <w:noProof/>
                <w:webHidden/>
              </w:rPr>
              <w:fldChar w:fldCharType="end"/>
            </w:r>
          </w:hyperlink>
        </w:p>
        <w:p w:rsidR="00914C59" w:rsidRDefault="00FD4762">
          <w:pPr>
            <w:pStyle w:val="TOC2"/>
            <w:tabs>
              <w:tab w:val="right" w:leader="dot" w:pos="9350"/>
            </w:tabs>
            <w:rPr>
              <w:rFonts w:eastAsiaTheme="minorEastAsia"/>
              <w:noProof/>
              <w:lang w:eastAsia="vi-VN"/>
            </w:rPr>
          </w:pPr>
          <w:hyperlink w:anchor="_Toc399455853" w:history="1">
            <w:r w:rsidR="00914C59" w:rsidRPr="0067123D">
              <w:rPr>
                <w:rStyle w:val="Hyperlink"/>
                <w:rFonts w:ascii="Times New Roman" w:hAnsi="Times New Roman" w:cs="Times New Roman"/>
                <w:b/>
                <w:noProof/>
              </w:rPr>
              <w:t xml:space="preserve">5.15 </w:t>
            </w:r>
            <w:r w:rsidR="00B52C11">
              <w:rPr>
                <w:rStyle w:val="Hyperlink"/>
                <w:rFonts w:ascii="Times New Roman" w:hAnsi="Times New Roman" w:cs="Times New Roman"/>
                <w:b/>
                <w:noProof/>
                <w:lang w:val="en-US"/>
              </w:rPr>
              <w:t xml:space="preserve">    </w:t>
            </w:r>
            <w:r w:rsidR="00914C59" w:rsidRPr="0067123D">
              <w:rPr>
                <w:rStyle w:val="Hyperlink"/>
                <w:rFonts w:ascii="Times New Roman" w:hAnsi="Times New Roman" w:cs="Times New Roman"/>
                <w:b/>
                <w:noProof/>
              </w:rPr>
              <w:t>Cập nhật thông tin cá nhân</w:t>
            </w:r>
            <w:r w:rsidR="00914C59">
              <w:rPr>
                <w:noProof/>
                <w:webHidden/>
              </w:rPr>
              <w:tab/>
            </w:r>
            <w:r w:rsidR="0043082A">
              <w:rPr>
                <w:noProof/>
                <w:webHidden/>
              </w:rPr>
              <w:fldChar w:fldCharType="begin"/>
            </w:r>
            <w:r w:rsidR="00914C59">
              <w:rPr>
                <w:noProof/>
                <w:webHidden/>
              </w:rPr>
              <w:instrText xml:space="preserve"> PAGEREF _Toc399455853 \h </w:instrText>
            </w:r>
            <w:r w:rsidR="0043082A">
              <w:rPr>
                <w:noProof/>
                <w:webHidden/>
              </w:rPr>
            </w:r>
            <w:r w:rsidR="0043082A">
              <w:rPr>
                <w:noProof/>
                <w:webHidden/>
              </w:rPr>
              <w:fldChar w:fldCharType="separate"/>
            </w:r>
            <w:r>
              <w:rPr>
                <w:noProof/>
                <w:webHidden/>
              </w:rPr>
              <w:t>67</w:t>
            </w:r>
            <w:r w:rsidR="0043082A">
              <w:rPr>
                <w:noProof/>
                <w:webHidden/>
              </w:rPr>
              <w:fldChar w:fldCharType="end"/>
            </w:r>
          </w:hyperlink>
        </w:p>
        <w:p w:rsidR="00914C59" w:rsidRDefault="00FD4762">
          <w:pPr>
            <w:pStyle w:val="TOC1"/>
            <w:tabs>
              <w:tab w:val="left" w:pos="440"/>
              <w:tab w:val="right" w:leader="dot" w:pos="9350"/>
            </w:tabs>
            <w:rPr>
              <w:rFonts w:eastAsiaTheme="minorEastAsia"/>
              <w:noProof/>
              <w:lang w:eastAsia="vi-VN"/>
            </w:rPr>
          </w:pPr>
          <w:hyperlink w:anchor="_Toc399455854" w:history="1">
            <w:r w:rsidR="00914C59" w:rsidRPr="0067123D">
              <w:rPr>
                <w:rStyle w:val="Hyperlink"/>
                <w:rFonts w:ascii="Times New Roman" w:hAnsi="Times New Roman" w:cs="Times New Roman"/>
                <w:b/>
                <w:noProof/>
              </w:rPr>
              <w:t>6.</w:t>
            </w:r>
            <w:r w:rsidR="00914C59">
              <w:rPr>
                <w:rFonts w:eastAsiaTheme="minorEastAsia"/>
                <w:noProof/>
                <w:lang w:eastAsia="vi-VN"/>
              </w:rPr>
              <w:tab/>
            </w:r>
            <w:r w:rsidR="00914C59" w:rsidRPr="0067123D">
              <w:rPr>
                <w:rStyle w:val="Hyperlink"/>
                <w:rFonts w:ascii="Times New Roman" w:hAnsi="Times New Roman" w:cs="Times New Roman"/>
                <w:b/>
                <w:noProof/>
              </w:rPr>
              <w:t>Bảng tham khảo tới các yêu cầu</w:t>
            </w:r>
            <w:r w:rsidR="00914C59">
              <w:rPr>
                <w:noProof/>
                <w:webHidden/>
              </w:rPr>
              <w:tab/>
            </w:r>
            <w:r w:rsidR="0043082A">
              <w:rPr>
                <w:noProof/>
                <w:webHidden/>
              </w:rPr>
              <w:fldChar w:fldCharType="begin"/>
            </w:r>
            <w:r w:rsidR="00914C59">
              <w:rPr>
                <w:noProof/>
                <w:webHidden/>
              </w:rPr>
              <w:instrText xml:space="preserve"> PAGEREF _Toc399455854 \h </w:instrText>
            </w:r>
            <w:r w:rsidR="0043082A">
              <w:rPr>
                <w:noProof/>
                <w:webHidden/>
              </w:rPr>
            </w:r>
            <w:r w:rsidR="0043082A">
              <w:rPr>
                <w:noProof/>
                <w:webHidden/>
              </w:rPr>
              <w:fldChar w:fldCharType="separate"/>
            </w:r>
            <w:r>
              <w:rPr>
                <w:noProof/>
                <w:webHidden/>
              </w:rPr>
              <w:t>71</w:t>
            </w:r>
            <w:r w:rsidR="0043082A">
              <w:rPr>
                <w:noProof/>
                <w:webHidden/>
              </w:rPr>
              <w:fldChar w:fldCharType="end"/>
            </w:r>
          </w:hyperlink>
        </w:p>
        <w:p w:rsidR="00914C59" w:rsidRDefault="00FD4762">
          <w:pPr>
            <w:pStyle w:val="TOC1"/>
            <w:tabs>
              <w:tab w:val="left" w:pos="440"/>
              <w:tab w:val="right" w:leader="dot" w:pos="9350"/>
            </w:tabs>
            <w:rPr>
              <w:rFonts w:eastAsiaTheme="minorEastAsia"/>
              <w:noProof/>
              <w:lang w:eastAsia="vi-VN"/>
            </w:rPr>
          </w:pPr>
          <w:hyperlink w:anchor="_Toc399455855" w:history="1">
            <w:r w:rsidR="00914C59" w:rsidRPr="0067123D">
              <w:rPr>
                <w:rStyle w:val="Hyperlink"/>
                <w:rFonts w:ascii="Times New Roman" w:hAnsi="Times New Roman" w:cs="Times New Roman"/>
                <w:b/>
                <w:noProof/>
              </w:rPr>
              <w:t>7.</w:t>
            </w:r>
            <w:r w:rsidR="00914C59">
              <w:rPr>
                <w:rFonts w:eastAsiaTheme="minorEastAsia"/>
                <w:noProof/>
                <w:lang w:eastAsia="vi-VN"/>
              </w:rPr>
              <w:tab/>
            </w:r>
            <w:r w:rsidR="00914C59" w:rsidRPr="0067123D">
              <w:rPr>
                <w:rStyle w:val="Hyperlink"/>
                <w:rFonts w:ascii="Times New Roman" w:hAnsi="Times New Roman" w:cs="Times New Roman"/>
                <w:b/>
                <w:noProof/>
              </w:rPr>
              <w:t>Các phụ lục</w:t>
            </w:r>
            <w:r w:rsidR="00914C59">
              <w:rPr>
                <w:noProof/>
                <w:webHidden/>
              </w:rPr>
              <w:tab/>
            </w:r>
            <w:r w:rsidR="0043082A">
              <w:rPr>
                <w:noProof/>
                <w:webHidden/>
              </w:rPr>
              <w:fldChar w:fldCharType="begin"/>
            </w:r>
            <w:r w:rsidR="00914C59">
              <w:rPr>
                <w:noProof/>
                <w:webHidden/>
              </w:rPr>
              <w:instrText xml:space="preserve"> PAGEREF _Toc399455855 \h </w:instrText>
            </w:r>
            <w:r w:rsidR="0043082A">
              <w:rPr>
                <w:noProof/>
                <w:webHidden/>
              </w:rPr>
            </w:r>
            <w:r w:rsidR="0043082A">
              <w:rPr>
                <w:noProof/>
                <w:webHidden/>
              </w:rPr>
              <w:fldChar w:fldCharType="separate"/>
            </w:r>
            <w:r>
              <w:rPr>
                <w:noProof/>
                <w:webHidden/>
              </w:rPr>
              <w:t>72</w:t>
            </w:r>
            <w:r w:rsidR="0043082A">
              <w:rPr>
                <w:noProof/>
                <w:webHidden/>
              </w:rPr>
              <w:fldChar w:fldCharType="end"/>
            </w:r>
          </w:hyperlink>
        </w:p>
        <w:p w:rsidR="00183647" w:rsidRDefault="0043082A">
          <w:r>
            <w:rPr>
              <w:b/>
              <w:bCs/>
              <w:noProof/>
            </w:rPr>
            <w:fldChar w:fldCharType="end"/>
          </w:r>
        </w:p>
      </w:sdtContent>
    </w:sdt>
    <w:p w:rsidR="00183647" w:rsidRDefault="00183647">
      <w:pPr>
        <w:rPr>
          <w:rFonts w:ascii="Times New Roman" w:hAnsi="Times New Roman" w:cs="Times New Roman"/>
          <w:b/>
          <w:bCs/>
          <w:noProof/>
        </w:rPr>
      </w:pPr>
      <w:r>
        <w:rPr>
          <w:rFonts w:ascii="Times New Roman" w:hAnsi="Times New Roman" w:cs="Times New Roman"/>
          <w:b/>
          <w:bCs/>
          <w:noProof/>
        </w:rPr>
        <w:br w:type="page"/>
      </w:r>
    </w:p>
    <w:p w:rsidR="00DC5F51" w:rsidRDefault="00DC5F51">
      <w:pPr>
        <w:pStyle w:val="TOCHeading"/>
        <w:outlineLvl w:val="0"/>
        <w:rPr>
          <w:rFonts w:ascii="Times New Roman" w:hAnsi="Times New Roman" w:cs="Times New Roman"/>
          <w:sz w:val="36"/>
          <w:rPrChange w:id="1" w:author="theirs" w:date="2014-09-10T22:51:00Z">
            <w:rPr>
              <w:rFonts w:ascii="Arial" w:hAnsi="Arial" w:cs="Arial"/>
              <w:sz w:val="28"/>
              <w:szCs w:val="28"/>
            </w:rPr>
          </w:rPrChange>
        </w:rPr>
        <w:pPrChange w:id="2" w:author="theirs" w:date="2014-09-10T22:51:00Z">
          <w:pPr/>
        </w:pPrChange>
      </w:pPr>
    </w:p>
    <w:p w:rsidR="0050610C" w:rsidRPr="005F0E63" w:rsidRDefault="006D569C" w:rsidP="00252A54">
      <w:pPr>
        <w:pStyle w:val="Heading1"/>
        <w:rPr>
          <w:ins w:id="3" w:author="theirs" w:date="2014-09-10T22:51:00Z"/>
          <w:rFonts w:ascii="Times New Roman" w:hAnsi="Times New Roman" w:cs="Times New Roman"/>
          <w:b/>
          <w:color w:val="auto"/>
          <w:szCs w:val="28"/>
        </w:rPr>
      </w:pPr>
      <w:bookmarkStart w:id="4" w:name="_Toc398323421"/>
      <w:bookmarkStart w:id="5" w:name="_Toc399455823"/>
      <w:r w:rsidRPr="006D569C">
        <w:rPr>
          <w:rFonts w:ascii="Times New Roman" w:hAnsi="Times New Roman" w:cs="Times New Roman"/>
          <w:b/>
          <w:color w:val="auto"/>
          <w:szCs w:val="28"/>
          <w:lang w:val="en-US"/>
        </w:rPr>
        <w:t>T</w:t>
      </w:r>
      <w:ins w:id="6" w:author="theirs" w:date="2014-09-10T22:51:00Z">
        <w:r w:rsidR="0050610C" w:rsidRPr="005F0E63">
          <w:rPr>
            <w:rFonts w:ascii="Times New Roman" w:hAnsi="Times New Roman" w:cs="Times New Roman"/>
            <w:b/>
            <w:color w:val="auto"/>
            <w:szCs w:val="28"/>
          </w:rPr>
          <w:t>heo dõi phiên bản</w:t>
        </w:r>
        <w:bookmarkEnd w:id="4"/>
        <w:bookmarkEnd w:id="5"/>
      </w:ins>
    </w:p>
    <w:p w:rsidR="0050610C" w:rsidRPr="005F0E63" w:rsidRDefault="0050610C">
      <w:pPr>
        <w:rPr>
          <w:del w:id="7" w:author="theirs" w:date="2014-09-10T22:51:00Z"/>
          <w:rFonts w:ascii="Times New Roman" w:hAnsi="Times New Roman" w:cs="Times New Roman"/>
          <w:sz w:val="28"/>
          <w:szCs w:val="28"/>
        </w:rPr>
      </w:pPr>
      <w:del w:id="8"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9" w:author="theirs" w:date="2014-09-10T22:51:00Z">
            <w:rPr>
              <w:rFonts w:ascii="Arial" w:hAnsi="Arial" w:cs="Arial"/>
              <w:b/>
              <w:sz w:val="32"/>
              <w:szCs w:val="28"/>
            </w:rPr>
          </w:rPrChange>
        </w:rPr>
      </w:pPr>
      <w:del w:id="10" w:author="theirs" w:date="2014-09-10T22:51:00Z">
        <w:r w:rsidRPr="005F0E63">
          <w:rPr>
            <w:rFonts w:ascii="Times New Roman" w:hAnsi="Times New Roman" w:cs="Times New Roman"/>
            <w:b/>
            <w:sz w:val="32"/>
            <w:szCs w:val="28"/>
          </w:rPr>
          <w:delText>Theo dõi phiên bản</w:delText>
        </w:r>
      </w:del>
    </w:p>
    <w:tbl>
      <w:tblPr>
        <w:tblStyle w:val="GridTable41"/>
        <w:tblW w:w="0" w:type="auto"/>
        <w:tblLook w:val="04A0" w:firstRow="1" w:lastRow="0" w:firstColumn="1" w:lastColumn="0" w:noHBand="0" w:noVBand="1"/>
      </w:tblPr>
      <w:tblGrid>
        <w:gridCol w:w="2245"/>
        <w:gridCol w:w="1890"/>
        <w:gridCol w:w="2877"/>
        <w:gridCol w:w="2338"/>
      </w:tblGrid>
      <w:tr w:rsidR="006D569C" w:rsidTr="005C1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rsidR="006D569C" w:rsidRDefault="006D569C" w:rsidP="005C12C0">
            <w:pPr>
              <w:rPr>
                <w:rFonts w:ascii="Arial" w:hAnsi="Arial" w:cs="Arial"/>
                <w:b w:val="0"/>
                <w:sz w:val="32"/>
                <w:szCs w:val="28"/>
              </w:rPr>
            </w:pPr>
            <w:r>
              <w:rPr>
                <w:rFonts w:ascii="Arial" w:hAnsi="Arial" w:cs="Arial"/>
                <w:sz w:val="32"/>
                <w:szCs w:val="28"/>
              </w:rPr>
              <w:t>Tên</w:t>
            </w:r>
          </w:p>
        </w:tc>
        <w:tc>
          <w:tcPr>
            <w:tcW w:w="1890" w:type="dxa"/>
            <w:hideMark/>
          </w:tcPr>
          <w:p w:rsidR="006D569C" w:rsidRDefault="006D569C" w:rsidP="005C12C0">
            <w:pPr>
              <w:cnfStyle w:val="100000000000" w:firstRow="1" w:lastRow="0" w:firstColumn="0" w:lastColumn="0" w:oddVBand="0" w:evenVBand="0" w:oddHBand="0" w:evenHBand="0" w:firstRowFirstColumn="0" w:firstRowLastColumn="0" w:lastRowFirstColumn="0" w:lastRowLastColumn="0"/>
              <w:rPr>
                <w:rFonts w:ascii="Arial" w:hAnsi="Arial" w:cs="Arial"/>
                <w:b w:val="0"/>
                <w:sz w:val="32"/>
                <w:szCs w:val="28"/>
              </w:rPr>
            </w:pPr>
            <w:r>
              <w:rPr>
                <w:rFonts w:ascii="Arial" w:hAnsi="Arial" w:cs="Arial"/>
                <w:sz w:val="32"/>
                <w:szCs w:val="28"/>
              </w:rPr>
              <w:t>Ngày</w:t>
            </w:r>
          </w:p>
        </w:tc>
        <w:tc>
          <w:tcPr>
            <w:tcW w:w="2877" w:type="dxa"/>
            <w:hideMark/>
          </w:tcPr>
          <w:p w:rsidR="006D569C" w:rsidRDefault="006D569C" w:rsidP="005C12C0">
            <w:pPr>
              <w:cnfStyle w:val="100000000000" w:firstRow="1" w:lastRow="0" w:firstColumn="0" w:lastColumn="0" w:oddVBand="0" w:evenVBand="0" w:oddHBand="0" w:evenHBand="0" w:firstRowFirstColumn="0" w:firstRowLastColumn="0" w:lastRowFirstColumn="0" w:lastRowLastColumn="0"/>
              <w:rPr>
                <w:rFonts w:ascii="Arial" w:hAnsi="Arial" w:cs="Arial"/>
                <w:b w:val="0"/>
                <w:sz w:val="32"/>
                <w:szCs w:val="28"/>
              </w:rPr>
            </w:pPr>
            <w:r>
              <w:rPr>
                <w:rFonts w:ascii="Arial" w:hAnsi="Arial" w:cs="Arial"/>
                <w:sz w:val="32"/>
                <w:szCs w:val="28"/>
              </w:rPr>
              <w:t>Lý do thay đổi</w:t>
            </w:r>
          </w:p>
        </w:tc>
        <w:tc>
          <w:tcPr>
            <w:tcW w:w="2338" w:type="dxa"/>
            <w:hideMark/>
          </w:tcPr>
          <w:p w:rsidR="006D569C" w:rsidRDefault="006D569C" w:rsidP="005C12C0">
            <w:pPr>
              <w:cnfStyle w:val="100000000000" w:firstRow="1" w:lastRow="0" w:firstColumn="0" w:lastColumn="0" w:oddVBand="0" w:evenVBand="0" w:oddHBand="0" w:evenHBand="0" w:firstRowFirstColumn="0" w:firstRowLastColumn="0" w:lastRowFirstColumn="0" w:lastRowLastColumn="0"/>
              <w:rPr>
                <w:rFonts w:ascii="Arial" w:hAnsi="Arial" w:cs="Arial"/>
                <w:sz w:val="32"/>
                <w:szCs w:val="28"/>
              </w:rPr>
            </w:pPr>
            <w:r>
              <w:rPr>
                <w:rFonts w:ascii="Arial" w:hAnsi="Arial" w:cs="Arial"/>
                <w:sz w:val="32"/>
                <w:szCs w:val="28"/>
              </w:rPr>
              <w:t>Phiên bản</w:t>
            </w:r>
          </w:p>
        </w:tc>
      </w:tr>
      <w:tr w:rsidR="006D569C" w:rsidTr="005C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sz w:val="32"/>
                <w:szCs w:val="28"/>
                <w:lang w:val="en-US"/>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17/09/2014</w:t>
            </w: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Tạo mới</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1.0</w:t>
            </w:r>
          </w:p>
        </w:tc>
      </w:tr>
      <w:tr w:rsidR="006D569C" w:rsidTr="005C12C0">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b w:val="0"/>
                <w:sz w:val="32"/>
                <w:szCs w:val="28"/>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21/09/2014</w:t>
            </w: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Chỉnh sửa, bổ sung</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1.1</w:t>
            </w:r>
          </w:p>
        </w:tc>
      </w:tr>
      <w:tr w:rsidR="006D569C" w:rsidTr="005C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sz w:val="32"/>
                <w:szCs w:val="28"/>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24/09/2014</w:t>
            </w:r>
          </w:p>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Chỉnh sửa, bổ sung</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1.2</w:t>
            </w:r>
          </w:p>
        </w:tc>
      </w:tr>
      <w:tr w:rsidR="006D569C" w:rsidTr="005C12C0">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sz w:val="32"/>
                <w:szCs w:val="28"/>
                <w:lang w:val="en-US"/>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25/09/2014</w:t>
            </w: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Chỉnh sửa,  bổ sung</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1.3</w:t>
            </w:r>
          </w:p>
        </w:tc>
      </w:tr>
    </w:tbl>
    <w:p w:rsidR="0050610C" w:rsidRPr="005F0E63" w:rsidRDefault="0050610C" w:rsidP="0050610C">
      <w:pPr>
        <w:rPr>
          <w:rFonts w:ascii="Times New Roman" w:hAnsi="Times New Roman" w:cs="Times New Roman"/>
          <w:b/>
          <w:sz w:val="32"/>
          <w:szCs w:val="28"/>
        </w:rPr>
      </w:pPr>
    </w:p>
    <w:p w:rsidR="0025763B" w:rsidRPr="00183647" w:rsidRDefault="0050610C">
      <w:pPr>
        <w:rPr>
          <w:rFonts w:ascii="Times New Roman" w:hAnsi="Times New Roman" w:cs="Times New Roman"/>
          <w:b/>
          <w:sz w:val="32"/>
          <w:szCs w:val="28"/>
          <w:lang w:val="en-US"/>
        </w:rPr>
      </w:pPr>
      <w:r w:rsidRPr="005F0E63">
        <w:rPr>
          <w:rFonts w:ascii="Times New Roman" w:hAnsi="Times New Roman" w:cs="Times New Roman"/>
          <w:b/>
          <w:sz w:val="32"/>
          <w:szCs w:val="28"/>
        </w:rPr>
        <w:br w:type="page"/>
      </w:r>
    </w:p>
    <w:p w:rsidR="0050610C" w:rsidRPr="005F0E63" w:rsidRDefault="0050610C">
      <w:pPr>
        <w:rPr>
          <w:rFonts w:ascii="Times New Roman" w:hAnsi="Times New Roman" w:cs="Times New Roman"/>
          <w:b/>
          <w:sz w:val="32"/>
          <w:szCs w:val="28"/>
        </w:rPr>
      </w:pPr>
    </w:p>
    <w:p w:rsidR="00DC5F51" w:rsidRDefault="0050610C">
      <w:pPr>
        <w:pStyle w:val="ListParagraph"/>
        <w:numPr>
          <w:ilvl w:val="0"/>
          <w:numId w:val="1"/>
        </w:numPr>
        <w:outlineLvl w:val="0"/>
        <w:rPr>
          <w:rFonts w:ascii="Times New Roman" w:hAnsi="Times New Roman" w:cs="Times New Roman"/>
          <w:b/>
          <w:sz w:val="28"/>
          <w:szCs w:val="28"/>
        </w:rPr>
        <w:pPrChange w:id="11" w:author="theirs" w:date="2014-09-10T22:51:00Z">
          <w:pPr>
            <w:pStyle w:val="ListParagraph"/>
            <w:numPr>
              <w:numId w:val="1"/>
            </w:numPr>
            <w:ind w:hanging="360"/>
          </w:pPr>
        </w:pPrChange>
      </w:pPr>
      <w:bookmarkStart w:id="12" w:name="_Toc398323422"/>
      <w:bookmarkStart w:id="13" w:name="_Toc399455824"/>
      <w:r w:rsidRPr="005F0E63">
        <w:rPr>
          <w:rFonts w:ascii="Times New Roman" w:hAnsi="Times New Roman" w:cs="Times New Roman"/>
          <w:b/>
          <w:sz w:val="28"/>
          <w:szCs w:val="28"/>
        </w:rPr>
        <w:t>Giới thiệu</w:t>
      </w:r>
      <w:bookmarkEnd w:id="12"/>
      <w:bookmarkEnd w:id="13"/>
    </w:p>
    <w:p w:rsidR="00DC5F51" w:rsidRDefault="0050610C">
      <w:pPr>
        <w:pStyle w:val="ListParagraph"/>
        <w:numPr>
          <w:ilvl w:val="1"/>
          <w:numId w:val="2"/>
        </w:numPr>
        <w:outlineLvl w:val="1"/>
        <w:rPr>
          <w:rFonts w:ascii="Times New Roman" w:hAnsi="Times New Roman" w:cs="Times New Roman"/>
          <w:b/>
          <w:sz w:val="28"/>
          <w:szCs w:val="28"/>
        </w:rPr>
        <w:pPrChange w:id="14" w:author="theirs" w:date="2014-09-10T22:51:00Z">
          <w:pPr>
            <w:pStyle w:val="ListParagraph"/>
            <w:numPr>
              <w:ilvl w:val="1"/>
              <w:numId w:val="2"/>
            </w:numPr>
            <w:ind w:left="1440" w:hanging="720"/>
          </w:pPr>
        </w:pPrChange>
      </w:pPr>
      <w:bookmarkStart w:id="15" w:name="_Toc398323423"/>
      <w:bookmarkStart w:id="16" w:name="_Toc399455825"/>
      <w:r w:rsidRPr="005F0E63">
        <w:rPr>
          <w:rFonts w:ascii="Times New Roman" w:hAnsi="Times New Roman" w:cs="Times New Roman"/>
          <w:b/>
          <w:sz w:val="28"/>
          <w:szCs w:val="28"/>
        </w:rPr>
        <w:t>Mục đích</w:t>
      </w:r>
      <w:bookmarkEnd w:id="15"/>
      <w:bookmarkEnd w:id="16"/>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17" w:author="theirs" w:date="2014-09-10T22:51:00Z">
          <w:pPr>
            <w:pStyle w:val="ListParagraph"/>
            <w:numPr>
              <w:ilvl w:val="1"/>
              <w:numId w:val="2"/>
            </w:numPr>
            <w:ind w:left="1440" w:hanging="720"/>
          </w:pPr>
        </w:pPrChange>
      </w:pPr>
      <w:bookmarkStart w:id="18" w:name="_Toc398323424"/>
      <w:bookmarkStart w:id="19" w:name="_Toc399455826"/>
      <w:r w:rsidRPr="005F0E63">
        <w:rPr>
          <w:rFonts w:ascii="Times New Roman" w:hAnsi="Times New Roman" w:cs="Times New Roman"/>
          <w:b/>
          <w:sz w:val="28"/>
          <w:szCs w:val="28"/>
        </w:rPr>
        <w:t>Phạm vi</w:t>
      </w:r>
      <w:bookmarkEnd w:id="18"/>
      <w:bookmarkEnd w:id="19"/>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20" w:author="theirs" w:date="2014-09-10T22:51:00Z">
          <w:pPr>
            <w:pStyle w:val="ListParagraph"/>
            <w:numPr>
              <w:ilvl w:val="1"/>
              <w:numId w:val="2"/>
            </w:numPr>
            <w:ind w:left="1440" w:hanging="720"/>
          </w:pPr>
        </w:pPrChange>
      </w:pPr>
      <w:bookmarkStart w:id="21" w:name="_Toc398323425"/>
      <w:bookmarkStart w:id="22" w:name="_Toc399455827"/>
      <w:r w:rsidRPr="005F0E63">
        <w:rPr>
          <w:rFonts w:ascii="Times New Roman" w:hAnsi="Times New Roman" w:cs="Times New Roman"/>
          <w:b/>
          <w:sz w:val="28"/>
          <w:szCs w:val="28"/>
        </w:rPr>
        <w:t>Bảng chú giải thuật ngữ</w:t>
      </w:r>
      <w:bookmarkEnd w:id="21"/>
      <w:bookmarkEnd w:id="22"/>
    </w:p>
    <w:p w:rsidR="00D27215" w:rsidRDefault="00D27215" w:rsidP="009873DE">
      <w:pPr>
        <w:pStyle w:val="ListParagraph"/>
        <w:spacing w:after="0"/>
        <w:ind w:firstLine="72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Định nghĩa</w:t>
            </w:r>
          </w:p>
        </w:tc>
      </w:tr>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1</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MVC</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 xml:space="preserve">Model – View – Controller </w:t>
            </w:r>
          </w:p>
        </w:tc>
      </w:tr>
      <w:tr w:rsidR="00B03F26" w:rsidRPr="00A75C04" w:rsidTr="00B03F26">
        <w:tc>
          <w:tcPr>
            <w:tcW w:w="1620" w:type="dxa"/>
          </w:tcPr>
          <w:p w:rsidR="00B03F26" w:rsidRDefault="00B03F26" w:rsidP="009F6587">
            <w:pPr>
              <w:pStyle w:val="ListParagraph"/>
              <w:ind w:left="0"/>
              <w:rPr>
                <w:rFonts w:ascii="Arial" w:hAnsi="Arial" w:cs="Arial"/>
                <w:sz w:val="28"/>
                <w:szCs w:val="28"/>
              </w:rPr>
            </w:pPr>
            <w:r>
              <w:rPr>
                <w:rFonts w:ascii="Arial" w:hAnsi="Arial" w:cs="Arial"/>
                <w:sz w:val="28"/>
                <w:szCs w:val="28"/>
              </w:rPr>
              <w:t>2</w:t>
            </w:r>
          </w:p>
        </w:tc>
        <w:tc>
          <w:tcPr>
            <w:tcW w:w="4337" w:type="dxa"/>
          </w:tcPr>
          <w:p w:rsidR="00B03F26" w:rsidRDefault="00B03F26" w:rsidP="009F6587">
            <w:pPr>
              <w:pStyle w:val="ListParagraph"/>
              <w:ind w:left="0"/>
              <w:rPr>
                <w:rFonts w:ascii="Arial" w:hAnsi="Arial" w:cs="Arial"/>
                <w:sz w:val="28"/>
                <w:szCs w:val="28"/>
              </w:rPr>
            </w:pPr>
            <w:r>
              <w:rPr>
                <w:rFonts w:ascii="Arial" w:hAnsi="Arial" w:cs="Arial"/>
                <w:sz w:val="28"/>
                <w:szCs w:val="28"/>
              </w:rPr>
              <w:t>GUI</w:t>
            </w:r>
          </w:p>
        </w:tc>
        <w:tc>
          <w:tcPr>
            <w:tcW w:w="2565" w:type="dxa"/>
          </w:tcPr>
          <w:p w:rsidR="00B03F26" w:rsidRDefault="00B03F26" w:rsidP="009F6587">
            <w:pPr>
              <w:pStyle w:val="ListParagraph"/>
              <w:ind w:left="0"/>
              <w:rPr>
                <w:rFonts w:ascii="Arial" w:hAnsi="Arial" w:cs="Arial"/>
                <w:sz w:val="28"/>
                <w:szCs w:val="28"/>
              </w:rPr>
            </w:pPr>
            <w:r>
              <w:rPr>
                <w:rFonts w:ascii="Arial" w:hAnsi="Arial" w:cs="Arial"/>
                <w:sz w:val="28"/>
                <w:szCs w:val="28"/>
              </w:rPr>
              <w:t>Graphic User Interface</w:t>
            </w: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23" w:author="theirs" w:date="2014-09-10T22:51:00Z">
          <w:pPr>
            <w:pStyle w:val="ListParagraph"/>
            <w:numPr>
              <w:ilvl w:val="1"/>
              <w:numId w:val="2"/>
            </w:numPr>
            <w:ind w:left="1440" w:hanging="720"/>
          </w:pPr>
        </w:pPrChange>
      </w:pPr>
      <w:bookmarkStart w:id="24" w:name="_Toc398323426"/>
      <w:bookmarkStart w:id="25" w:name="_Toc399455828"/>
      <w:r w:rsidRPr="005F0E63">
        <w:rPr>
          <w:rFonts w:ascii="Times New Roman" w:hAnsi="Times New Roman" w:cs="Times New Roman"/>
          <w:b/>
          <w:sz w:val="28"/>
          <w:szCs w:val="28"/>
        </w:rPr>
        <w:t>Tài liệu tham khảo</w:t>
      </w:r>
      <w:bookmarkEnd w:id="24"/>
      <w:bookmarkEnd w:id="25"/>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6"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27" w:author="theirs" w:date="2014-09-10T22:51:00Z">
          <w:pPr>
            <w:pStyle w:val="ListParagraph"/>
            <w:numPr>
              <w:ilvl w:val="1"/>
              <w:numId w:val="2"/>
            </w:numPr>
            <w:ind w:left="1440" w:hanging="720"/>
          </w:pPr>
        </w:pPrChange>
      </w:pPr>
      <w:bookmarkStart w:id="28" w:name="_Toc398323427"/>
      <w:bookmarkStart w:id="29" w:name="_Toc399455829"/>
      <w:r w:rsidRPr="005F0E63">
        <w:rPr>
          <w:rFonts w:ascii="Times New Roman" w:hAnsi="Times New Roman" w:cs="Times New Roman"/>
          <w:b/>
          <w:sz w:val="28"/>
          <w:szCs w:val="28"/>
        </w:rPr>
        <w:t>Tổng quan về tài liệu</w:t>
      </w:r>
      <w:bookmarkEnd w:id="28"/>
      <w:bookmarkEnd w:id="29"/>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xml:space="preserve">: mô tả cấu trúc chương trình theo mô đun các mối quan hệ theo mô đun, sự phân </w:t>
      </w:r>
      <w:r w:rsidR="004C66A3" w:rsidRPr="005F0E63">
        <w:rPr>
          <w:rFonts w:ascii="Times New Roman" w:hAnsi="Times New Roman" w:cs="Times New Roman"/>
          <w:sz w:val="28"/>
          <w:szCs w:val="28"/>
        </w:rPr>
        <w:t>rã</w:t>
      </w:r>
      <w:r w:rsidRPr="005F0E63">
        <w:rPr>
          <w:rFonts w:ascii="Times New Roman" w:hAnsi="Times New Roman" w:cs="Times New Roman"/>
          <w:sz w:val="28"/>
          <w:szCs w:val="28"/>
        </w:rPr>
        <w:t>,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DC5F51" w:rsidRDefault="0050610C">
      <w:pPr>
        <w:pStyle w:val="ListParagraph"/>
        <w:numPr>
          <w:ilvl w:val="0"/>
          <w:numId w:val="1"/>
        </w:numPr>
        <w:jc w:val="both"/>
        <w:outlineLvl w:val="0"/>
        <w:rPr>
          <w:rFonts w:ascii="Times New Roman" w:hAnsi="Times New Roman" w:cs="Times New Roman"/>
          <w:b/>
          <w:sz w:val="28"/>
          <w:szCs w:val="28"/>
        </w:rPr>
        <w:pPrChange w:id="30" w:author="theirs" w:date="2014-09-10T22:51:00Z">
          <w:pPr>
            <w:pStyle w:val="ListParagraph"/>
            <w:numPr>
              <w:numId w:val="1"/>
            </w:numPr>
            <w:ind w:hanging="360"/>
            <w:jc w:val="both"/>
          </w:pPr>
        </w:pPrChange>
      </w:pPr>
      <w:bookmarkStart w:id="31" w:name="_Toc398323428"/>
      <w:bookmarkStart w:id="32" w:name="_Toc399455830"/>
      <w:r w:rsidRPr="005F0E63">
        <w:rPr>
          <w:rFonts w:ascii="Times New Roman" w:hAnsi="Times New Roman" w:cs="Times New Roman"/>
          <w:b/>
          <w:sz w:val="28"/>
          <w:szCs w:val="28"/>
        </w:rPr>
        <w:t>Tổng quan hệ thống</w:t>
      </w:r>
      <w:bookmarkEnd w:id="31"/>
      <w:bookmarkEnd w:id="32"/>
    </w:p>
    <w:p w:rsidR="0025763B" w:rsidRDefault="0025763B" w:rsidP="0025763B">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5763B" w:rsidRPr="0025763B" w:rsidRDefault="0025763B" w:rsidP="009F6587">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0A00B7" w:rsidRDefault="0025763B" w:rsidP="0025763B">
      <w:pPr>
        <w:pStyle w:val="ListParagraph"/>
        <w:autoSpaceDE w:val="0"/>
        <w:rPr>
          <w:rFonts w:ascii="Times New Roman" w:eastAsia="Times New Roman" w:hAnsi="Times New Roman" w:cs="Times New Roman"/>
          <w:color w:val="000000"/>
          <w:sz w:val="28"/>
          <w:szCs w:val="28"/>
          <w:lang w:val="en-US"/>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t>2.2</w:t>
      </w:r>
      <w:r>
        <w:rPr>
          <w:rFonts w:ascii="Times New Roman" w:eastAsia="Times New Roman" w:hAnsi="Times New Roman" w:cs="Times New Roman"/>
          <w:color w:val="000000"/>
          <w:sz w:val="28"/>
          <w:szCs w:val="28"/>
        </w:rPr>
        <w:tab/>
      </w:r>
      <w:r w:rsidR="000A00B7">
        <w:rPr>
          <w:rFonts w:ascii="Times New Roman" w:eastAsia="Times New Roman" w:hAnsi="Times New Roman" w:cs="Times New Roman"/>
          <w:color w:val="000000"/>
          <w:sz w:val="28"/>
          <w:szCs w:val="28"/>
        </w:rPr>
        <w:t>Các chức năng:</w:t>
      </w:r>
    </w:p>
    <w:p w:rsidR="00D92A2D" w:rsidRDefault="00D92A2D" w:rsidP="00D92A2D">
      <w:pPr>
        <w:autoSpaceDE w:val="0"/>
        <w:ind w:firstLine="720"/>
        <w:rPr>
          <w:rFonts w:ascii="Times New Roman" w:eastAsia="Times New Roman" w:hAnsi="Times New Roman" w:cs="Times New Roman"/>
          <w:color w:val="000000"/>
          <w:sz w:val="28"/>
          <w:szCs w:val="28"/>
          <w:lang w:val="en-US"/>
        </w:rPr>
      </w:pPr>
    </w:p>
    <w:p w:rsidR="0025763B" w:rsidRPr="000A00B7" w:rsidRDefault="0025763B" w:rsidP="00D92A2D">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lastRenderedPageBreak/>
        <w:t xml:space="preserve">Các chức năng mà khách tự do có thể sử dụng: </w:t>
      </w:r>
    </w:p>
    <w:p w:rsidR="0025763B" w:rsidRPr="00350692" w:rsidRDefault="0025763B" w:rsidP="00D92A2D">
      <w:pPr>
        <w:pStyle w:val="ListParagraph"/>
        <w:autoSpaceDE w:val="0"/>
        <w:spacing w:after="0"/>
        <w:ind w:firstLine="720"/>
        <w:rPr>
          <w:rFonts w:ascii="Times New Roman" w:eastAsia="Times New Roman" w:hAnsi="Times New Roman" w:cs="Times New Roman"/>
          <w:color w:val="000000"/>
          <w:sz w:val="28"/>
          <w:szCs w:val="28"/>
          <w:lang w:val="en-US"/>
        </w:rPr>
      </w:pPr>
      <w:r w:rsidRPr="0025763B">
        <w:rPr>
          <w:rFonts w:ascii="Arial" w:eastAsia="Arial" w:hAnsi="Arial" w:cs="Arial"/>
          <w:color w:val="000000"/>
          <w:sz w:val="28"/>
          <w:szCs w:val="28"/>
        </w:rPr>
        <w:t xml:space="preserve">- </w:t>
      </w:r>
      <w:r w:rsidR="00D92A2D">
        <w:rPr>
          <w:rFonts w:ascii="Arial" w:eastAsia="Arial" w:hAnsi="Arial" w:cs="Arial"/>
          <w:color w:val="000000"/>
          <w:sz w:val="28"/>
          <w:szCs w:val="28"/>
          <w:lang w:val="en-US"/>
        </w:rPr>
        <w:t xml:space="preserve"> </w:t>
      </w:r>
      <w:r w:rsidR="00214937">
        <w:rPr>
          <w:rFonts w:ascii="Times New Roman" w:eastAsia="Times New Roman" w:hAnsi="Times New Roman" w:cs="Times New Roman"/>
          <w:color w:val="000000"/>
          <w:sz w:val="28"/>
          <w:szCs w:val="28"/>
        </w:rPr>
        <w:t>Tìm kiếm nhà trọ</w:t>
      </w:r>
      <w:r w:rsidR="00350692">
        <w:rPr>
          <w:rFonts w:ascii="Times New Roman" w:eastAsia="Times New Roman" w:hAnsi="Times New Roman" w:cs="Times New Roman"/>
          <w:color w:val="000000"/>
          <w:sz w:val="28"/>
          <w:szCs w:val="28"/>
          <w:lang w:val="en-US"/>
        </w:rPr>
        <w:t>.</w:t>
      </w:r>
    </w:p>
    <w:p w:rsidR="003B2AA9" w:rsidRDefault="003B2AA9" w:rsidP="00D92A2D">
      <w:pPr>
        <w:pStyle w:val="ListParagraph"/>
        <w:autoSpaceDE w:val="0"/>
        <w:spacing w:after="0"/>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Đăng kí tài khoản</w:t>
      </w:r>
      <w:r w:rsidR="00350692">
        <w:rPr>
          <w:rFonts w:ascii="Times New Roman" w:eastAsia="Times New Roman" w:hAnsi="Times New Roman" w:cs="Times New Roman"/>
          <w:color w:val="000000"/>
          <w:sz w:val="28"/>
          <w:szCs w:val="28"/>
          <w:lang w:val="en-US"/>
        </w:rPr>
        <w:t>.</w:t>
      </w:r>
    </w:p>
    <w:p w:rsidR="003B2AA9" w:rsidRPr="003B2AA9" w:rsidRDefault="003B2AA9" w:rsidP="00D92A2D">
      <w:pPr>
        <w:pStyle w:val="ListParagraph"/>
        <w:autoSpaceDE w:val="0"/>
        <w:spacing w:after="0"/>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Xem tin đăng</w:t>
      </w:r>
      <w:r w:rsidR="00350692">
        <w:rPr>
          <w:rFonts w:ascii="Times New Roman" w:eastAsia="Times New Roman" w:hAnsi="Times New Roman" w:cs="Times New Roman"/>
          <w:color w:val="000000"/>
          <w:sz w:val="28"/>
          <w:szCs w:val="28"/>
          <w:lang w:val="en-US"/>
        </w:rPr>
        <w:t>.</w:t>
      </w:r>
    </w:p>
    <w:p w:rsidR="0025763B" w:rsidRPr="0025763B" w:rsidRDefault="0025763B" w:rsidP="0025763B">
      <w:pPr>
        <w:pStyle w:val="ListParagraph"/>
        <w:autoSpaceDE w:val="0"/>
        <w:rPr>
          <w:rFonts w:ascii="Times New Roman" w:eastAsia="Times New Roman" w:hAnsi="Times New Roman" w:cs="Times New Roman"/>
          <w:color w:val="000000"/>
          <w:sz w:val="28"/>
          <w:szCs w:val="28"/>
        </w:rPr>
      </w:pPr>
    </w:p>
    <w:p w:rsidR="0025763B" w:rsidRPr="000A00B7" w:rsidRDefault="0025763B" w:rsidP="00D92A2D">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t xml:space="preserve">Các chức năng thành viên có thể sử dụng: </w:t>
      </w:r>
    </w:p>
    <w:p w:rsidR="0025763B" w:rsidRDefault="0025763B" w:rsidP="00D92A2D">
      <w:pPr>
        <w:pStyle w:val="ListParagraph"/>
        <w:autoSpaceDE w:val="0"/>
        <w:spacing w:after="52"/>
        <w:ind w:firstLine="720"/>
        <w:rPr>
          <w:rFonts w:ascii="Times New Roman" w:eastAsia="Times New Roman" w:hAnsi="Times New Roman" w:cs="Times New Roman"/>
          <w:color w:val="000000"/>
          <w:sz w:val="28"/>
          <w:szCs w:val="28"/>
          <w:lang w:val="en-US"/>
        </w:rPr>
      </w:pPr>
      <w:r w:rsidRPr="0025763B">
        <w:rPr>
          <w:rFonts w:ascii="Arial" w:eastAsia="Arial" w:hAnsi="Arial" w:cs="Arial"/>
          <w:color w:val="000000"/>
          <w:sz w:val="28"/>
          <w:szCs w:val="28"/>
        </w:rPr>
        <w:t>-</w:t>
      </w:r>
      <w:r w:rsidR="00D92A2D">
        <w:rPr>
          <w:rFonts w:ascii="Arial" w:eastAsia="Arial" w:hAnsi="Arial" w:cs="Arial"/>
          <w:color w:val="000000"/>
          <w:sz w:val="28"/>
          <w:szCs w:val="28"/>
          <w:lang w:val="en-US"/>
        </w:rPr>
        <w:t xml:space="preserve"> </w:t>
      </w: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D24814" w:rsidRDefault="002B1930" w:rsidP="00D92A2D">
      <w:pPr>
        <w:pStyle w:val="ListParagraph"/>
        <w:autoSpaceDE w:val="0"/>
        <w:spacing w:after="52"/>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Thay đổi mậ</w:t>
      </w:r>
      <w:r w:rsidR="00D24814">
        <w:rPr>
          <w:rFonts w:ascii="Times New Roman" w:eastAsia="Times New Roman" w:hAnsi="Times New Roman" w:cs="Times New Roman"/>
          <w:color w:val="000000"/>
          <w:sz w:val="28"/>
          <w:szCs w:val="28"/>
          <w:lang w:val="en-US"/>
        </w:rPr>
        <w:t>t khẩu</w:t>
      </w:r>
      <w:r w:rsidR="00350692">
        <w:rPr>
          <w:rFonts w:ascii="Times New Roman" w:eastAsia="Times New Roman" w:hAnsi="Times New Roman" w:cs="Times New Roman"/>
          <w:color w:val="000000"/>
          <w:sz w:val="28"/>
          <w:szCs w:val="28"/>
          <w:lang w:val="en-US"/>
        </w:rPr>
        <w:t>.</w:t>
      </w:r>
    </w:p>
    <w:p w:rsidR="00BC4DF6" w:rsidRPr="00D24814" w:rsidRDefault="00BC4DF6" w:rsidP="00D92A2D">
      <w:pPr>
        <w:pStyle w:val="ListParagraph"/>
        <w:autoSpaceDE w:val="0"/>
        <w:spacing w:after="52"/>
        <w:ind w:firstLine="720"/>
        <w:rPr>
          <w:rFonts w:ascii="Arial" w:eastAsia="Arial" w:hAnsi="Arial" w:cs="Arial"/>
          <w:color w:val="000000"/>
          <w:sz w:val="28"/>
          <w:szCs w:val="28"/>
          <w:lang w:val="en-US"/>
        </w:rPr>
      </w:pPr>
      <w:r>
        <w:rPr>
          <w:rFonts w:ascii="Times New Roman" w:eastAsia="Times New Roman" w:hAnsi="Times New Roman" w:cs="Times New Roman"/>
          <w:color w:val="000000"/>
          <w:sz w:val="28"/>
          <w:szCs w:val="28"/>
          <w:lang w:val="en-US"/>
        </w:rPr>
        <w:t>-</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 xml:space="preserve"> Yêu cầu mật khẩu</w:t>
      </w:r>
      <w:r w:rsidR="00350692">
        <w:rPr>
          <w:rFonts w:ascii="Times New Roman" w:eastAsia="Times New Roman" w:hAnsi="Times New Roman" w:cs="Times New Roman"/>
          <w:color w:val="000000"/>
          <w:sz w:val="28"/>
          <w:szCs w:val="28"/>
          <w:lang w:val="en-US"/>
        </w:rPr>
        <w:t>.</w:t>
      </w:r>
    </w:p>
    <w:p w:rsidR="0025763B" w:rsidRPr="00350692" w:rsidRDefault="0025763B" w:rsidP="00D92A2D">
      <w:pPr>
        <w:pStyle w:val="ListParagraph"/>
        <w:autoSpaceDE w:val="0"/>
        <w:spacing w:after="52"/>
        <w:ind w:firstLine="720"/>
        <w:rPr>
          <w:rFonts w:ascii="Times New Roman" w:eastAsia="Times New Roman" w:hAnsi="Times New Roman" w:cs="Times New Roman"/>
          <w:color w:val="000000"/>
          <w:sz w:val="28"/>
          <w:szCs w:val="28"/>
          <w:lang w:val="en-US"/>
        </w:rPr>
      </w:pPr>
      <w:r w:rsidRPr="0025763B">
        <w:rPr>
          <w:rFonts w:ascii="Arial" w:eastAsia="Arial" w:hAnsi="Arial" w:cs="Arial"/>
          <w:color w:val="000000"/>
          <w:sz w:val="28"/>
          <w:szCs w:val="28"/>
        </w:rPr>
        <w:t>-</w:t>
      </w:r>
      <w:r w:rsidR="00D92A2D">
        <w:rPr>
          <w:rFonts w:ascii="Arial" w:eastAsia="Arial" w:hAnsi="Arial" w:cs="Arial"/>
          <w:color w:val="000000"/>
          <w:sz w:val="28"/>
          <w:szCs w:val="28"/>
          <w:lang w:val="en-US"/>
        </w:rPr>
        <w:t xml:space="preserve"> </w:t>
      </w:r>
      <w:r w:rsidRPr="0025763B">
        <w:rPr>
          <w:rFonts w:ascii="Arial" w:eastAsia="Arial" w:hAnsi="Arial" w:cs="Arial"/>
          <w:color w:val="000000"/>
          <w:sz w:val="28"/>
          <w:szCs w:val="28"/>
        </w:rPr>
        <w:t xml:space="preserve"> </w:t>
      </w:r>
      <w:r w:rsidR="00214937">
        <w:rPr>
          <w:rFonts w:ascii="Times New Roman" w:eastAsia="Times New Roman" w:hAnsi="Times New Roman" w:cs="Times New Roman"/>
          <w:color w:val="000000"/>
          <w:sz w:val="28"/>
          <w:szCs w:val="28"/>
        </w:rPr>
        <w:t>Tìm kiếm nhà trọ</w:t>
      </w:r>
      <w:r w:rsidR="00350692">
        <w:rPr>
          <w:rFonts w:ascii="Times New Roman" w:eastAsia="Times New Roman" w:hAnsi="Times New Roman" w:cs="Times New Roman"/>
          <w:color w:val="000000"/>
          <w:sz w:val="28"/>
          <w:szCs w:val="28"/>
          <w:lang w:val="en-US"/>
        </w:rPr>
        <w:t>.</w:t>
      </w:r>
    </w:p>
    <w:p w:rsidR="00ED6A2B" w:rsidRPr="00ED6A2B" w:rsidRDefault="00214937" w:rsidP="00D92A2D">
      <w:pPr>
        <w:pStyle w:val="ListParagraph"/>
        <w:autoSpaceDE w:val="0"/>
        <w:spacing w:after="52"/>
        <w:ind w:firstLine="720"/>
        <w:rPr>
          <w:rFonts w:ascii="Arial" w:eastAsia="Arial" w:hAnsi="Arial" w:cs="Arial"/>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Xem tin đăng</w:t>
      </w:r>
      <w:r w:rsidR="00350692">
        <w:rPr>
          <w:rFonts w:ascii="Times New Roman" w:eastAsia="Times New Roman" w:hAnsi="Times New Roman" w:cs="Times New Roman"/>
          <w:color w:val="000000"/>
          <w:sz w:val="28"/>
          <w:szCs w:val="28"/>
          <w:lang w:val="en-US"/>
        </w:rPr>
        <w:t>.</w:t>
      </w:r>
    </w:p>
    <w:p w:rsidR="0025763B" w:rsidRPr="00214937" w:rsidRDefault="0025763B" w:rsidP="00D92A2D">
      <w:pPr>
        <w:pStyle w:val="ListParagraph"/>
        <w:autoSpaceDE w:val="0"/>
        <w:spacing w:after="52"/>
        <w:ind w:firstLine="720"/>
        <w:rPr>
          <w:rFonts w:ascii="Arial" w:eastAsia="Arial" w:hAnsi="Arial" w:cs="Arial"/>
          <w:color w:val="000000"/>
          <w:sz w:val="28"/>
          <w:szCs w:val="28"/>
          <w:lang w:val="en-US"/>
        </w:rPr>
      </w:pPr>
      <w:r w:rsidRPr="0025763B">
        <w:rPr>
          <w:rFonts w:ascii="Arial" w:eastAsia="Arial" w:hAnsi="Arial" w:cs="Arial"/>
          <w:color w:val="000000"/>
          <w:sz w:val="28"/>
          <w:szCs w:val="28"/>
        </w:rPr>
        <w:t>-</w:t>
      </w:r>
      <w:r w:rsidR="00D92A2D">
        <w:rPr>
          <w:rFonts w:ascii="Arial" w:eastAsia="Arial" w:hAnsi="Arial" w:cs="Arial"/>
          <w:color w:val="000000"/>
          <w:sz w:val="28"/>
          <w:szCs w:val="28"/>
          <w:lang w:val="en-US"/>
        </w:rPr>
        <w:t xml:space="preserve"> </w:t>
      </w:r>
      <w:r w:rsidRPr="0025763B">
        <w:rPr>
          <w:rFonts w:ascii="Arial" w:eastAsia="Arial" w:hAnsi="Arial" w:cs="Arial"/>
          <w:color w:val="000000"/>
          <w:sz w:val="28"/>
          <w:szCs w:val="28"/>
        </w:rPr>
        <w:t xml:space="preserve"> </w:t>
      </w:r>
      <w:r w:rsidR="002F2FCF">
        <w:rPr>
          <w:rFonts w:ascii="Times New Roman" w:eastAsia="Times New Roman" w:hAnsi="Times New Roman" w:cs="Times New Roman"/>
          <w:color w:val="000000"/>
          <w:sz w:val="28"/>
          <w:szCs w:val="28"/>
          <w:lang w:val="en-US"/>
        </w:rPr>
        <w:t>Đánh giá, bình luận</w:t>
      </w:r>
      <w:r w:rsidR="00214937">
        <w:rPr>
          <w:rFonts w:ascii="Times New Roman" w:eastAsia="Times New Roman" w:hAnsi="Times New Roman" w:cs="Times New Roman"/>
          <w:color w:val="000000"/>
          <w:sz w:val="28"/>
          <w:szCs w:val="28"/>
        </w:rPr>
        <w:t>.</w:t>
      </w:r>
    </w:p>
    <w:p w:rsidR="0025763B" w:rsidRPr="00350692" w:rsidRDefault="0025763B" w:rsidP="00D92A2D">
      <w:pPr>
        <w:pStyle w:val="ListParagraph"/>
        <w:autoSpaceDE w:val="0"/>
        <w:spacing w:after="0"/>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00350692">
        <w:rPr>
          <w:rFonts w:ascii="Times New Roman" w:eastAsia="Times New Roman" w:hAnsi="Times New Roman" w:cs="Times New Roman"/>
          <w:sz w:val="28"/>
          <w:szCs w:val="28"/>
          <w:lang w:val="en-US"/>
        </w:rPr>
        <w:t>Cập nhật thông tin tài khoản.</w:t>
      </w:r>
    </w:p>
    <w:p w:rsidR="0025763B" w:rsidRPr="000A00B7" w:rsidRDefault="0025763B" w:rsidP="00D92A2D">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chủ nhà trọ có thể sử dụng: </w:t>
      </w:r>
    </w:p>
    <w:p w:rsidR="0025763B" w:rsidRDefault="0025763B" w:rsidP="00D92A2D">
      <w:pPr>
        <w:pStyle w:val="ListParagraph"/>
        <w:autoSpaceDE w:val="0"/>
        <w:spacing w:after="55"/>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Đăng nhập, đăng xuất. </w:t>
      </w:r>
    </w:p>
    <w:p w:rsidR="002B1930" w:rsidRDefault="002B1930" w:rsidP="00D92A2D">
      <w:pPr>
        <w:pStyle w:val="ListParagraph"/>
        <w:autoSpaceDE w:val="0"/>
        <w:spacing w:after="55"/>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Thay đổi mật khẩu.</w:t>
      </w:r>
    </w:p>
    <w:p w:rsidR="002B1930" w:rsidRPr="002B1930" w:rsidRDefault="002B1930" w:rsidP="00D92A2D">
      <w:pPr>
        <w:pStyle w:val="ListParagraph"/>
        <w:autoSpaceDE w:val="0"/>
        <w:spacing w:after="55"/>
        <w:ind w:firstLine="720"/>
        <w:rPr>
          <w:rFonts w:ascii="Arial" w:eastAsia="Arial" w:hAnsi="Arial" w:cs="Arial"/>
          <w:sz w:val="28"/>
          <w:szCs w:val="28"/>
          <w:lang w:val="en-US"/>
        </w:rPr>
      </w:pPr>
      <w:r>
        <w:rPr>
          <w:rFonts w:ascii="Times New Roman" w:eastAsia="Times New Roman" w:hAnsi="Times New Roman" w:cs="Times New Roman"/>
          <w:sz w:val="28"/>
          <w:szCs w:val="28"/>
          <w:lang w:val="en-US"/>
        </w:rPr>
        <w:t>-</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Yêu cầu mật khẩu.</w:t>
      </w:r>
    </w:p>
    <w:p w:rsidR="0025763B" w:rsidRPr="0025763B" w:rsidRDefault="0025763B" w:rsidP="00D92A2D">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D92A2D">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w:t>
      </w:r>
      <w:r w:rsidR="00350692">
        <w:rPr>
          <w:rFonts w:ascii="Times New Roman" w:eastAsia="Times New Roman" w:hAnsi="Times New Roman" w:cs="Times New Roman"/>
          <w:sz w:val="28"/>
          <w:szCs w:val="28"/>
          <w:lang w:val="en-US"/>
        </w:rPr>
        <w:t>tin đăng</w:t>
      </w:r>
      <w:r w:rsidRPr="0025763B">
        <w:rPr>
          <w:rFonts w:ascii="Times New Roman" w:eastAsia="Times New Roman" w:hAnsi="Times New Roman" w:cs="Times New Roman"/>
          <w:sz w:val="28"/>
          <w:szCs w:val="28"/>
        </w:rPr>
        <w:t xml:space="preserve">. </w:t>
      </w:r>
    </w:p>
    <w:p w:rsidR="0025763B" w:rsidRDefault="0025763B" w:rsidP="00D92A2D">
      <w:pPr>
        <w:pStyle w:val="ListParagraph"/>
        <w:autoSpaceDE w:val="0"/>
        <w:spacing w:after="0"/>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Cập nhật</w:t>
      </w:r>
      <w:r w:rsidR="00350692">
        <w:rPr>
          <w:rFonts w:ascii="Times New Roman" w:eastAsia="Times New Roman" w:hAnsi="Times New Roman" w:cs="Times New Roman"/>
          <w:sz w:val="28"/>
          <w:szCs w:val="28"/>
          <w:lang w:val="en-US"/>
        </w:rPr>
        <w:t xml:space="preserve"> thông tin tài khoản</w:t>
      </w:r>
      <w:r w:rsidRPr="0025763B">
        <w:rPr>
          <w:rFonts w:ascii="Times New Roman" w:eastAsia="Times New Roman" w:hAnsi="Times New Roman" w:cs="Times New Roman"/>
          <w:sz w:val="28"/>
          <w:szCs w:val="28"/>
        </w:rPr>
        <w:t xml:space="preserve">. </w:t>
      </w:r>
    </w:p>
    <w:p w:rsidR="002B1930" w:rsidRDefault="002B1930" w:rsidP="00D92A2D">
      <w:pPr>
        <w:pStyle w:val="ListParagraph"/>
        <w:autoSpaceDE w:val="0"/>
        <w:spacing w:after="0"/>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Đánh giá, bình luận.</w:t>
      </w:r>
    </w:p>
    <w:p w:rsidR="0025763B" w:rsidRPr="000A00B7" w:rsidRDefault="0025763B" w:rsidP="005122CF">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quản trị website có thể sử dụng: </w:t>
      </w:r>
    </w:p>
    <w:p w:rsidR="0025763B" w:rsidRDefault="0025763B" w:rsidP="00D92A2D">
      <w:pPr>
        <w:pStyle w:val="ListParagraph"/>
        <w:autoSpaceDE w:val="0"/>
        <w:spacing w:after="53"/>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Đăng nhập, đăng xuất. </w:t>
      </w:r>
    </w:p>
    <w:p w:rsidR="002B1930" w:rsidRDefault="002B1930" w:rsidP="00D92A2D">
      <w:pPr>
        <w:pStyle w:val="ListParagraph"/>
        <w:autoSpaceDE w:val="0"/>
        <w:spacing w:after="53"/>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Thay đổi mật khẩu.</w:t>
      </w:r>
    </w:p>
    <w:p w:rsidR="002B1930" w:rsidRDefault="002B1930" w:rsidP="00D92A2D">
      <w:pPr>
        <w:pStyle w:val="ListParagraph"/>
        <w:autoSpaceDE w:val="0"/>
        <w:spacing w:after="53"/>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Yêu cầu mật khẩu.</w:t>
      </w:r>
    </w:p>
    <w:p w:rsidR="00582673" w:rsidRPr="002B1930" w:rsidRDefault="00582673" w:rsidP="00D92A2D">
      <w:pPr>
        <w:pStyle w:val="ListParagraph"/>
        <w:autoSpaceDE w:val="0"/>
        <w:spacing w:after="53"/>
        <w:ind w:firstLine="720"/>
        <w:rPr>
          <w:rFonts w:ascii="Arial" w:eastAsia="Arial" w:hAnsi="Arial" w:cs="Arial"/>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Cập nhật thông tin tài khoản</w:t>
      </w:r>
    </w:p>
    <w:p w:rsidR="0025763B" w:rsidRPr="0025763B" w:rsidRDefault="0025763B" w:rsidP="00D92A2D">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5763B" w:rsidRPr="0025763B" w:rsidRDefault="0025763B" w:rsidP="00D92A2D">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Quản lý đăng tin. </w:t>
      </w:r>
    </w:p>
    <w:p w:rsidR="0025763B" w:rsidRPr="0025763B" w:rsidRDefault="0025763B" w:rsidP="00D92A2D">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Quản lý danh sách thành viên. </w:t>
      </w:r>
    </w:p>
    <w:p w:rsidR="0025763B" w:rsidRPr="00BC2F53" w:rsidRDefault="0025763B" w:rsidP="00D92A2D">
      <w:pPr>
        <w:pStyle w:val="ListParagraph"/>
        <w:autoSpaceDE w:val="0"/>
        <w:spacing w:after="53"/>
        <w:ind w:firstLine="720"/>
        <w:rPr>
          <w:rFonts w:ascii="Arial" w:eastAsia="Arial" w:hAnsi="Arial" w:cs="Arial"/>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Tìm kiếm nhà trọ </w:t>
      </w:r>
    </w:p>
    <w:p w:rsidR="0025763B" w:rsidRDefault="009F6587" w:rsidP="0025763B">
      <w:pPr>
        <w:pStyle w:val="ListParagraph"/>
        <w:autoSpaceDE w:val="0"/>
        <w:rPr>
          <w:rFonts w:ascii="Times New Roman" w:eastAsia="Times New Roman" w:hAnsi="Times New Roman" w:cs="Times New Roman"/>
          <w:color w:val="000000"/>
          <w:sz w:val="28"/>
          <w:szCs w:val="28"/>
        </w:rPr>
      </w:pPr>
      <w:r w:rsidRPr="00183647">
        <w:rPr>
          <w:rFonts w:ascii="Times New Roman" w:eastAsia="Times New Roman" w:hAnsi="Times New Roman" w:cs="Times New Roman"/>
          <w:color w:val="000000"/>
          <w:sz w:val="28"/>
          <w:szCs w:val="28"/>
        </w:rPr>
        <w:t>2.</w:t>
      </w:r>
      <w:r w:rsidR="0025763B"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0025763B" w:rsidRPr="0025763B">
        <w:rPr>
          <w:rFonts w:ascii="Times New Roman" w:eastAsia="Times New Roman" w:hAnsi="Times New Roman" w:cs="Times New Roman"/>
          <w:color w:val="000000"/>
          <w:sz w:val="28"/>
          <w:szCs w:val="28"/>
        </w:rPr>
        <w:t xml:space="preserve">Môi trường vận hành: </w:t>
      </w:r>
    </w:p>
    <w:p w:rsidR="0025763B" w:rsidRDefault="0025763B" w:rsidP="004B7E15">
      <w:pPr>
        <w:pStyle w:val="ListParagraph"/>
        <w:autoSpaceDE w:val="0"/>
        <w:ind w:firstLine="72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w:t>
      </w:r>
      <w:r w:rsidR="004C66A3" w:rsidRPr="0025763B">
        <w:rPr>
          <w:rFonts w:ascii="Times New Roman" w:eastAsia="Times New Roman" w:hAnsi="Times New Roman" w:cs="Times New Roman"/>
          <w:color w:val="000000"/>
          <w:sz w:val="28"/>
          <w:szCs w:val="28"/>
        </w:rPr>
        <w:t>Cốc</w:t>
      </w:r>
      <w:r w:rsidRPr="0025763B">
        <w:rPr>
          <w:rFonts w:ascii="Times New Roman" w:eastAsia="Times New Roman" w:hAnsi="Times New Roman" w:cs="Times New Roman"/>
          <w:color w:val="000000"/>
          <w:sz w:val="28"/>
          <w:szCs w:val="28"/>
        </w:rPr>
        <w:t xml:space="preserve">... </w:t>
      </w:r>
    </w:p>
    <w:p w:rsidR="000B14F6" w:rsidRPr="005F0E63" w:rsidRDefault="000B14F6" w:rsidP="000B14F6">
      <w:pPr>
        <w:pStyle w:val="ListParagraph"/>
        <w:jc w:val="both"/>
        <w:rPr>
          <w:rFonts w:ascii="Times New Roman" w:hAnsi="Times New Roman" w:cs="Times New Roman"/>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33" w:author="theirs" w:date="2014-09-10T22:51:00Z">
          <w:pPr>
            <w:pStyle w:val="ListParagraph"/>
            <w:numPr>
              <w:numId w:val="1"/>
            </w:numPr>
            <w:ind w:hanging="360"/>
          </w:pPr>
        </w:pPrChange>
      </w:pPr>
      <w:bookmarkStart w:id="34" w:name="_Toc398323431"/>
      <w:bookmarkStart w:id="35" w:name="_Toc399455831"/>
      <w:r w:rsidRPr="005F0E63">
        <w:rPr>
          <w:rFonts w:ascii="Times New Roman" w:hAnsi="Times New Roman" w:cs="Times New Roman"/>
          <w:b/>
          <w:sz w:val="28"/>
          <w:szCs w:val="28"/>
        </w:rPr>
        <w:t>Kiến trúc hệ thống</w:t>
      </w:r>
      <w:bookmarkEnd w:id="34"/>
      <w:bookmarkEnd w:id="35"/>
    </w:p>
    <w:p w:rsidR="00DC5F51" w:rsidRDefault="0043082A">
      <w:pPr>
        <w:pStyle w:val="Heading2"/>
        <w:ind w:firstLine="720"/>
        <w:rPr>
          <w:rFonts w:ascii="Times New Roman" w:hAnsi="Times New Roman" w:cs="Times New Roman"/>
          <w:b/>
          <w:sz w:val="28"/>
          <w:szCs w:val="28"/>
          <w:lang w:val="en-US"/>
        </w:rPr>
        <w:pPrChange w:id="36" w:author="theirs" w:date="2014-09-10T22:51:00Z">
          <w:pPr>
            <w:ind w:left="720"/>
          </w:pPr>
        </w:pPrChange>
      </w:pPr>
      <w:bookmarkStart w:id="37" w:name="_Toc398323432"/>
      <w:bookmarkStart w:id="38" w:name="_Toc399455832"/>
      <w:r w:rsidRPr="0043082A">
        <w:rPr>
          <w:rFonts w:ascii="Times New Roman" w:hAnsi="Times New Roman" w:cs="Times New Roman"/>
          <w:b/>
          <w:color w:val="auto"/>
          <w:sz w:val="28"/>
          <w:szCs w:val="28"/>
          <w:rPrChange w:id="39" w:author="theirs" w:date="2014-09-10T22:51:00Z">
            <w:rPr>
              <w:rFonts w:ascii="Arial" w:hAnsi="Arial" w:cs="Arial"/>
              <w:b/>
              <w:sz w:val="32"/>
              <w:szCs w:val="28"/>
            </w:rPr>
          </w:rPrChange>
        </w:rPr>
        <w:t>3.1</w:t>
      </w:r>
      <w:r w:rsidRPr="0043082A">
        <w:rPr>
          <w:rFonts w:ascii="Times New Roman" w:hAnsi="Times New Roman" w:cs="Times New Roman"/>
          <w:b/>
          <w:color w:val="auto"/>
          <w:sz w:val="28"/>
          <w:szCs w:val="28"/>
          <w:rPrChange w:id="40" w:author="theirs" w:date="2014-09-10T22:51:00Z">
            <w:rPr>
              <w:rFonts w:ascii="Arial" w:hAnsi="Arial" w:cs="Arial"/>
              <w:b/>
              <w:sz w:val="32"/>
              <w:szCs w:val="28"/>
            </w:rPr>
          </w:rPrChange>
        </w:rPr>
        <w:tab/>
        <w:t>Thiết kế kiến trúc</w:t>
      </w:r>
      <w:bookmarkEnd w:id="37"/>
      <w:bookmarkEnd w:id="38"/>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7C7CC3">
      <w:pPr>
        <w:ind w:left="720" w:firstLine="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7">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r>
      <w:r w:rsidR="007C7CC3">
        <w:rPr>
          <w:rFonts w:ascii="Times New Roman" w:hAnsi="Times New Roman" w:cs="Times New Roman"/>
          <w:sz w:val="28"/>
          <w:szCs w:val="28"/>
          <w:lang w:val="en-US"/>
        </w:rPr>
        <w:tab/>
      </w:r>
      <w:r w:rsidRPr="005F0E63">
        <w:rPr>
          <w:rFonts w:ascii="Times New Roman" w:hAnsi="Times New Roman" w:cs="Times New Roman"/>
          <w:sz w:val="28"/>
          <w:szCs w:val="28"/>
        </w:rPr>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r>
      <w:r w:rsidR="007C7CC3">
        <w:rPr>
          <w:rFonts w:ascii="Times New Roman" w:hAnsi="Times New Roman" w:cs="Times New Roman"/>
          <w:sz w:val="28"/>
          <w:szCs w:val="28"/>
          <w:lang w:val="en-US"/>
        </w:rPr>
        <w:tab/>
      </w:r>
      <w:r w:rsidRPr="005F0E63">
        <w:rPr>
          <w:rFonts w:ascii="Times New Roman" w:hAnsi="Times New Roman" w:cs="Times New Roman"/>
          <w:sz w:val="28"/>
          <w:szCs w:val="28"/>
        </w:rPr>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r>
      <w:r w:rsidR="007C7CC3">
        <w:rPr>
          <w:rFonts w:ascii="Times New Roman" w:hAnsi="Times New Roman" w:cs="Times New Roman"/>
          <w:sz w:val="28"/>
          <w:szCs w:val="28"/>
          <w:lang w:val="en-US"/>
        </w:rPr>
        <w:tab/>
      </w:r>
      <w:r w:rsidRPr="005F0E63">
        <w:rPr>
          <w:rFonts w:ascii="Times New Roman" w:hAnsi="Times New Roman" w:cs="Times New Roman"/>
          <w:sz w:val="28"/>
          <w:szCs w:val="28"/>
        </w:rPr>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7C7CC3">
      <w:pPr>
        <w:ind w:left="720" w:firstLine="720"/>
        <w:jc w:val="both"/>
        <w:rPr>
          <w:rFonts w:ascii="Times New Roman" w:hAnsi="Times New Roman" w:cs="Times New Roman"/>
          <w:sz w:val="28"/>
          <w:szCs w:val="28"/>
        </w:rPr>
      </w:pPr>
      <w:r w:rsidRPr="005F0E63">
        <w:rPr>
          <w:rFonts w:ascii="Times New Roman" w:hAnsi="Times New Roman" w:cs="Times New Roman"/>
          <w:bCs/>
          <w:sz w:val="28"/>
          <w:szCs w:val="28"/>
        </w:rPr>
        <w:lastRenderedPageBreak/>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598336" behindDoc="0" locked="0" layoutInCell="1" allowOverlap="1">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8">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312AA2" w:rsidRDefault="000628D7" w:rsidP="00A60CF7">
      <w:pPr>
        <w:pStyle w:val="ListParagraph"/>
        <w:ind w:left="709" w:firstLine="709"/>
        <w:jc w:val="both"/>
        <w:rPr>
          <w:rFonts w:ascii="Times New Roman" w:hAnsi="Times New Roman" w:cs="Times New Roman"/>
          <w:sz w:val="28"/>
          <w:szCs w:val="28"/>
        </w:rPr>
      </w:pPr>
      <w:r w:rsidRPr="00312AA2">
        <w:rPr>
          <w:rFonts w:ascii="Times New Roman" w:hAnsi="Times New Roman" w:cs="Times New Roman"/>
          <w:sz w:val="28"/>
          <w:szCs w:val="28"/>
        </w:rPr>
        <w:t>Mô hình 3 lớp được cấu thành từ: </w:t>
      </w:r>
      <w:r w:rsidRPr="00312AA2">
        <w:rPr>
          <w:rFonts w:ascii="Times New Roman" w:hAnsi="Times New Roman" w:cs="Times New Roman"/>
          <w:bCs/>
          <w:sz w:val="28"/>
          <w:szCs w:val="28"/>
        </w:rPr>
        <w:t>Presentation Layers</w:t>
      </w:r>
      <w:r w:rsidRPr="00312AA2">
        <w:rPr>
          <w:rFonts w:ascii="Times New Roman" w:hAnsi="Times New Roman" w:cs="Times New Roman"/>
          <w:sz w:val="28"/>
          <w:szCs w:val="28"/>
        </w:rPr>
        <w:t>, </w:t>
      </w:r>
      <w:r w:rsidRPr="00312AA2">
        <w:rPr>
          <w:rFonts w:ascii="Times New Roman" w:hAnsi="Times New Roman" w:cs="Times New Roman"/>
          <w:bCs/>
          <w:sz w:val="28"/>
          <w:szCs w:val="28"/>
        </w:rPr>
        <w:t>Business Layers</w:t>
      </w:r>
      <w:r w:rsidRPr="00312AA2">
        <w:rPr>
          <w:rFonts w:ascii="Times New Roman" w:hAnsi="Times New Roman" w:cs="Times New Roman"/>
          <w:sz w:val="28"/>
          <w:szCs w:val="28"/>
        </w:rPr>
        <w:t>, và </w:t>
      </w:r>
      <w:r w:rsidRPr="00312AA2">
        <w:rPr>
          <w:rFonts w:ascii="Times New Roman" w:hAnsi="Times New Roman" w:cs="Times New Roman"/>
          <w:bCs/>
          <w:sz w:val="28"/>
          <w:szCs w:val="28"/>
        </w:rPr>
        <w:t>Data Layers</w:t>
      </w:r>
      <w:r w:rsidRPr="00312AA2">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312AA2" w:rsidRPr="00312AA2" w:rsidRDefault="000628D7" w:rsidP="00A60CF7">
      <w:pPr>
        <w:pStyle w:val="ListParagraph"/>
        <w:ind w:left="709" w:firstLine="731"/>
        <w:jc w:val="both"/>
        <w:rPr>
          <w:rFonts w:ascii="Times New Roman" w:hAnsi="Times New Roman" w:cs="Times New Roman"/>
          <w:sz w:val="28"/>
          <w:szCs w:val="28"/>
        </w:rPr>
      </w:pPr>
      <w:r w:rsidRPr="00312AA2">
        <w:rPr>
          <w:rFonts w:ascii="Times New Roman" w:hAnsi="Times New Roman" w:cs="Times New Roman"/>
          <w:sz w:val="28"/>
          <w:szCs w:val="28"/>
        </w:rPr>
        <w:t>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w:t>
      </w:r>
      <w:r w:rsidR="00312AA2">
        <w:rPr>
          <w:rFonts w:ascii="Times New Roman" w:hAnsi="Times New Roman" w:cs="Times New Roman"/>
          <w:sz w:val="28"/>
          <w:szCs w:val="28"/>
        </w:rPr>
        <w:t>ng.</w:t>
      </w:r>
    </w:p>
    <w:p w:rsidR="00312AA2" w:rsidRPr="00312AA2" w:rsidRDefault="000628D7" w:rsidP="00A60CF7">
      <w:pPr>
        <w:pStyle w:val="ListParagraph"/>
        <w:ind w:left="709" w:firstLine="709"/>
        <w:jc w:val="both"/>
        <w:rPr>
          <w:rFonts w:ascii="Times New Roman" w:hAnsi="Times New Roman" w:cs="Times New Roman"/>
          <w:sz w:val="28"/>
          <w:szCs w:val="28"/>
        </w:rPr>
      </w:pPr>
      <w:r w:rsidRPr="00312AA2">
        <w:rPr>
          <w:rFonts w:ascii="Times New Roman" w:hAnsi="Times New Roman" w:cs="Times New Roman"/>
          <w:sz w:val="28"/>
          <w:szCs w:val="28"/>
        </w:rPr>
        <w:t>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w:t>
      </w:r>
      <w:r w:rsidR="00312AA2">
        <w:rPr>
          <w:rFonts w:ascii="Times New Roman" w:hAnsi="Times New Roman" w:cs="Times New Roman"/>
          <w:sz w:val="28"/>
          <w:szCs w:val="28"/>
        </w:rPr>
        <w:t>e.</w:t>
      </w:r>
    </w:p>
    <w:p w:rsidR="000628D7" w:rsidRPr="00312AA2" w:rsidRDefault="000628D7" w:rsidP="00A60CF7">
      <w:pPr>
        <w:pStyle w:val="ListParagraph"/>
        <w:ind w:left="709" w:firstLine="731"/>
        <w:jc w:val="both"/>
        <w:rPr>
          <w:rFonts w:ascii="Times New Roman" w:hAnsi="Times New Roman" w:cs="Times New Roman"/>
          <w:sz w:val="28"/>
          <w:szCs w:val="28"/>
        </w:rPr>
      </w:pPr>
      <w:r w:rsidRPr="00312AA2">
        <w:rPr>
          <w:rFonts w:ascii="Times New Roman" w:hAnsi="Times New Roman" w:cs="Times New Roman"/>
          <w:sz w:val="28"/>
          <w:szCs w:val="28"/>
        </w:rPr>
        <w:t xml:space="preserve">Data Access Layer (DAL): Chức năng của lớp này là giao tiếp với các hệ quản trị cơ sở dữ liệu. Lớp này thực hiện các nghiệp vụ liên quan đến lưu </w:t>
      </w:r>
      <w:r w:rsidRPr="00312AA2">
        <w:rPr>
          <w:rFonts w:ascii="Times New Roman" w:hAnsi="Times New Roman" w:cs="Times New Roman"/>
          <w:sz w:val="28"/>
          <w:szCs w:val="28"/>
        </w:rPr>
        <w:lastRenderedPageBreak/>
        <w:t>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DC5F51" w:rsidRDefault="007B48C3">
      <w:pPr>
        <w:pStyle w:val="Heading2"/>
        <w:ind w:firstLine="720"/>
        <w:rPr>
          <w:rFonts w:ascii="Times New Roman" w:hAnsi="Times New Roman" w:cs="Times New Roman"/>
          <w:b/>
          <w:sz w:val="28"/>
          <w:szCs w:val="28"/>
        </w:rPr>
        <w:pPrChange w:id="41" w:author="theirs" w:date="2014-09-10T22:51:00Z">
          <w:pPr>
            <w:ind w:left="720"/>
          </w:pPr>
        </w:pPrChange>
      </w:pPr>
      <w:bookmarkStart w:id="42" w:name="_Toc398323433"/>
      <w:bookmarkStart w:id="43" w:name="_Toc399455833"/>
      <w:r>
        <w:rPr>
          <w:rFonts w:ascii="Times New Roman" w:hAnsi="Times New Roman" w:cs="Times New Roman"/>
          <w:b/>
          <w:noProof/>
          <w:sz w:val="28"/>
          <w:szCs w:val="28"/>
          <w:lang w:val="en-US"/>
        </w:rPr>
        <w:drawing>
          <wp:anchor distT="0" distB="0" distL="114300" distR="114300" simplePos="0" relativeHeight="251592192" behindDoc="0" locked="0" layoutInCell="1" allowOverlap="1">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9">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anchor>
        </w:drawing>
      </w:r>
      <w:r w:rsidR="0043082A" w:rsidRPr="0043082A">
        <w:rPr>
          <w:rFonts w:ascii="Times New Roman" w:hAnsi="Times New Roman" w:cs="Times New Roman"/>
          <w:b/>
          <w:color w:val="auto"/>
          <w:sz w:val="28"/>
          <w:szCs w:val="28"/>
          <w:rPrChange w:id="44" w:author="theirs" w:date="2014-09-10T22:51:00Z">
            <w:rPr>
              <w:rFonts w:ascii="Arial" w:hAnsi="Arial" w:cs="Arial"/>
              <w:b/>
              <w:sz w:val="32"/>
              <w:szCs w:val="28"/>
            </w:rPr>
          </w:rPrChange>
        </w:rPr>
        <w:t>3.2</w:t>
      </w:r>
      <w:r w:rsidR="0043082A" w:rsidRPr="0043082A">
        <w:rPr>
          <w:rFonts w:ascii="Times New Roman" w:hAnsi="Times New Roman" w:cs="Times New Roman"/>
          <w:b/>
          <w:color w:val="auto"/>
          <w:sz w:val="28"/>
          <w:szCs w:val="28"/>
          <w:rPrChange w:id="45" w:author="theirs" w:date="2014-09-10T22:51:00Z">
            <w:rPr>
              <w:rFonts w:ascii="Arial" w:hAnsi="Arial" w:cs="Arial"/>
              <w:b/>
              <w:sz w:val="32"/>
              <w:szCs w:val="28"/>
            </w:rPr>
          </w:rPrChange>
        </w:rPr>
        <w:tab/>
        <w:t>Mô tả sự phân rã</w:t>
      </w:r>
      <w:bookmarkEnd w:id="42"/>
      <w:bookmarkEnd w:id="43"/>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7B48C3" w:rsidRPr="005F0E63" w:rsidRDefault="00FB156E" w:rsidP="003140B1">
      <w:pPr>
        <w:ind w:left="1440" w:firstLine="720"/>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DC5F51" w:rsidRDefault="0043082A">
      <w:pPr>
        <w:pStyle w:val="Heading2"/>
        <w:ind w:firstLine="720"/>
        <w:rPr>
          <w:rFonts w:ascii="Times New Roman" w:hAnsi="Times New Roman" w:cs="Times New Roman"/>
          <w:b/>
          <w:sz w:val="28"/>
          <w:szCs w:val="28"/>
        </w:rPr>
        <w:pPrChange w:id="46" w:author="theirs" w:date="2014-09-10T22:51:00Z">
          <w:pPr>
            <w:ind w:left="720"/>
          </w:pPr>
        </w:pPrChange>
      </w:pPr>
      <w:bookmarkStart w:id="47" w:name="_Toc398323434"/>
      <w:bookmarkStart w:id="48" w:name="_Toc399455834"/>
      <w:r w:rsidRPr="0043082A">
        <w:rPr>
          <w:rFonts w:ascii="Times New Roman" w:hAnsi="Times New Roman" w:cs="Times New Roman"/>
          <w:b/>
          <w:color w:val="auto"/>
          <w:sz w:val="28"/>
          <w:szCs w:val="28"/>
          <w:rPrChange w:id="49" w:author="theirs" w:date="2014-09-10T22:51:00Z">
            <w:rPr>
              <w:rFonts w:ascii="Arial" w:hAnsi="Arial" w:cs="Arial"/>
              <w:b/>
              <w:sz w:val="32"/>
              <w:szCs w:val="28"/>
            </w:rPr>
          </w:rPrChange>
        </w:rPr>
        <w:t>3.3</w:t>
      </w:r>
      <w:r w:rsidRPr="0043082A">
        <w:rPr>
          <w:rFonts w:ascii="Times New Roman" w:hAnsi="Times New Roman" w:cs="Times New Roman"/>
          <w:b/>
          <w:color w:val="auto"/>
          <w:sz w:val="28"/>
          <w:szCs w:val="28"/>
          <w:rPrChange w:id="50" w:author="theirs" w:date="2014-09-10T22:51:00Z">
            <w:rPr>
              <w:rFonts w:ascii="Arial" w:hAnsi="Arial" w:cs="Arial"/>
              <w:b/>
              <w:sz w:val="32"/>
              <w:szCs w:val="28"/>
            </w:rPr>
          </w:rPrChange>
        </w:rPr>
        <w:tab/>
        <w:t>Cơ sở thiết kế</w:t>
      </w:r>
      <w:bookmarkEnd w:id="47"/>
      <w:bookmarkEnd w:id="48"/>
    </w:p>
    <w:p w:rsidR="00B30106" w:rsidRPr="0050129E" w:rsidRDefault="00B30106" w:rsidP="004A0604">
      <w:pPr>
        <w:ind w:left="720" w:firstLine="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4A0604">
      <w:pPr>
        <w:ind w:left="720" w:firstLine="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B30106" w:rsidRPr="0050129E" w:rsidRDefault="00B30106" w:rsidP="004A0604">
      <w:pPr>
        <w:ind w:left="720" w:firstLine="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4A0604" w:rsidRDefault="00B30106" w:rsidP="004A0604">
      <w:pPr>
        <w:ind w:left="720" w:firstLine="720"/>
        <w:jc w:val="both"/>
        <w:rPr>
          <w:rFonts w:ascii="Arial" w:hAnsi="Arial" w:cs="Arial"/>
          <w:sz w:val="28"/>
          <w:szCs w:val="28"/>
        </w:rPr>
      </w:pPr>
      <w:r w:rsidRPr="004A0604">
        <w:rPr>
          <w:rFonts w:ascii="Arial" w:hAnsi="Arial" w:cs="Arial"/>
          <w:sz w:val="28"/>
          <w:szCs w:val="28"/>
        </w:rPr>
        <w:t>Nhóm “View” sẽ chịu trách nhiệm thực hiện mã nguồn của các view không tham gia vào làm mã nguồn của nhóm kia khi có lỗi sẽ dễ sửa lỗi.</w:t>
      </w:r>
    </w:p>
    <w:p w:rsidR="00B30106" w:rsidRPr="004A0604" w:rsidRDefault="00B30106" w:rsidP="004A0604">
      <w:pPr>
        <w:ind w:left="720" w:firstLine="720"/>
        <w:jc w:val="both"/>
        <w:rPr>
          <w:rFonts w:ascii="Arial" w:hAnsi="Arial" w:cs="Arial"/>
          <w:sz w:val="28"/>
          <w:szCs w:val="28"/>
        </w:rPr>
      </w:pPr>
      <w:r w:rsidRPr="004A0604">
        <w:rPr>
          <w:rFonts w:ascii="Arial" w:hAnsi="Arial" w:cs="Arial"/>
          <w:sz w:val="28"/>
          <w:szCs w:val="28"/>
        </w:rPr>
        <w:t>Hai nhóm còn lại cũng vậy cũng sẽ viết mã nguồn theo đúng phần của mình.</w:t>
      </w:r>
    </w:p>
    <w:p w:rsidR="00B30106" w:rsidRPr="00B30106" w:rsidRDefault="00B30106" w:rsidP="00B30106"/>
    <w:p w:rsidR="00DC5F51" w:rsidRDefault="0050610C">
      <w:pPr>
        <w:pStyle w:val="ListParagraph"/>
        <w:numPr>
          <w:ilvl w:val="0"/>
          <w:numId w:val="1"/>
        </w:numPr>
        <w:outlineLvl w:val="0"/>
        <w:rPr>
          <w:rFonts w:ascii="Times New Roman" w:hAnsi="Times New Roman" w:cs="Times New Roman"/>
          <w:b/>
          <w:sz w:val="28"/>
          <w:szCs w:val="28"/>
        </w:rPr>
        <w:pPrChange w:id="51" w:author="theirs" w:date="2014-09-10T22:51:00Z">
          <w:pPr>
            <w:pStyle w:val="ListParagraph"/>
            <w:numPr>
              <w:numId w:val="1"/>
            </w:numPr>
            <w:ind w:hanging="360"/>
          </w:pPr>
        </w:pPrChange>
      </w:pPr>
      <w:bookmarkStart w:id="52" w:name="_Toc398323435"/>
      <w:bookmarkStart w:id="53" w:name="_Toc399455835"/>
      <w:r w:rsidRPr="005F0E63">
        <w:rPr>
          <w:rFonts w:ascii="Times New Roman" w:hAnsi="Times New Roman" w:cs="Times New Roman"/>
          <w:b/>
          <w:sz w:val="28"/>
          <w:szCs w:val="28"/>
        </w:rPr>
        <w:t>Thiết kế dữ liệu</w:t>
      </w:r>
      <w:bookmarkEnd w:id="52"/>
      <w:bookmarkEnd w:id="53"/>
    </w:p>
    <w:p w:rsidR="00DC5F51" w:rsidRDefault="0050610C">
      <w:pPr>
        <w:pStyle w:val="ListParagraph"/>
        <w:outlineLvl w:val="1"/>
        <w:rPr>
          <w:rFonts w:ascii="Times New Roman" w:hAnsi="Times New Roman" w:cs="Times New Roman"/>
          <w:b/>
          <w:sz w:val="28"/>
          <w:szCs w:val="28"/>
        </w:rPr>
        <w:pPrChange w:id="54" w:author="theirs" w:date="2014-09-10T22:51:00Z">
          <w:pPr>
            <w:pStyle w:val="ListParagraph"/>
          </w:pPr>
        </w:pPrChange>
      </w:pPr>
      <w:bookmarkStart w:id="55" w:name="_Toc398323436"/>
      <w:bookmarkStart w:id="56" w:name="_Toc3994558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55"/>
      <w:bookmarkEnd w:id="56"/>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từ thực thể sang bảng: mỗi thực thể trong sơ đồ CDM sẽ tương ứng với một bảng dữ liệu vật lý.</w:t>
      </w:r>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mối quan hệ:</w:t>
      </w:r>
    </w:p>
    <w:p w:rsidR="00183647" w:rsidRDefault="00183647" w:rsidP="00183647">
      <w:pPr>
        <w:numPr>
          <w:ilvl w:val="0"/>
          <w:numId w:val="23"/>
        </w:numPr>
        <w:spacing w:line="256" w:lineRule="auto"/>
        <w:ind w:left="1980" w:hanging="450"/>
        <w:contextualSpacing/>
        <w:jc w:val="both"/>
        <w:rPr>
          <w:rFonts w:ascii="Arial" w:eastAsia="Calibri" w:hAnsi="Arial" w:cs="Arial"/>
          <w:sz w:val="28"/>
          <w:szCs w:val="28"/>
        </w:rPr>
      </w:pPr>
      <w:r w:rsidRPr="0050129E">
        <w:rPr>
          <w:rFonts w:ascii="Arial" w:eastAsia="Calibri" w:hAnsi="Arial" w:cs="Arial"/>
          <w:sz w:val="28"/>
          <w:szCs w:val="28"/>
        </w:rPr>
        <w:t>Quan hệ “một - nhiều” trong CDM trở thành tham chiếu trong LDM, đưa khóa chính từ bên bảng “một” vào bảng bên “nhiều” và trở thành khóa ngoại.</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TINH_THANH</w:t>
      </w:r>
      <w:r w:rsidRPr="008412D6">
        <w:rPr>
          <w:rFonts w:ascii="Arial" w:eastAsia="Calibri" w:hAnsi="Arial" w:cs="Arial"/>
          <w:sz w:val="28"/>
          <w:szCs w:val="28"/>
        </w:rPr>
        <w:t xml:space="preserve"> và </w:t>
      </w:r>
      <w:r>
        <w:rPr>
          <w:rFonts w:ascii="Arial" w:eastAsia="Calibri" w:hAnsi="Arial" w:cs="Arial"/>
          <w:sz w:val="28"/>
          <w:szCs w:val="28"/>
        </w:rPr>
        <w:t>QUAN_HUYEN</w:t>
      </w:r>
      <w:r w:rsidRPr="008412D6">
        <w:rPr>
          <w:rFonts w:ascii="Arial" w:eastAsia="Calibri" w:hAnsi="Arial" w:cs="Arial"/>
          <w:sz w:val="28"/>
          <w:szCs w:val="28"/>
        </w:rPr>
        <w:t xml:space="preserve"> sẽ thành tham chiếu: đưa khóa chính MA_</w:t>
      </w:r>
      <w:r>
        <w:rPr>
          <w:rFonts w:ascii="Arial" w:eastAsia="Calibri" w:hAnsi="Arial" w:cs="Arial"/>
          <w:sz w:val="28"/>
          <w:szCs w:val="28"/>
        </w:rPr>
        <w:t>TINH</w:t>
      </w:r>
      <w:r w:rsidRPr="008412D6">
        <w:rPr>
          <w:rFonts w:ascii="Arial" w:eastAsia="Calibri" w:hAnsi="Arial" w:cs="Arial"/>
          <w:sz w:val="28"/>
          <w:szCs w:val="28"/>
        </w:rPr>
        <w:t xml:space="preserve"> của </w:t>
      </w:r>
      <w:r>
        <w:rPr>
          <w:rFonts w:ascii="Arial" w:eastAsia="Calibri" w:hAnsi="Arial" w:cs="Arial"/>
          <w:sz w:val="28"/>
          <w:szCs w:val="28"/>
        </w:rPr>
        <w:t>bảng TINH_THANH</w:t>
      </w:r>
      <w:r w:rsidRPr="008412D6">
        <w:rPr>
          <w:rFonts w:ascii="Arial" w:eastAsia="Calibri" w:hAnsi="Arial" w:cs="Arial"/>
          <w:sz w:val="28"/>
          <w:szCs w:val="28"/>
        </w:rPr>
        <w:t xml:space="preserve"> vào bảng </w:t>
      </w:r>
      <w:r>
        <w:rPr>
          <w:rFonts w:ascii="Arial" w:eastAsia="Calibri" w:hAnsi="Arial" w:cs="Arial"/>
          <w:sz w:val="28"/>
          <w:szCs w:val="28"/>
        </w:rPr>
        <w:t>QUAN_HUYEN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QUAN_HUYEN</w:t>
      </w:r>
      <w:r w:rsidRPr="008412D6">
        <w:rPr>
          <w:rFonts w:ascii="Arial" w:eastAsia="Calibri" w:hAnsi="Arial" w:cs="Arial"/>
          <w:sz w:val="28"/>
          <w:szCs w:val="28"/>
        </w:rPr>
        <w:t xml:space="preserve"> và </w:t>
      </w:r>
      <w:r>
        <w:rPr>
          <w:rFonts w:ascii="Arial" w:eastAsia="Calibri" w:hAnsi="Arial" w:cs="Arial"/>
          <w:sz w:val="28"/>
          <w:szCs w:val="28"/>
        </w:rPr>
        <w:t>PHUONG_XA</w:t>
      </w:r>
      <w:r w:rsidRPr="008412D6">
        <w:rPr>
          <w:rFonts w:ascii="Arial" w:eastAsia="Calibri" w:hAnsi="Arial" w:cs="Arial"/>
          <w:sz w:val="28"/>
          <w:szCs w:val="28"/>
        </w:rPr>
        <w:t xml:space="preserve"> sẽ thành tham chiếu: đưa khóa chính </w:t>
      </w:r>
      <w:r w:rsidRPr="008412D6">
        <w:rPr>
          <w:rFonts w:ascii="Arial" w:eastAsia="Calibri" w:hAnsi="Arial" w:cs="Arial"/>
          <w:sz w:val="28"/>
          <w:szCs w:val="28"/>
        </w:rPr>
        <w:lastRenderedPageBreak/>
        <w:t>MA_</w:t>
      </w:r>
      <w:r>
        <w:rPr>
          <w:rFonts w:ascii="Arial" w:eastAsia="Calibri" w:hAnsi="Arial" w:cs="Arial"/>
          <w:sz w:val="28"/>
          <w:szCs w:val="28"/>
        </w:rPr>
        <w:t>HUYEN</w:t>
      </w:r>
      <w:r w:rsidRPr="008412D6">
        <w:rPr>
          <w:rFonts w:ascii="Arial" w:eastAsia="Calibri" w:hAnsi="Arial" w:cs="Arial"/>
          <w:sz w:val="28"/>
          <w:szCs w:val="28"/>
        </w:rPr>
        <w:t xml:space="preserve"> của </w:t>
      </w:r>
      <w:r>
        <w:rPr>
          <w:rFonts w:ascii="Arial" w:eastAsia="Calibri" w:hAnsi="Arial" w:cs="Arial"/>
          <w:sz w:val="28"/>
          <w:szCs w:val="28"/>
        </w:rPr>
        <w:t>bảng QUAN_HUYEN</w:t>
      </w:r>
      <w:r w:rsidRPr="008412D6">
        <w:rPr>
          <w:rFonts w:ascii="Arial" w:eastAsia="Calibri" w:hAnsi="Arial" w:cs="Arial"/>
          <w:sz w:val="28"/>
          <w:szCs w:val="28"/>
        </w:rPr>
        <w:t xml:space="preserve"> vào bảng </w:t>
      </w:r>
      <w:r>
        <w:rPr>
          <w:rFonts w:ascii="Arial" w:eastAsia="Calibri" w:hAnsi="Arial" w:cs="Arial"/>
          <w:sz w:val="28"/>
          <w:szCs w:val="28"/>
        </w:rPr>
        <w:t>PHUONG_XA</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PHUONG_XA</w:t>
      </w:r>
      <w:r w:rsidRPr="008412D6">
        <w:rPr>
          <w:rFonts w:ascii="Arial" w:eastAsia="Calibri" w:hAnsi="Arial" w:cs="Arial"/>
          <w:sz w:val="28"/>
          <w:szCs w:val="28"/>
        </w:rPr>
        <w:t xml:space="preserve"> và </w:t>
      </w:r>
      <w:r>
        <w:rPr>
          <w:rFonts w:ascii="Arial" w:eastAsia="Calibri" w:hAnsi="Arial" w:cs="Arial"/>
          <w:sz w:val="28"/>
          <w:szCs w:val="28"/>
        </w:rPr>
        <w:t>NHA_TRO</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MA_XA</w:t>
      </w:r>
      <w:r w:rsidRPr="008412D6">
        <w:rPr>
          <w:rFonts w:ascii="Arial" w:eastAsia="Calibri" w:hAnsi="Arial" w:cs="Arial"/>
          <w:sz w:val="28"/>
          <w:szCs w:val="28"/>
        </w:rPr>
        <w:t xml:space="preserve"> của </w:t>
      </w:r>
      <w:r>
        <w:rPr>
          <w:rFonts w:ascii="Arial" w:eastAsia="Calibri" w:hAnsi="Arial" w:cs="Arial"/>
          <w:sz w:val="28"/>
          <w:szCs w:val="28"/>
        </w:rPr>
        <w:t>bảng PHUONG_XA</w:t>
      </w:r>
      <w:r w:rsidRPr="008412D6">
        <w:rPr>
          <w:rFonts w:ascii="Arial" w:eastAsia="Calibri" w:hAnsi="Arial" w:cs="Arial"/>
          <w:sz w:val="28"/>
          <w:szCs w:val="28"/>
        </w:rPr>
        <w:t xml:space="preserve"> vào bảng</w:t>
      </w:r>
      <w:r>
        <w:rPr>
          <w:rFonts w:ascii="Arial" w:eastAsia="Calibri" w:hAnsi="Arial" w:cs="Arial"/>
          <w:sz w:val="28"/>
          <w:szCs w:val="28"/>
        </w:rPr>
        <w:t xml:space="preserve"> NHA_TRO</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LOAI_TK</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MA_LTK</w:t>
      </w:r>
      <w:r w:rsidRPr="008412D6">
        <w:rPr>
          <w:rFonts w:ascii="Arial" w:eastAsia="Calibri" w:hAnsi="Arial" w:cs="Arial"/>
          <w:sz w:val="28"/>
          <w:szCs w:val="28"/>
        </w:rPr>
        <w:t xml:space="preserve"> của </w:t>
      </w:r>
      <w:r>
        <w:rPr>
          <w:rFonts w:ascii="Arial" w:eastAsia="Calibri" w:hAnsi="Arial" w:cs="Arial"/>
          <w:sz w:val="28"/>
          <w:szCs w:val="28"/>
        </w:rPr>
        <w:t>bảng LOAI_TK</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HINH_ANH</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MA_ANH</w:t>
      </w:r>
      <w:r w:rsidRPr="008412D6">
        <w:rPr>
          <w:rFonts w:ascii="Arial" w:eastAsia="Calibri" w:hAnsi="Arial" w:cs="Arial"/>
          <w:sz w:val="28"/>
          <w:szCs w:val="28"/>
        </w:rPr>
        <w:t xml:space="preserve"> của </w:t>
      </w:r>
      <w:r>
        <w:rPr>
          <w:rFonts w:ascii="Arial" w:eastAsia="Calibri" w:hAnsi="Arial" w:cs="Arial"/>
          <w:sz w:val="28"/>
          <w:szCs w:val="28"/>
        </w:rPr>
        <w:t>bảng HINH_ANH</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ANH_NT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 xml:space="preserve">bảng NHA_TRO </w:t>
      </w:r>
      <w:r w:rsidRPr="008412D6">
        <w:rPr>
          <w:rFonts w:ascii="Arial" w:eastAsia="Calibri" w:hAnsi="Arial" w:cs="Arial"/>
          <w:sz w:val="28"/>
          <w:szCs w:val="28"/>
        </w:rPr>
        <w:t>vào bảng</w:t>
      </w:r>
      <w:r>
        <w:rPr>
          <w:rFonts w:ascii="Arial" w:eastAsia="Calibri" w:hAnsi="Arial" w:cs="Arial"/>
          <w:sz w:val="28"/>
          <w:szCs w:val="28"/>
        </w:rPr>
        <w:t xml:space="preserve"> ANH_NT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BL_NT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bảng NHA_TRO</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BL_NT</w:t>
      </w:r>
      <w:r w:rsidRPr="008412D6">
        <w:rPr>
          <w:rFonts w:ascii="Arial" w:eastAsia="Calibri" w:hAnsi="Arial" w:cs="Arial"/>
          <w:sz w:val="28"/>
          <w:szCs w:val="28"/>
        </w:rPr>
        <w:t xml:space="preserve"> và </w:t>
      </w:r>
      <w:r>
        <w:rPr>
          <w:rFonts w:ascii="Arial" w:eastAsia="Calibri" w:hAnsi="Arial" w:cs="Arial"/>
          <w:sz w:val="28"/>
          <w:szCs w:val="28"/>
        </w:rPr>
        <w:t>BINH_LUAN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BINH_LUAN</w:t>
      </w:r>
      <w:r w:rsidRPr="008412D6">
        <w:rPr>
          <w:rFonts w:ascii="Arial" w:eastAsia="Calibri" w:hAnsi="Arial" w:cs="Arial"/>
          <w:sz w:val="28"/>
          <w:szCs w:val="28"/>
        </w:rPr>
        <w:t xml:space="preserve"> và </w:t>
      </w:r>
      <w:r>
        <w:rPr>
          <w:rFonts w:ascii="Arial" w:eastAsia="Calibri" w:hAnsi="Arial" w:cs="Arial"/>
          <w:sz w:val="28"/>
          <w:szCs w:val="28"/>
        </w:rPr>
        <w:t>BL_CON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BL_CON</w:t>
      </w:r>
      <w:r w:rsidRPr="008412D6">
        <w:rPr>
          <w:rFonts w:ascii="Arial" w:eastAsia="Calibri" w:hAnsi="Arial" w:cs="Arial"/>
          <w:sz w:val="28"/>
          <w:szCs w:val="28"/>
        </w:rPr>
        <w:t>.</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(MA_BL_CHA)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NHA_TRO sẽ thành tham chiếu: đưa khóa chính MA_TK của bảng TAI_KHOAN vào bảng NHA_TRO.</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HINH_ANH và ANH_NT sẽ thành tham chiếu: đưa khóa chính MA_ANH của bảng HINH_ANH vào bảng ANH_NT.</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BINH_LUAN sẽ thành tham chiếu: đưa khóa chính MA_TK của bảng TAI_KHOAN vào bảng BINH_LUAN</w:t>
      </w:r>
    </w:p>
    <w:p w:rsidR="00183647" w:rsidRPr="008327EA" w:rsidRDefault="00183647" w:rsidP="00183647">
      <w:pPr>
        <w:numPr>
          <w:ilvl w:val="0"/>
          <w:numId w:val="23"/>
        </w:numPr>
        <w:spacing w:line="256" w:lineRule="auto"/>
        <w:ind w:left="1980" w:hanging="450"/>
        <w:contextualSpacing/>
        <w:jc w:val="both"/>
        <w:rPr>
          <w:rFonts w:ascii="Arial" w:eastAsia="Calibri" w:hAnsi="Arial" w:cs="Arial"/>
          <w:sz w:val="28"/>
          <w:szCs w:val="28"/>
          <w:lang w:val="fr-FR"/>
        </w:rPr>
      </w:pPr>
      <w:r w:rsidRPr="008327EA">
        <w:rPr>
          <w:rFonts w:ascii="Arial" w:eastAsia="Calibri" w:hAnsi="Arial" w:cs="Arial"/>
          <w:sz w:val="28"/>
          <w:szCs w:val="28"/>
          <w:lang w:val="fr-FR"/>
        </w:rPr>
        <w:lastRenderedPageBreak/>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HINH_ANH và ANH_NT: trong bảng ANH_NT thì MA_ANH vừa là khóa chính trong bảng ANH_NT vừa là khóa ngoại tham chiếu đến bảng HINH_ANH.</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BL_NT: trong bảng BL_NT thì MA_ANH vừa là khóa chính vừa là khóa ngoại tham chiếu đến bảng BINH_LUAN.</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BL_CON: trong bảng BL_NT thì MA_BL vừa là khóa chính vừa là khóa ngoại tham chiếu đến bảng BINH_LUAN.</w:t>
      </w:r>
    </w:p>
    <w:p w:rsidR="00ED67D6" w:rsidRPr="00183647" w:rsidRDefault="00ED67D6" w:rsidP="00ED67D6">
      <w:pPr>
        <w:pStyle w:val="ListParagraph"/>
        <w:rPr>
          <w:ins w:id="57" w:author="theirs" w:date="2014-09-10T22:51:00Z"/>
          <w:rFonts w:ascii="Times New Roman" w:hAnsi="Times New Roman" w:cs="Times New Roman"/>
          <w:b/>
          <w:sz w:val="28"/>
          <w:szCs w:val="28"/>
          <w:lang w:val="fr-FR"/>
        </w:rPr>
      </w:pPr>
    </w:p>
    <w:p w:rsidR="00DC5F51" w:rsidRDefault="0050610C">
      <w:pPr>
        <w:pStyle w:val="ListParagraph"/>
        <w:outlineLvl w:val="1"/>
        <w:rPr>
          <w:rFonts w:ascii="Times New Roman" w:hAnsi="Times New Roman" w:cs="Times New Roman"/>
          <w:b/>
          <w:sz w:val="28"/>
          <w:szCs w:val="28"/>
        </w:rPr>
        <w:pPrChange w:id="58" w:author="ChiTam" w:date="2014-09-10T22:51:00Z">
          <w:pPr>
            <w:pStyle w:val="ListParagraph"/>
          </w:pPr>
        </w:pPrChange>
      </w:pPr>
      <w:bookmarkStart w:id="59" w:name="_Toc398323437"/>
      <w:bookmarkStart w:id="60" w:name="_Toc3994558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59"/>
      <w:bookmarkEnd w:id="60"/>
    </w:p>
    <w:p w:rsidR="007C4425" w:rsidRPr="005F0E63" w:rsidRDefault="007C4425" w:rsidP="007C4425">
      <w:pPr>
        <w:pStyle w:val="ListParagraph"/>
        <w:spacing w:after="200" w:line="276" w:lineRule="auto"/>
        <w:rPr>
          <w:rFonts w:ascii="Times New Roman" w:hAnsi="Times New Roman" w:cs="Times New Roman"/>
          <w:sz w:val="28"/>
          <w:szCs w:val="28"/>
        </w:rPr>
      </w:pPr>
    </w:p>
    <w:p w:rsidR="00183647" w:rsidRDefault="00183647">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br w:type="page"/>
      </w:r>
    </w:p>
    <w:p w:rsidR="00183647" w:rsidRDefault="00183647">
      <w:pPr>
        <w:rPr>
          <w:rFonts w:ascii="Times New Roman" w:eastAsia="Calibri" w:hAnsi="Times New Roman" w:cs="Times New Roman"/>
          <w:sz w:val="28"/>
          <w:szCs w:val="28"/>
          <w:lang w:val="en-US"/>
        </w:rPr>
        <w:sectPr w:rsidR="00183647">
          <w:pgSz w:w="12240" w:h="15840"/>
          <w:pgMar w:top="1440" w:right="1440" w:bottom="1440" w:left="1440" w:header="720" w:footer="720" w:gutter="0"/>
          <w:cols w:space="720"/>
          <w:docGrid w:linePitch="360"/>
        </w:sectPr>
      </w:pPr>
    </w:p>
    <w:p w:rsidR="00183647" w:rsidRPr="00D35B57" w:rsidRDefault="00183647" w:rsidP="00183647">
      <w:pPr>
        <w:pStyle w:val="ListParagraph"/>
        <w:numPr>
          <w:ilvl w:val="0"/>
          <w:numId w:val="25"/>
        </w:numPr>
        <w:tabs>
          <w:tab w:val="left" w:pos="1080"/>
        </w:tabs>
        <w:ind w:left="810" w:hanging="90"/>
        <w:rPr>
          <w:rFonts w:ascii="Arial" w:eastAsia="Calibri" w:hAnsi="Arial" w:cs="Arial"/>
          <w:b/>
          <w:sz w:val="28"/>
          <w:szCs w:val="24"/>
          <w:lang w:val="en-US"/>
        </w:rPr>
      </w:pPr>
      <w:r>
        <w:rPr>
          <w:rFonts w:ascii="Arial" w:eastAsia="Calibri" w:hAnsi="Arial" w:cs="Arial"/>
          <w:b/>
          <w:sz w:val="28"/>
          <w:szCs w:val="24"/>
          <w:lang w:val="en-US"/>
        </w:rPr>
        <w:lastRenderedPageBreak/>
        <w:t>Từ điển dữ liệu</w:t>
      </w:r>
    </w:p>
    <w:p w:rsidR="00183647" w:rsidRPr="0050129E" w:rsidRDefault="00183647" w:rsidP="00183647">
      <w:pPr>
        <w:ind w:left="1260"/>
        <w:rPr>
          <w:rFonts w:ascii="Arial" w:eastAsia="Calibri" w:hAnsi="Arial" w:cs="Arial"/>
          <w:sz w:val="28"/>
          <w:szCs w:val="24"/>
        </w:rPr>
      </w:pPr>
      <w:r w:rsidRPr="0050129E">
        <w:rPr>
          <w:rFonts w:ascii="Arial" w:eastAsia="Calibri" w:hAnsi="Arial" w:cs="Arial"/>
          <w:sz w:val="28"/>
          <w:szCs w:val="24"/>
        </w:rPr>
        <w:t>Miền giá trị:</w:t>
      </w:r>
    </w:p>
    <w:p w:rsidR="00183647" w:rsidRPr="00E30ED0" w:rsidRDefault="00183647" w:rsidP="00183647">
      <w:pPr>
        <w:numPr>
          <w:ilvl w:val="0"/>
          <w:numId w:val="11"/>
        </w:numPr>
        <w:spacing w:after="200" w:line="276" w:lineRule="auto"/>
        <w:ind w:left="1710"/>
        <w:contextualSpacing/>
        <w:rPr>
          <w:rFonts w:ascii="Arial" w:eastAsia="Calibri" w:hAnsi="Arial" w:cs="Arial"/>
          <w:sz w:val="28"/>
          <w:szCs w:val="24"/>
        </w:rPr>
      </w:pPr>
      <w:r w:rsidRPr="00E30ED0">
        <w:rPr>
          <w:rFonts w:ascii="Arial" w:eastAsia="Calibri" w:hAnsi="Arial" w:cs="Arial"/>
          <w:sz w:val="28"/>
          <w:szCs w:val="24"/>
        </w:rPr>
        <w:t>D1: Là các ký tự số tự tăng.</w:t>
      </w:r>
    </w:p>
    <w:p w:rsidR="00183647" w:rsidRPr="0050129E" w:rsidRDefault="00183647" w:rsidP="00183647">
      <w:pPr>
        <w:numPr>
          <w:ilvl w:val="0"/>
          <w:numId w:val="11"/>
        </w:numPr>
        <w:spacing w:after="200" w:line="276" w:lineRule="auto"/>
        <w:ind w:left="1710"/>
        <w:contextualSpacing/>
        <w:rPr>
          <w:rFonts w:ascii="Arial" w:eastAsia="Calibri" w:hAnsi="Arial" w:cs="Arial"/>
          <w:sz w:val="28"/>
          <w:szCs w:val="24"/>
          <w:lang w:val="fr-FR"/>
        </w:rPr>
      </w:pPr>
      <w:r w:rsidRPr="0050129E">
        <w:rPr>
          <w:rFonts w:ascii="Arial" w:eastAsia="Calibri" w:hAnsi="Arial" w:cs="Arial"/>
          <w:sz w:val="28"/>
          <w:szCs w:val="24"/>
          <w:lang w:val="fr-FR"/>
        </w:rPr>
        <w:t>D2: Là ngày hiện tại.</w:t>
      </w:r>
    </w:p>
    <w:p w:rsidR="00183647" w:rsidRPr="00DA259B" w:rsidRDefault="00183647" w:rsidP="00183647">
      <w:pPr>
        <w:spacing w:after="200" w:line="276" w:lineRule="auto"/>
        <w:contextualSpacing/>
        <w:rPr>
          <w:rFonts w:ascii="Arial" w:eastAsia="Calibri" w:hAnsi="Arial" w:cs="Arial"/>
          <w:sz w:val="24"/>
          <w:szCs w:val="24"/>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TINH_THANH (Tỉnh thành)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tỉnh thành có một mã tỉnh phân biệt và tên của tỉnh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MA_TINH</w:t>
      </w:r>
      <w:r w:rsidRPr="005B2C91">
        <w:rPr>
          <w:rFonts w:ascii="Arial" w:eastAsia="Calibri" w:hAnsi="Arial" w:cs="Arial"/>
          <w:sz w:val="28"/>
          <w:szCs w:val="28"/>
          <w:lang w:val="en-US"/>
        </w:rPr>
        <w:sym w:font="Wingdings" w:char="F0E0"/>
      </w:r>
      <w:r>
        <w:rPr>
          <w:rFonts w:ascii="Arial" w:hAnsi="Arial" w:cs="Arial"/>
          <w:sz w:val="24"/>
          <w:szCs w:val="24"/>
          <w:lang w:val="en-US"/>
        </w:rPr>
        <w:t>TEN_TINH</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tỉnh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tỉnh</w:t>
            </w:r>
          </w:p>
        </w:tc>
      </w:tr>
    </w:tbl>
    <w:p w:rsidR="00183647" w:rsidRDefault="00183647" w:rsidP="00183647">
      <w:pPr>
        <w:rPr>
          <w:lang w:val="en-US"/>
        </w:rPr>
      </w:pPr>
    </w:p>
    <w:p w:rsidR="00183647" w:rsidRPr="0050129E" w:rsidRDefault="00183647" w:rsidP="00183647">
      <w:pPr>
        <w:numPr>
          <w:ilvl w:val="0"/>
          <w:numId w:val="13"/>
        </w:numPr>
        <w:spacing w:after="200" w:line="276" w:lineRule="auto"/>
        <w:contextualSpacing/>
        <w:rPr>
          <w:rFonts w:ascii="Arial" w:eastAsia="Calibri" w:hAnsi="Arial" w:cs="Arial"/>
          <w:b/>
          <w:sz w:val="28"/>
          <w:szCs w:val="28"/>
          <w:lang w:val="fr-FR"/>
        </w:rPr>
      </w:pPr>
      <w:r w:rsidRPr="0050129E">
        <w:rPr>
          <w:rFonts w:ascii="Arial" w:eastAsia="Calibri" w:hAnsi="Arial" w:cs="Arial"/>
          <w:b/>
          <w:sz w:val="28"/>
          <w:szCs w:val="28"/>
          <w:lang w:val="fr-FR"/>
        </w:rPr>
        <w:t xml:space="preserve">Bảng </w:t>
      </w:r>
      <w:r>
        <w:rPr>
          <w:rFonts w:ascii="Arial" w:eastAsia="Calibri" w:hAnsi="Arial" w:cs="Arial"/>
          <w:b/>
          <w:sz w:val="28"/>
          <w:szCs w:val="28"/>
          <w:lang w:val="fr-FR"/>
        </w:rPr>
        <w:t>QUAN_HUYEN</w:t>
      </w:r>
      <w:r w:rsidRPr="0050129E">
        <w:rPr>
          <w:rFonts w:ascii="Arial" w:eastAsia="Calibri" w:hAnsi="Arial" w:cs="Arial"/>
          <w:b/>
          <w:sz w:val="28"/>
          <w:szCs w:val="28"/>
          <w:lang w:val="fr-FR"/>
        </w:rPr>
        <w:t xml:space="preserve"> (</w:t>
      </w:r>
      <w:r>
        <w:rPr>
          <w:rFonts w:ascii="Arial" w:eastAsia="Calibri" w:hAnsi="Arial" w:cs="Arial"/>
          <w:b/>
          <w:sz w:val="28"/>
          <w:szCs w:val="28"/>
          <w:lang w:val="fr-FR"/>
        </w:rPr>
        <w:t>Quận huyện</w:t>
      </w:r>
      <w:r w:rsidRPr="0050129E">
        <w:rPr>
          <w:rFonts w:ascii="Arial" w:eastAsia="Calibri" w:hAnsi="Arial" w:cs="Arial"/>
          <w:b/>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Mỗi quận–huyện có một mã phân biệt và tên của quận-huyện đó</w:t>
      </w:r>
      <w:r w:rsidRPr="0050129E">
        <w:rPr>
          <w:rFonts w:ascii="Arial" w:eastAsia="Calibri" w:hAnsi="Arial" w:cs="Arial"/>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MA_HUYEN</w:t>
      </w:r>
      <w:r w:rsidRPr="005B2C91">
        <w:rPr>
          <w:rFonts w:ascii="Arial" w:eastAsia="Calibri" w:hAnsi="Arial" w:cs="Arial"/>
          <w:sz w:val="28"/>
          <w:szCs w:val="28"/>
          <w:lang w:val="en-US"/>
        </w:rPr>
        <w:sym w:font="Wingdings" w:char="F0E0"/>
      </w:r>
      <w:r>
        <w:rPr>
          <w:rFonts w:ascii="Arial" w:hAnsi="Arial" w:cs="Arial"/>
          <w:sz w:val="24"/>
          <w:szCs w:val="24"/>
          <w:lang w:val="en-US"/>
        </w:rPr>
        <w:t>TEN_HUYEN</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huyện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huyện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lastRenderedPageBreak/>
        <w:t>Bảng PHUONG_XA (Phường xã)</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phường-xã có một mã phân biệt và tên của phường-xã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MA_XA</w:t>
      </w:r>
      <w:r w:rsidRPr="005B2C91">
        <w:rPr>
          <w:rFonts w:ascii="Arial" w:eastAsia="Calibri" w:hAnsi="Arial" w:cs="Arial"/>
          <w:sz w:val="28"/>
          <w:szCs w:val="28"/>
          <w:lang w:val="en-US"/>
        </w:rPr>
        <w:sym w:font="Wingdings" w:char="F0E0"/>
      </w:r>
      <w:r>
        <w:rPr>
          <w:rFonts w:ascii="Arial" w:hAnsi="Arial" w:cs="Arial"/>
          <w:sz w:val="24"/>
          <w:szCs w:val="24"/>
          <w:lang w:val="en-US"/>
        </w:rPr>
        <w:t>TEN_XA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xã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xã</w:t>
            </w:r>
          </w:p>
        </w:tc>
      </w:tr>
    </w:tbl>
    <w:p w:rsidR="00183647" w:rsidRDefault="00183647" w:rsidP="00183647">
      <w:pPr>
        <w:spacing w:after="200" w:line="276" w:lineRule="auto"/>
        <w:ind w:left="720"/>
        <w:contextualSpacing/>
        <w:rPr>
          <w:rFonts w:ascii="Arial" w:eastAsia="Calibri" w:hAnsi="Arial" w:cs="Arial"/>
          <w:b/>
          <w:sz w:val="28"/>
          <w:szCs w:val="28"/>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NHA_TRO (Nhà trọ)</w:t>
      </w:r>
    </w:p>
    <w:p w:rsidR="00183647" w:rsidRPr="001113FC" w:rsidRDefault="00183647" w:rsidP="00183647">
      <w:pPr>
        <w:numPr>
          <w:ilvl w:val="0"/>
          <w:numId w:val="6"/>
        </w:numPr>
        <w:spacing w:after="200" w:line="276" w:lineRule="auto"/>
        <w:contextualSpacing/>
        <w:rPr>
          <w:rFonts w:ascii="Arial" w:eastAsia="Calibri" w:hAnsi="Arial" w:cs="Arial"/>
          <w:sz w:val="24"/>
          <w:szCs w:val="24"/>
          <w:lang w:val="en-US"/>
        </w:rPr>
      </w:pPr>
      <w:r w:rsidRPr="001113FC">
        <w:rPr>
          <w:rFonts w:ascii="Arial" w:eastAsia="Calibri" w:hAnsi="Arial" w:cs="Arial"/>
          <w:sz w:val="28"/>
          <w:szCs w:val="28"/>
          <w:lang w:val="en-US"/>
        </w:rPr>
        <w:t xml:space="preserve">Mỗi nhà trọ chứa thông tin về một nhà trọ và các thông tin quảng cáo, liên hệ. </w:t>
      </w:r>
    </w:p>
    <w:p w:rsidR="00183647" w:rsidRPr="00671D83" w:rsidRDefault="00183647" w:rsidP="00183647">
      <w:pPr>
        <w:numPr>
          <w:ilvl w:val="0"/>
          <w:numId w:val="6"/>
        </w:numPr>
        <w:spacing w:after="200" w:line="276" w:lineRule="auto"/>
        <w:contextualSpacing/>
        <w:rPr>
          <w:rFonts w:ascii="Arial" w:eastAsia="Calibri" w:hAnsi="Arial" w:cs="Arial"/>
          <w:sz w:val="24"/>
          <w:szCs w:val="24"/>
          <w:lang w:val="fr-FR"/>
        </w:rPr>
      </w:pPr>
      <w:r>
        <w:rPr>
          <w:rFonts w:ascii="Arial" w:eastAsia="Calibri" w:hAnsi="Arial" w:cs="Arial"/>
          <w:sz w:val="28"/>
          <w:szCs w:val="28"/>
          <w:lang w:val="fr-FR"/>
        </w:rPr>
        <w:t>Phụ thuộc hàm :</w:t>
      </w:r>
    </w:p>
    <w:p w:rsidR="00183647" w:rsidRPr="001113FC" w:rsidRDefault="00183647" w:rsidP="00183647">
      <w:pPr>
        <w:spacing w:after="200" w:line="276" w:lineRule="auto"/>
        <w:ind w:left="1080"/>
        <w:contextualSpacing/>
        <w:rPr>
          <w:rFonts w:ascii="Arial" w:hAnsi="Arial" w:cs="Arial"/>
          <w:sz w:val="24"/>
          <w:szCs w:val="24"/>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MA_NT</w:t>
      </w:r>
      <w:r w:rsidRPr="00671D83">
        <w:rPr>
          <w:rFonts w:ascii="Arial" w:hAnsi="Arial" w:cs="Arial"/>
          <w:sz w:val="24"/>
          <w:szCs w:val="24"/>
          <w:lang w:val="en-US"/>
        </w:rPr>
        <w:sym w:font="Wingdings" w:char="F0E0"/>
      </w:r>
      <w:r w:rsidRPr="001113FC">
        <w:rPr>
          <w:rFonts w:ascii="Arial" w:hAnsi="Arial" w:cs="Arial"/>
          <w:b/>
          <w:i/>
          <w:sz w:val="24"/>
          <w:szCs w:val="24"/>
          <w:lang w:val="fr-FR"/>
        </w:rPr>
        <w:t>MA_TK, MA_XA,</w:t>
      </w:r>
      <w:r w:rsidRPr="001113FC">
        <w:rPr>
          <w:rFonts w:ascii="Arial" w:hAnsi="Arial" w:cs="Arial"/>
          <w:sz w:val="24"/>
          <w:szCs w:val="24"/>
          <w:lang w:val="fr-FR"/>
        </w:rPr>
        <w:t xml:space="preserve"> SO_NHA, DIEN_TICH, CON_PHONG, GIA, NGUOI_LH, SDT_LH, EMAIL_LH, DIA_CHI_LH, TIEU_DE, GIOI_THIEU, CN_CUOI, TG_TAO_NT, DUYET.</w:t>
      </w:r>
    </w:p>
    <w:p w:rsidR="00183647" w:rsidRPr="00671D83" w:rsidRDefault="00183647" w:rsidP="00183647">
      <w:pPr>
        <w:spacing w:after="200" w:line="276" w:lineRule="auto"/>
        <w:ind w:left="1080"/>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890"/>
        <w:gridCol w:w="227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nhà trọ</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274B98" w:rsidRDefault="00183647" w:rsidP="00DC5F51">
            <w:pPr>
              <w:rPr>
                <w:rFonts w:ascii="Arial" w:hAnsi="Arial" w:cs="Arial"/>
                <w:b/>
                <w:i/>
                <w:sz w:val="24"/>
                <w:szCs w:val="24"/>
                <w:u w:val="single"/>
                <w:lang w:val="en-US"/>
              </w:rPr>
            </w:pPr>
            <w:r w:rsidRPr="00274B98">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274B98" w:rsidRDefault="00183647" w:rsidP="00DC5F51">
            <w:pPr>
              <w:rPr>
                <w:rFonts w:ascii="Arial" w:hAnsi="Arial" w:cs="Arial"/>
                <w:b/>
                <w:i/>
                <w:sz w:val="24"/>
                <w:szCs w:val="24"/>
                <w:lang w:val="en-US"/>
              </w:rPr>
            </w:pPr>
            <w:r w:rsidRPr="00274B98">
              <w:rPr>
                <w:rFonts w:ascii="Arial" w:hAnsi="Arial" w:cs="Arial"/>
                <w:b/>
                <w:i/>
                <w:sz w:val="24"/>
                <w:szCs w:val="24"/>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Mã xã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nhà</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Diện tích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Còn phòng</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Giá cả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Tên người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điện thoại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Địa chỉ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Tiêu đề</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Giới thiệu</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cập nhật lần cuối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nhà trọ</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Duyệt</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LOAI_TK (Loại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loại tài khoản có một mã (</w:t>
      </w:r>
      <w:r>
        <w:rPr>
          <w:rFonts w:ascii="Arial" w:hAnsi="Arial" w:cs="Arial"/>
          <w:b/>
          <w:sz w:val="24"/>
          <w:szCs w:val="24"/>
          <w:u w:val="single"/>
          <w:lang w:val="en-US"/>
        </w:rPr>
        <w:t>MA_LTK</w:t>
      </w:r>
      <w:r w:rsidRPr="001113FC">
        <w:rPr>
          <w:rFonts w:ascii="Arial" w:eastAsia="Calibri" w:hAnsi="Arial" w:cs="Arial"/>
          <w:sz w:val="28"/>
          <w:szCs w:val="28"/>
          <w:lang w:val="en-US"/>
        </w:rPr>
        <w:t>) phân biệt xác định tên loại tài khoản và ghi chú.</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MA_LTK</w:t>
      </w:r>
      <w:r w:rsidRPr="005B2C91">
        <w:rPr>
          <w:rFonts w:ascii="Arial" w:eastAsia="Calibri" w:hAnsi="Arial" w:cs="Arial"/>
          <w:sz w:val="28"/>
          <w:szCs w:val="28"/>
          <w:lang w:val="en-US"/>
        </w:rPr>
        <w:sym w:font="Wingdings" w:char="F0E0"/>
      </w:r>
      <w:r w:rsidRPr="001113FC">
        <w:rPr>
          <w:rFonts w:ascii="Arial" w:hAnsi="Arial" w:cs="Arial"/>
          <w:sz w:val="24"/>
          <w:szCs w:val="24"/>
          <w:lang w:val="fr-FR"/>
        </w:rPr>
        <w:t xml:space="preserve"> TEN_LTK, GHI_CHU_LTK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Ghi chú loại tài khoản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HINH_ANH (Hình ảnh)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có một mã (</w:t>
      </w:r>
      <w:r>
        <w:rPr>
          <w:rFonts w:ascii="Arial" w:hAnsi="Arial" w:cs="Arial"/>
          <w:b/>
          <w:sz w:val="24"/>
          <w:szCs w:val="24"/>
          <w:u w:val="single"/>
          <w:lang w:val="en-US"/>
        </w:rPr>
        <w:t>MA_ANH</w:t>
      </w:r>
      <w:r w:rsidRPr="001113FC">
        <w:rPr>
          <w:rFonts w:ascii="Arial" w:eastAsia="Calibri" w:hAnsi="Arial" w:cs="Arial"/>
          <w:sz w:val="28"/>
          <w:szCs w:val="28"/>
          <w:lang w:val="en-US"/>
        </w:rPr>
        <w:t>) phân biệt xác định các thuộc tính dữ liệu ảnh, kích thước ảnh, loại ảnh và thời gian tạo.</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 xml:space="preserve">+ </w:t>
      </w:r>
      <w:r>
        <w:rPr>
          <w:rFonts w:ascii="Arial" w:hAnsi="Arial" w:cs="Arial"/>
          <w:b/>
          <w:sz w:val="24"/>
          <w:szCs w:val="24"/>
          <w:u w:val="single"/>
          <w:lang w:val="en-US"/>
        </w:rPr>
        <w:t>MA_ANH</w:t>
      </w:r>
      <w:r w:rsidRPr="005B2C91">
        <w:rPr>
          <w:rFonts w:ascii="Arial" w:eastAsia="Calibri" w:hAnsi="Arial" w:cs="Arial"/>
          <w:sz w:val="28"/>
          <w:szCs w:val="28"/>
          <w:lang w:val="en-US"/>
        </w:rPr>
        <w:sym w:font="Wingdings" w:char="F0E0"/>
      </w:r>
      <w:r>
        <w:rPr>
          <w:rFonts w:ascii="Arial" w:hAnsi="Arial" w:cs="Arial"/>
          <w:sz w:val="24"/>
          <w:szCs w:val="24"/>
          <w:lang w:val="en-US"/>
        </w:rPr>
        <w:t>DATA, SIZE, TYPE, TIME</w:t>
      </w:r>
    </w:p>
    <w:p w:rsidR="00183647" w:rsidRPr="001113FC" w:rsidRDefault="00183647" w:rsidP="00183647">
      <w:pPr>
        <w:spacing w:after="200" w:line="276" w:lineRule="auto"/>
        <w:contextualSpacing/>
        <w:rPr>
          <w:rFonts w:ascii="Arial" w:eastAsia="Calibri" w:hAnsi="Arial" w:cs="Arial"/>
          <w:sz w:val="24"/>
          <w:szCs w:val="24"/>
          <w:lang w:val="en-US"/>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Dữ liệu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Kích thước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Loại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ảnh</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TAI_KHOAN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183647"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Phụ thuộc hàm :</w:t>
      </w:r>
    </w:p>
    <w:p w:rsidR="00183647" w:rsidRPr="0050129E" w:rsidRDefault="00183647" w:rsidP="00183647">
      <w:pPr>
        <w:spacing w:after="200" w:line="276" w:lineRule="auto"/>
        <w:ind w:left="1080"/>
        <w:contextualSpacing/>
        <w:rPr>
          <w:rFonts w:ascii="Arial" w:eastAsia="Calibri" w:hAnsi="Arial" w:cs="Arial"/>
          <w:sz w:val="28"/>
          <w:szCs w:val="28"/>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MA_TK</w:t>
      </w:r>
      <w:r w:rsidRPr="00671D83">
        <w:rPr>
          <w:rFonts w:ascii="Arial" w:eastAsia="Calibri" w:hAnsi="Arial" w:cs="Arial"/>
          <w:sz w:val="28"/>
          <w:szCs w:val="28"/>
          <w:lang w:val="fr-FR"/>
        </w:rPr>
        <w:sym w:font="Wingdings" w:char="F0E0"/>
      </w:r>
      <w:r w:rsidRPr="001113FC">
        <w:rPr>
          <w:rFonts w:ascii="Arial" w:hAnsi="Arial" w:cs="Arial"/>
          <w:b/>
          <w:i/>
          <w:sz w:val="24"/>
          <w:szCs w:val="24"/>
          <w:lang w:val="fr-FR"/>
        </w:rPr>
        <w:t>MA_ANH, MA_LTK,</w:t>
      </w:r>
      <w:r w:rsidRPr="001113FC">
        <w:rPr>
          <w:rFonts w:ascii="Arial" w:hAnsi="Arial" w:cs="Arial"/>
          <w:sz w:val="24"/>
          <w:szCs w:val="24"/>
          <w:lang w:val="fr-FR"/>
        </w:rPr>
        <w:t xml:space="preserve"> TEN_TK, MAT_KHAU, GIOI_TINH, EMAIL, SDT, DIA_CHI, NAM_SINH, KHOA, TG_TAO_TK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7F0F6A" w:rsidRDefault="00183647" w:rsidP="00DC5F51">
            <w:pPr>
              <w:rPr>
                <w:rFonts w:ascii="Arial" w:hAnsi="Arial" w:cs="Arial"/>
                <w:b/>
                <w:i/>
                <w:sz w:val="24"/>
                <w:szCs w:val="24"/>
                <w:lang w:val="en-US"/>
              </w:rPr>
            </w:pPr>
            <w:r w:rsidRPr="007F0F6A">
              <w:rPr>
                <w:rFonts w:ascii="Arial" w:hAnsi="Arial" w:cs="Arial"/>
                <w:b/>
                <w:i/>
                <w:sz w:val="24"/>
                <w:szCs w:val="24"/>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Tên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Mật khẩu</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Giới tính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lastRenderedPageBreak/>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SDT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DC5F51">
            <w:pPr>
              <w:rPr>
                <w:rFonts w:ascii="Arial" w:hAnsi="Arial" w:cs="Arial"/>
                <w:b/>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điện thoại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Địa chỉ</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Năm sinh</w:t>
            </w:r>
          </w:p>
        </w:tc>
      </w:tr>
      <w:tr w:rsidR="00183647" w:rsidRPr="00E361A8" w:rsidTr="00DC5F51">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khóa</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tài khoản</w:t>
            </w:r>
          </w:p>
        </w:tc>
      </w:tr>
    </w:tbl>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BINH_ LUAN (Bình luận)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có một mã (</w:t>
      </w:r>
      <w:r>
        <w:rPr>
          <w:rFonts w:ascii="Arial" w:hAnsi="Arial" w:cs="Arial"/>
          <w:b/>
          <w:sz w:val="24"/>
          <w:szCs w:val="24"/>
          <w:u w:val="single"/>
          <w:lang w:val="en-US"/>
        </w:rPr>
        <w:t>MA_BL</w:t>
      </w:r>
      <w:r w:rsidRPr="001113FC">
        <w:rPr>
          <w:rFonts w:ascii="Arial" w:eastAsia="Calibri" w:hAnsi="Arial" w:cs="Arial"/>
          <w:sz w:val="28"/>
          <w:szCs w:val="28"/>
          <w:lang w:val="en-US"/>
        </w:rPr>
        <w:t>) phân biệt xác định các thuộc tính : mã tài khoản, nội dung bình luận, thời gian bình luận và số lần bị tố cáo vi phạm.</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Ngoài ra, tại mỗi thời điểm một tài khoản chỉ có một bình luận duy nhất.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hAnsi="Arial" w:cs="Arial"/>
          <w:sz w:val="24"/>
          <w:szCs w:val="24"/>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MA_BL</w:t>
      </w:r>
      <w:r w:rsidRPr="005B2C91">
        <w:rPr>
          <w:rFonts w:ascii="Arial" w:eastAsia="Calibri" w:hAnsi="Arial" w:cs="Arial"/>
          <w:sz w:val="28"/>
          <w:szCs w:val="28"/>
          <w:lang w:val="en-US"/>
        </w:rPr>
        <w:sym w:font="Wingdings" w:char="F0E0"/>
      </w:r>
      <w:r w:rsidRPr="001113FC">
        <w:rPr>
          <w:rFonts w:ascii="Arial" w:hAnsi="Arial" w:cs="Arial"/>
          <w:b/>
          <w:i/>
          <w:sz w:val="24"/>
          <w:szCs w:val="24"/>
          <w:lang w:val="fr-FR"/>
        </w:rPr>
        <w:t>MA_TK</w:t>
      </w:r>
      <w:r w:rsidRPr="001113FC">
        <w:rPr>
          <w:rFonts w:ascii="Arial" w:hAnsi="Arial" w:cs="Arial"/>
          <w:sz w:val="24"/>
          <w:szCs w:val="24"/>
          <w:lang w:val="fr-FR"/>
        </w:rPr>
        <w:t>, NOI_DUNG, BAO_VP, TG_BL.</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xml:space="preserve">, TG_BL </w:t>
      </w:r>
      <w:r w:rsidRPr="00B64958">
        <w:rPr>
          <w:rFonts w:ascii="Arial" w:hAnsi="Arial" w:cs="Arial"/>
          <w:sz w:val="24"/>
          <w:szCs w:val="24"/>
          <w:lang w:val="en-US"/>
        </w:rPr>
        <w:sym w:font="Wingdings" w:char="F0E0"/>
      </w:r>
      <w:r w:rsidRPr="001113FC">
        <w:rPr>
          <w:rFonts w:ascii="Arial" w:hAnsi="Arial" w:cs="Arial"/>
          <w:b/>
          <w:sz w:val="24"/>
          <w:szCs w:val="24"/>
          <w:u w:val="single"/>
          <w:lang w:val="fr-FR"/>
        </w:rPr>
        <w:t>MA_BL</w:t>
      </w:r>
      <w:r w:rsidRPr="001113FC">
        <w:rPr>
          <w:rFonts w:ascii="Arial" w:hAnsi="Arial" w:cs="Arial"/>
          <w:sz w:val="24"/>
          <w:szCs w:val="24"/>
          <w:lang w:val="fr-FR"/>
        </w:rPr>
        <w:t>, NOI_DUNG, BAO_VP</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Nội dung</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lần bị tố cáo</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bình luận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ANH_NT (Ảnh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điện thoại bao gồm mã ảnh và mã nhà trọ, tạo nên một mối quan hệ kết nối giữa hình ảnh và nhà trọ, một nhà trọ có nhiều hình ảnh và một hình ảnh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lastRenderedPageBreak/>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MA_ANH</w:t>
      </w:r>
      <w:r w:rsidRPr="005B2C91">
        <w:rPr>
          <w:rFonts w:ascii="Arial" w:eastAsia="Calibri" w:hAnsi="Arial" w:cs="Arial"/>
          <w:sz w:val="28"/>
          <w:szCs w:val="28"/>
          <w:lang w:val="en-US"/>
        </w:rPr>
        <w:sym w:font="Wingdings" w:char="F0E0"/>
      </w:r>
      <w:r w:rsidRPr="007F0F6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530"/>
        <w:gridCol w:w="263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BL_NT (Bình luận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sym w:font="Wingdings" w:char="F0E0"/>
      </w:r>
      <w:r w:rsidRPr="008E661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8E661A" w:rsidRDefault="00183647" w:rsidP="00DC5F51">
            <w:pPr>
              <w:rPr>
                <w:rFonts w:ascii="Arial" w:hAnsi="Arial" w:cs="Arial"/>
                <w:b/>
                <w:i/>
                <w:sz w:val="24"/>
                <w:szCs w:val="24"/>
                <w:u w:val="single"/>
                <w:lang w:val="en-US"/>
              </w:rPr>
            </w:pPr>
            <w:r w:rsidRPr="008E661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BL_CON (Bình luận con)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Mỗi bình luận con bao gồm mã bình luận con (</w:t>
      </w:r>
      <w:r>
        <w:rPr>
          <w:rFonts w:ascii="Arial" w:hAnsi="Arial" w:cs="Arial"/>
          <w:b/>
          <w:sz w:val="24"/>
          <w:szCs w:val="24"/>
          <w:u w:val="single"/>
          <w:lang w:val="en-US"/>
        </w:rPr>
        <w:t>MA_BL</w:t>
      </w:r>
      <w:r w:rsidRPr="001113FC">
        <w:rPr>
          <w:rFonts w:ascii="Arial" w:eastAsia="Calibri" w:hAnsi="Arial" w:cs="Arial"/>
          <w:sz w:val="28"/>
          <w:szCs w:val="28"/>
          <w:lang w:val="en-US"/>
        </w:rPr>
        <w:t>) và mã bình luận cha (</w:t>
      </w:r>
      <w:r>
        <w:rPr>
          <w:rFonts w:ascii="Arial" w:hAnsi="Arial" w:cs="Arial"/>
          <w:sz w:val="24"/>
          <w:szCs w:val="24"/>
          <w:lang w:val="en-US"/>
        </w:rPr>
        <w:t>MA_BL_CHA</w:t>
      </w:r>
      <w:r w:rsidRPr="001113FC">
        <w:rPr>
          <w:rFonts w:ascii="Arial" w:eastAsia="Calibri" w:hAnsi="Arial" w:cs="Arial"/>
          <w:sz w:val="28"/>
          <w:szCs w:val="28"/>
          <w:lang w:val="en-US"/>
        </w:rPr>
        <w:t>). Tạo nên mối quan hệ kết nối giữa hai bình luận với nhau, mỗi bình luận cha có nhiều bình luận con và mỗi bình luận con cho một bình luận cha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sym w:font="Wingdings" w:char="F0E0"/>
      </w:r>
      <w:r>
        <w:rPr>
          <w:rFonts w:ascii="Arial" w:hAnsi="Arial" w:cs="Arial"/>
          <w:sz w:val="24"/>
          <w:szCs w:val="24"/>
          <w:lang w:val="en-US"/>
        </w:rPr>
        <w:t>MA_BL_CHA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 con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 cha</w:t>
            </w:r>
          </w:p>
        </w:tc>
      </w:tr>
    </w:tbl>
    <w:p w:rsidR="00183647" w:rsidRPr="00AB167B" w:rsidRDefault="00183647" w:rsidP="00183647">
      <w:pPr>
        <w:rPr>
          <w:lang w:val="en-US"/>
        </w:rPr>
      </w:pPr>
    </w:p>
    <w:p w:rsidR="00183647" w:rsidRDefault="00183647">
      <w:pPr>
        <w:rPr>
          <w:rFonts w:ascii="Times New Roman" w:eastAsia="Calibri" w:hAnsi="Times New Roman" w:cs="Times New Roman"/>
          <w:sz w:val="28"/>
          <w:szCs w:val="28"/>
          <w:lang w:val="en-US"/>
        </w:rPr>
      </w:pPr>
    </w:p>
    <w:p w:rsidR="00183647" w:rsidRDefault="00183647">
      <w:pPr>
        <w:rPr>
          <w:rFonts w:ascii="Times New Roman" w:eastAsia="Calibri" w:hAnsi="Times New Roman" w:cs="Times New Roman"/>
          <w:sz w:val="28"/>
          <w:szCs w:val="28"/>
          <w:lang w:val="en-US"/>
        </w:rPr>
        <w:sectPr w:rsidR="00183647" w:rsidSect="00183647">
          <w:pgSz w:w="15840" w:h="12240" w:orient="landscape"/>
          <w:pgMar w:top="1440" w:right="1440" w:bottom="1440" w:left="1440" w:header="720" w:footer="720" w:gutter="0"/>
          <w:cols w:space="720"/>
          <w:docGrid w:linePitch="360"/>
        </w:sectPr>
      </w:pPr>
    </w:p>
    <w:p w:rsidR="00DC5F51" w:rsidRDefault="0050610C">
      <w:pPr>
        <w:pStyle w:val="ListParagraph"/>
        <w:numPr>
          <w:ilvl w:val="0"/>
          <w:numId w:val="1"/>
        </w:numPr>
        <w:outlineLvl w:val="0"/>
        <w:rPr>
          <w:rFonts w:ascii="Times New Roman" w:hAnsi="Times New Roman" w:cs="Times New Roman"/>
          <w:b/>
          <w:sz w:val="28"/>
          <w:szCs w:val="28"/>
        </w:rPr>
        <w:pPrChange w:id="61" w:author="theirs" w:date="2014-09-10T22:51:00Z">
          <w:pPr>
            <w:pStyle w:val="ListParagraph"/>
            <w:numPr>
              <w:numId w:val="1"/>
            </w:numPr>
            <w:ind w:hanging="360"/>
          </w:pPr>
        </w:pPrChange>
      </w:pPr>
      <w:bookmarkStart w:id="62" w:name="_Toc398323438"/>
      <w:bookmarkStart w:id="63" w:name="_Toc399455838"/>
      <w:r w:rsidRPr="005F0E63">
        <w:rPr>
          <w:rFonts w:ascii="Times New Roman" w:hAnsi="Times New Roman" w:cs="Times New Roman"/>
          <w:b/>
          <w:sz w:val="28"/>
          <w:szCs w:val="28"/>
        </w:rPr>
        <w:lastRenderedPageBreak/>
        <w:t>Thiết kế theo chức năng</w:t>
      </w:r>
      <w:bookmarkEnd w:id="62"/>
      <w:bookmarkEnd w:id="63"/>
    </w:p>
    <w:p w:rsidR="009A7E54" w:rsidRPr="005F0E63" w:rsidRDefault="0050610C" w:rsidP="00BA3269">
      <w:pPr>
        <w:pStyle w:val="ListParagraph"/>
        <w:outlineLvl w:val="1"/>
        <w:rPr>
          <w:rFonts w:ascii="Times New Roman" w:hAnsi="Times New Roman" w:cs="Times New Roman"/>
          <w:b/>
          <w:sz w:val="28"/>
          <w:szCs w:val="28"/>
          <w:lang w:val="en-US"/>
        </w:rPr>
      </w:pPr>
      <w:bookmarkStart w:id="64" w:name="_Toc398323439"/>
      <w:bookmarkStart w:id="65" w:name="_Toc3994558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64"/>
      <w:bookmarkEnd w:id="65"/>
    </w:p>
    <w:p w:rsidR="00900D5D" w:rsidRPr="005F0E63" w:rsidRDefault="00900D5D" w:rsidP="006D3BB1">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6D3BB1">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1A6F9D">
      <w:pPr>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10">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1A6F9D">
      <w:pPr>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1">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1A6F9D">
      <w:pPr>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6D3BB1">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1A6F9D">
      <w:pPr>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3">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jc w:val="center"/>
        <w:tblLook w:val="04A0" w:firstRow="1" w:lastRow="0" w:firstColumn="1" w:lastColumn="0" w:noHBand="0" w:noVBand="1"/>
      </w:tblPr>
      <w:tblGrid>
        <w:gridCol w:w="714"/>
        <w:gridCol w:w="1563"/>
        <w:gridCol w:w="1270"/>
        <w:gridCol w:w="6029"/>
      </w:tblGrid>
      <w:tr w:rsidR="00301CE4" w:rsidRPr="005F0E63" w:rsidTr="001A6F9D">
        <w:trPr>
          <w:jc w:val="center"/>
        </w:trPr>
        <w:tc>
          <w:tcPr>
            <w:tcW w:w="0" w:type="auto"/>
            <w:shd w:val="clear" w:color="auto" w:fill="BDD6EE" w:themeFill="accent1" w:themeFillTint="66"/>
            <w:vAlign w:val="center"/>
          </w:tcPr>
          <w:p w:rsidR="00301CE4" w:rsidRPr="005F0E63" w:rsidRDefault="00301CE4" w:rsidP="001A6F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1A6F9D">
        <w:trPr>
          <w:jc w:val="center"/>
        </w:trPr>
        <w:tc>
          <w:tcPr>
            <w:tcW w:w="0" w:type="auto"/>
          </w:tcPr>
          <w:p w:rsidR="00301CE4" w:rsidRPr="005F0E63" w:rsidRDefault="00301CE4" w:rsidP="001A6F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1A6F9D">
        <w:trPr>
          <w:jc w:val="center"/>
        </w:trPr>
        <w:tc>
          <w:tcPr>
            <w:tcW w:w="0" w:type="auto"/>
          </w:tcPr>
          <w:p w:rsidR="00301CE4" w:rsidRPr="005F0E63" w:rsidRDefault="00301CE4" w:rsidP="001A6F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1A6F9D">
        <w:trPr>
          <w:jc w:val="center"/>
        </w:trPr>
        <w:tc>
          <w:tcPr>
            <w:tcW w:w="0" w:type="auto"/>
          </w:tcPr>
          <w:p w:rsidR="00301CE4" w:rsidRPr="005F0E63" w:rsidRDefault="00301CE4" w:rsidP="001A6F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1A6F9D">
        <w:trPr>
          <w:jc w:val="center"/>
        </w:trPr>
        <w:tc>
          <w:tcPr>
            <w:tcW w:w="0" w:type="auto"/>
          </w:tcPr>
          <w:p w:rsidR="00301CE4" w:rsidRPr="005F0E63" w:rsidRDefault="00301CE4" w:rsidP="001A6F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1A6F9D">
        <w:trPr>
          <w:jc w:val="center"/>
        </w:trPr>
        <w:tc>
          <w:tcPr>
            <w:tcW w:w="0" w:type="auto"/>
          </w:tcPr>
          <w:p w:rsidR="00301CE4" w:rsidRPr="005F0E63" w:rsidRDefault="00301CE4" w:rsidP="001A6F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1A6F9D">
        <w:trPr>
          <w:jc w:val="center"/>
        </w:trPr>
        <w:tc>
          <w:tcPr>
            <w:tcW w:w="0" w:type="auto"/>
          </w:tcPr>
          <w:p w:rsidR="00301CE4" w:rsidRPr="005F0E63" w:rsidRDefault="00301CE4" w:rsidP="001A6F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1A6F9D">
        <w:trPr>
          <w:jc w:val="center"/>
        </w:trPr>
        <w:tc>
          <w:tcPr>
            <w:tcW w:w="0" w:type="auto"/>
          </w:tcPr>
          <w:p w:rsidR="00301CE4" w:rsidRPr="005F0E63" w:rsidRDefault="00301CE4" w:rsidP="001A6F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293B89">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jc w:val="center"/>
        <w:tblInd w:w="720" w:type="dxa"/>
        <w:tblLook w:val="04A0" w:firstRow="1" w:lastRow="0" w:firstColumn="1" w:lastColumn="0" w:noHBand="0" w:noVBand="1"/>
      </w:tblPr>
      <w:tblGrid>
        <w:gridCol w:w="895"/>
        <w:gridCol w:w="1981"/>
        <w:gridCol w:w="1438"/>
        <w:gridCol w:w="1438"/>
        <w:gridCol w:w="1439"/>
        <w:gridCol w:w="1439"/>
      </w:tblGrid>
      <w:tr w:rsidR="00900D5D" w:rsidRPr="005F0E63" w:rsidTr="00D2184E">
        <w:trPr>
          <w:jc w:val="center"/>
        </w:trPr>
        <w:tc>
          <w:tcPr>
            <w:tcW w:w="895" w:type="dxa"/>
            <w:vMerge w:val="restart"/>
            <w:vAlign w:val="center"/>
          </w:tcPr>
          <w:p w:rsidR="00900D5D" w:rsidRPr="005F0E63" w:rsidRDefault="00900D5D" w:rsidP="00D2184E">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D2184E">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D2184E">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D2184E">
        <w:trPr>
          <w:jc w:val="center"/>
        </w:trPr>
        <w:tc>
          <w:tcPr>
            <w:tcW w:w="895" w:type="dxa"/>
            <w:vMerge/>
            <w:vAlign w:val="center"/>
          </w:tcPr>
          <w:p w:rsidR="00900D5D" w:rsidRPr="005F0E63" w:rsidRDefault="00900D5D" w:rsidP="00D2184E">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D2184E">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D2184E">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D2184E">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D2184E">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D2184E">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D2184E">
        <w:trPr>
          <w:jc w:val="center"/>
        </w:trPr>
        <w:tc>
          <w:tcPr>
            <w:tcW w:w="895" w:type="dxa"/>
          </w:tcPr>
          <w:p w:rsidR="00900D5D" w:rsidRPr="005F0E63" w:rsidRDefault="00900D5D" w:rsidP="00D2184E">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D2184E">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D2184E">
            <w:pPr>
              <w:pStyle w:val="ListParagraph"/>
              <w:ind w:left="0"/>
              <w:jc w:val="center"/>
              <w:rPr>
                <w:rFonts w:ascii="Times New Roman" w:hAnsi="Times New Roman" w:cs="Times New Roman"/>
                <w:sz w:val="28"/>
                <w:szCs w:val="28"/>
              </w:rPr>
            </w:pPr>
          </w:p>
        </w:tc>
        <w:tc>
          <w:tcPr>
            <w:tcW w:w="1438" w:type="dxa"/>
          </w:tcPr>
          <w:p w:rsidR="00900D5D" w:rsidRPr="005F0E63" w:rsidRDefault="00900D5D" w:rsidP="00D2184E">
            <w:pPr>
              <w:pStyle w:val="ListParagraph"/>
              <w:ind w:left="0"/>
              <w:jc w:val="center"/>
              <w:rPr>
                <w:rFonts w:ascii="Times New Roman" w:hAnsi="Times New Roman" w:cs="Times New Roman"/>
                <w:sz w:val="28"/>
                <w:szCs w:val="28"/>
              </w:rPr>
            </w:pPr>
          </w:p>
        </w:tc>
        <w:tc>
          <w:tcPr>
            <w:tcW w:w="1439" w:type="dxa"/>
          </w:tcPr>
          <w:p w:rsidR="00900D5D" w:rsidRPr="005F0E63" w:rsidRDefault="00900D5D" w:rsidP="00D2184E">
            <w:pPr>
              <w:pStyle w:val="ListParagraph"/>
              <w:ind w:left="0"/>
              <w:jc w:val="center"/>
              <w:rPr>
                <w:rFonts w:ascii="Times New Roman" w:hAnsi="Times New Roman" w:cs="Times New Roman"/>
                <w:sz w:val="28"/>
                <w:szCs w:val="28"/>
              </w:rPr>
            </w:pPr>
          </w:p>
        </w:tc>
        <w:tc>
          <w:tcPr>
            <w:tcW w:w="1439" w:type="dxa"/>
            <w:vAlign w:val="center"/>
          </w:tcPr>
          <w:p w:rsidR="00900D5D" w:rsidRPr="005F0E63" w:rsidRDefault="00900D5D" w:rsidP="00D2184E">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D2184E">
      <w:pPr>
        <w:jc w:val="cente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D2184E">
      <w:pPr>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66" w:name="_Toc398323440"/>
      <w:bookmarkStart w:id="67" w:name="_Toc3994558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66"/>
      <w:bookmarkEnd w:id="67"/>
    </w:p>
    <w:p w:rsidR="00AC30F5" w:rsidRPr="005F0E63" w:rsidRDefault="00AC30F5" w:rsidP="00216760">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D2184E">
      <w:pPr>
        <w:jc w:val="cente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216760">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407" w:type="dxa"/>
        <w:jc w:val="center"/>
        <w:tblLook w:val="04A0" w:firstRow="1" w:lastRow="0" w:firstColumn="1" w:lastColumn="0" w:noHBand="0" w:noVBand="1"/>
      </w:tblPr>
      <w:tblGrid>
        <w:gridCol w:w="841"/>
        <w:gridCol w:w="1984"/>
        <w:gridCol w:w="1418"/>
        <w:gridCol w:w="6164"/>
      </w:tblGrid>
      <w:tr w:rsidR="00AC30F5" w:rsidRPr="005F0E63" w:rsidTr="00D2184E">
        <w:trPr>
          <w:jc w:val="center"/>
        </w:trPr>
        <w:tc>
          <w:tcPr>
            <w:tcW w:w="841"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9F6587">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D2184E">
        <w:trPr>
          <w:jc w:val="center"/>
        </w:trPr>
        <w:tc>
          <w:tcPr>
            <w:tcW w:w="841"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D2184E">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D2184E">
        <w:trPr>
          <w:jc w:val="center"/>
        </w:trPr>
        <w:tc>
          <w:tcPr>
            <w:tcW w:w="841"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D2184E">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D2184E">
        <w:trPr>
          <w:jc w:val="center"/>
        </w:trPr>
        <w:tc>
          <w:tcPr>
            <w:tcW w:w="841"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D2184E">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216760">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D2184E">
      <w:pPr>
        <w:pStyle w:val="ListParagraph"/>
        <w:jc w:val="center"/>
        <w:rPr>
          <w:rFonts w:ascii="Times New Roman" w:hAnsi="Times New Roman" w:cs="Times New Roman"/>
          <w:b/>
          <w:sz w:val="28"/>
          <w:szCs w:val="28"/>
          <w:lang w:val="en-US"/>
        </w:rPr>
      </w:pPr>
      <w:r w:rsidRPr="005F0E63">
        <w:rPr>
          <w:rFonts w:ascii="Times New Roman" w:hAnsi="Times New Roman" w:cs="Times New Roman"/>
          <w:noProof/>
          <w:sz w:val="28"/>
          <w:szCs w:val="28"/>
          <w:lang w:val="en-US"/>
        </w:rPr>
        <w:lastRenderedPageBreak/>
        <w:drawing>
          <wp:inline distT="0" distB="0" distL="0" distR="0">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6">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68" w:name="_Toc398323441"/>
      <w:bookmarkStart w:id="69" w:name="_Toc3994558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68"/>
      <w:bookmarkEnd w:id="69"/>
    </w:p>
    <w:p w:rsidR="00582640" w:rsidRPr="001443B8" w:rsidRDefault="00582640" w:rsidP="00216760">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Giao diện:</w:t>
      </w:r>
    </w:p>
    <w:p w:rsidR="00582640" w:rsidRPr="001443B8" w:rsidRDefault="00582640" w:rsidP="00582640">
      <w:pPr>
        <w:rPr>
          <w:rFonts w:ascii="Times New Roman" w:hAnsi="Times New Roman" w:cs="Times New Roman"/>
          <w:sz w:val="28"/>
          <w:szCs w:val="28"/>
        </w:rPr>
      </w:pPr>
      <w:r>
        <w:rPr>
          <w:rFonts w:ascii="Times New Roman" w:hAnsi="Times New Roman" w:cs="Times New Roman"/>
          <w:sz w:val="28"/>
          <w:szCs w:val="28"/>
        </w:rPr>
        <w:tab/>
        <w:t>Nút đăng ký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7">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582640" w:rsidRDefault="00582640" w:rsidP="00D2184E">
      <w:pPr>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000625" cy="531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18">
                      <a:extLst>
                        <a:ext uri="{28A0092B-C50C-407E-A947-70E740481C1C}">
                          <a14:useLocalDpi xmlns:a14="http://schemas.microsoft.com/office/drawing/2010/main" val="0"/>
                        </a:ext>
                      </a:extLst>
                    </a:blip>
                    <a:stretch>
                      <a:fillRect/>
                    </a:stretch>
                  </pic:blipFill>
                  <pic:spPr>
                    <a:xfrm>
                      <a:off x="0" y="0"/>
                      <a:ext cx="5000625" cy="5314950"/>
                    </a:xfrm>
                    <a:prstGeom prst="rect">
                      <a:avLst/>
                    </a:prstGeom>
                  </pic:spPr>
                </pic:pic>
              </a:graphicData>
            </a:graphic>
          </wp:inline>
        </w:drawing>
      </w:r>
    </w:p>
    <w:p w:rsidR="00582640" w:rsidRDefault="00582640" w:rsidP="00582640">
      <w:pPr>
        <w:rPr>
          <w:rFonts w:ascii="Times New Roman" w:hAnsi="Times New Roman" w:cs="Times New Roman"/>
          <w:sz w:val="28"/>
          <w:szCs w:val="28"/>
        </w:rPr>
      </w:pPr>
    </w:p>
    <w:p w:rsidR="00582640" w:rsidRPr="001443B8" w:rsidRDefault="00582640" w:rsidP="00D2184E">
      <w:pPr>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4848225" cy="5372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ky1.JPG"/>
                    <pic:cNvPicPr/>
                  </pic:nvPicPr>
                  <pic:blipFill>
                    <a:blip r:embed="rId19">
                      <a:extLst>
                        <a:ext uri="{28A0092B-C50C-407E-A947-70E740481C1C}">
                          <a14:useLocalDpi xmlns:a14="http://schemas.microsoft.com/office/drawing/2010/main" val="0"/>
                        </a:ext>
                      </a:extLst>
                    </a:blip>
                    <a:stretch>
                      <a:fillRect/>
                    </a:stretch>
                  </pic:blipFill>
                  <pic:spPr>
                    <a:xfrm>
                      <a:off x="0" y="0"/>
                      <a:ext cx="4848225" cy="5372100"/>
                    </a:xfrm>
                    <a:prstGeom prst="rect">
                      <a:avLst/>
                    </a:prstGeom>
                  </pic:spPr>
                </pic:pic>
              </a:graphicData>
            </a:graphic>
          </wp:inline>
        </w:drawing>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582640" w:rsidRDefault="00582640" w:rsidP="00582640">
      <w:pPr>
        <w:rPr>
          <w:rFonts w:ascii="Times New Roman" w:hAnsi="Times New Roman" w:cs="Times New Roman"/>
          <w:noProof/>
          <w:sz w:val="28"/>
          <w:szCs w:val="28"/>
        </w:rPr>
      </w:pPr>
    </w:p>
    <w:tbl>
      <w:tblPr>
        <w:tblStyle w:val="TableGrid"/>
        <w:tblW w:w="0" w:type="auto"/>
        <w:jc w:val="center"/>
        <w:tblLook w:val="04A0" w:firstRow="1" w:lastRow="0" w:firstColumn="1" w:lastColumn="0" w:noHBand="0" w:noVBand="1"/>
      </w:tblPr>
      <w:tblGrid>
        <w:gridCol w:w="714"/>
        <w:gridCol w:w="1550"/>
        <w:gridCol w:w="945"/>
        <w:gridCol w:w="6367"/>
      </w:tblGrid>
      <w:tr w:rsidR="00582640" w:rsidRPr="001443B8" w:rsidTr="00D2184E">
        <w:trPr>
          <w:jc w:val="center"/>
        </w:trPr>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582640" w:rsidRPr="001443B8" w:rsidTr="00D2184E">
        <w:trPr>
          <w:jc w:val="center"/>
        </w:trPr>
        <w:tc>
          <w:tcPr>
            <w:tcW w:w="0" w:type="auto"/>
          </w:tcPr>
          <w:p w:rsidR="00582640" w:rsidRPr="001443B8" w:rsidRDefault="00582640" w:rsidP="003B7B34">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 có 2 giá trị cho người dùng lựa chọn là “Thành viên” và “Chủ nhà trọ”.</w:t>
            </w:r>
          </w:p>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lựa chọn loại tài khoản muốn đăng ký</w:t>
            </w:r>
          </w:p>
        </w:tc>
      </w:tr>
      <w:tr w:rsidR="00582640" w:rsidRPr="001443B8" w:rsidTr="00D2184E">
        <w:trPr>
          <w:jc w:val="center"/>
        </w:trPr>
        <w:tc>
          <w:tcPr>
            <w:tcW w:w="0" w:type="auto"/>
          </w:tcPr>
          <w:p w:rsidR="00582640" w:rsidRPr="001443B8" w:rsidRDefault="00582640" w:rsidP="003B7B34">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Giải thích thêm cho người dùng về thông tin tài khoản, </w:t>
            </w:r>
            <w:r w:rsidR="004C66A3">
              <w:rPr>
                <w:rFonts w:ascii="Times New Roman" w:hAnsi="Times New Roman" w:cs="Times New Roman"/>
                <w:sz w:val="28"/>
                <w:szCs w:val="28"/>
                <w:lang w:val="en-US"/>
              </w:rPr>
              <w:t>mỗi</w:t>
            </w:r>
            <w:r>
              <w:rPr>
                <w:rFonts w:ascii="Times New Roman" w:hAnsi="Times New Roman" w:cs="Times New Roman"/>
                <w:sz w:val="28"/>
                <w:szCs w:val="28"/>
                <w:lang w:val="en-US"/>
              </w:rPr>
              <w:t xml:space="preserve"> loại tài khoản có phần giải thích riêng</w:t>
            </w:r>
          </w:p>
        </w:tc>
      </w:tr>
      <w:tr w:rsidR="00582640" w:rsidRPr="001443B8" w:rsidTr="00D2184E">
        <w:trPr>
          <w:jc w:val="center"/>
        </w:trPr>
        <w:tc>
          <w:tcPr>
            <w:tcW w:w="0" w:type="auto"/>
          </w:tcPr>
          <w:p w:rsidR="00582640" w:rsidRDefault="00582640" w:rsidP="003B7B34">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Tên để người dùng đăng nhập vào hệ thống</w:t>
            </w:r>
          </w:p>
        </w:tc>
      </w:tr>
      <w:tr w:rsidR="00582640" w:rsidRPr="001443B8" w:rsidTr="00D2184E">
        <w:trPr>
          <w:jc w:val="center"/>
        </w:trPr>
        <w:tc>
          <w:tcPr>
            <w:tcW w:w="0" w:type="auto"/>
          </w:tcPr>
          <w:p w:rsidR="00582640" w:rsidRDefault="00582640" w:rsidP="003B7B34">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Mật khẩu người dùng dùng để đăng nhập vào hệ thống</w:t>
            </w:r>
          </w:p>
        </w:tc>
      </w:tr>
      <w:tr w:rsidR="00582640" w:rsidRPr="001443B8" w:rsidTr="00D2184E">
        <w:trPr>
          <w:jc w:val="center"/>
        </w:trPr>
        <w:tc>
          <w:tcPr>
            <w:tcW w:w="0" w:type="auto"/>
          </w:tcPr>
          <w:p w:rsidR="00582640" w:rsidRDefault="00582640" w:rsidP="003B7B34">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5</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lại mật khẩu vừa nhập</w:t>
            </w:r>
          </w:p>
        </w:tc>
      </w:tr>
      <w:tr w:rsidR="00582640" w:rsidRPr="001443B8" w:rsidTr="00D2184E">
        <w:trPr>
          <w:jc w:val="center"/>
        </w:trPr>
        <w:tc>
          <w:tcPr>
            <w:tcW w:w="0" w:type="auto"/>
          </w:tcPr>
          <w:p w:rsidR="00582640" w:rsidRDefault="00582640" w:rsidP="003B7B34">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họ tên mình vào</w:t>
            </w:r>
          </w:p>
        </w:tc>
      </w:tr>
      <w:tr w:rsidR="00582640" w:rsidRPr="001443B8" w:rsidTr="00D2184E">
        <w:trPr>
          <w:jc w:val="center"/>
        </w:trPr>
        <w:tc>
          <w:tcPr>
            <w:tcW w:w="0" w:type="auto"/>
          </w:tcPr>
          <w:p w:rsidR="00582640" w:rsidRDefault="00582640" w:rsidP="003B7B34">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vào</w:t>
            </w:r>
          </w:p>
        </w:tc>
      </w:tr>
      <w:tr w:rsidR="00582640" w:rsidRPr="001443B8" w:rsidTr="00D2184E">
        <w:trPr>
          <w:jc w:val="center"/>
        </w:trPr>
        <w:tc>
          <w:tcPr>
            <w:tcW w:w="0" w:type="auto"/>
          </w:tcPr>
          <w:p w:rsidR="00582640" w:rsidRDefault="00582640" w:rsidP="003B7B34">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Số điện thoại của người dùng</w:t>
            </w:r>
          </w:p>
        </w:tc>
      </w:tr>
      <w:tr w:rsidR="00582640" w:rsidRPr="001443B8" w:rsidTr="00D2184E">
        <w:trPr>
          <w:jc w:val="center"/>
        </w:trPr>
        <w:tc>
          <w:tcPr>
            <w:tcW w:w="0" w:type="auto"/>
          </w:tcPr>
          <w:p w:rsidR="00582640" w:rsidRDefault="00582640" w:rsidP="003B7B34">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email của mình vào, hệ thống sẽ báo lỗi nếu người dùng nhập sai định dạng email</w:t>
            </w:r>
          </w:p>
        </w:tc>
      </w:tr>
      <w:tr w:rsidR="00582640" w:rsidRPr="001443B8" w:rsidTr="00D2184E">
        <w:trPr>
          <w:jc w:val="center"/>
        </w:trPr>
        <w:tc>
          <w:tcPr>
            <w:tcW w:w="0" w:type="auto"/>
          </w:tcPr>
          <w:p w:rsidR="00582640" w:rsidRDefault="00582640" w:rsidP="003B7B34">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Khi người dùng nhập đây đủ các thông tin đăng ký vào thì nhấn nút “Đăng ký” để tiến hành đăng ký mới tài khoản. Nếu </w:t>
            </w:r>
            <w:r w:rsidR="004C66A3">
              <w:rPr>
                <w:rFonts w:ascii="Times New Roman" w:hAnsi="Times New Roman" w:cs="Times New Roman"/>
                <w:sz w:val="28"/>
                <w:szCs w:val="28"/>
                <w:lang w:val="en-US"/>
              </w:rPr>
              <w:t>đăng</w:t>
            </w:r>
            <w:r>
              <w:rPr>
                <w:rFonts w:ascii="Times New Roman" w:hAnsi="Times New Roman" w:cs="Times New Roman"/>
                <w:sz w:val="28"/>
                <w:szCs w:val="28"/>
                <w:lang w:val="en-US"/>
              </w:rPr>
              <w:t xml:space="preserve">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jc w:val="center"/>
        <w:tblInd w:w="720" w:type="dxa"/>
        <w:tblLook w:val="04A0" w:firstRow="1" w:lastRow="0" w:firstColumn="1" w:lastColumn="0" w:noHBand="0" w:noVBand="1"/>
      </w:tblPr>
      <w:tblGrid>
        <w:gridCol w:w="895"/>
        <w:gridCol w:w="1981"/>
        <w:gridCol w:w="1438"/>
        <w:gridCol w:w="1438"/>
        <w:gridCol w:w="1439"/>
        <w:gridCol w:w="1439"/>
      </w:tblGrid>
      <w:tr w:rsidR="00582640" w:rsidRPr="001443B8" w:rsidTr="00B62DE0">
        <w:trPr>
          <w:jc w:val="center"/>
        </w:trPr>
        <w:tc>
          <w:tcPr>
            <w:tcW w:w="895"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582640" w:rsidRPr="001443B8" w:rsidTr="00B62DE0">
        <w:trPr>
          <w:jc w:val="center"/>
        </w:trPr>
        <w:tc>
          <w:tcPr>
            <w:tcW w:w="895"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981"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582640" w:rsidRPr="001443B8" w:rsidTr="00B62DE0">
        <w:trPr>
          <w:jc w:val="center"/>
        </w:trPr>
        <w:tc>
          <w:tcPr>
            <w:tcW w:w="895" w:type="dxa"/>
          </w:tcPr>
          <w:p w:rsidR="00582640" w:rsidRPr="001443B8" w:rsidRDefault="00582640" w:rsidP="00B62DE0">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582640" w:rsidRPr="00284F66" w:rsidRDefault="00582640"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3F7EE9" w:rsidRPr="001443B8" w:rsidTr="00B62DE0">
        <w:trPr>
          <w:jc w:val="center"/>
        </w:trPr>
        <w:tc>
          <w:tcPr>
            <w:tcW w:w="895" w:type="dxa"/>
          </w:tcPr>
          <w:p w:rsidR="003F7EE9" w:rsidRPr="003F7EE9" w:rsidRDefault="003F7EE9" w:rsidP="00B62DE0">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3F7EE9" w:rsidRPr="003F7EE9" w:rsidRDefault="003F7EE9"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w:t>
            </w:r>
          </w:p>
        </w:tc>
        <w:tc>
          <w:tcPr>
            <w:tcW w:w="1438" w:type="dxa"/>
            <w:vAlign w:val="center"/>
          </w:tcPr>
          <w:p w:rsidR="003F7EE9" w:rsidRDefault="003F7EE9" w:rsidP="009F6587">
            <w:pPr>
              <w:pStyle w:val="ListParagraph"/>
              <w:ind w:left="0"/>
              <w:jc w:val="center"/>
              <w:rPr>
                <w:rFonts w:ascii="Times New Roman" w:hAnsi="Times New Roman" w:cs="Times New Roman"/>
                <w:sz w:val="28"/>
                <w:szCs w:val="28"/>
                <w:lang w:val="en-US"/>
              </w:rPr>
            </w:pPr>
          </w:p>
        </w:tc>
        <w:tc>
          <w:tcPr>
            <w:tcW w:w="1438" w:type="dxa"/>
          </w:tcPr>
          <w:p w:rsidR="003F7EE9" w:rsidRPr="001443B8" w:rsidRDefault="003F7EE9" w:rsidP="009F6587">
            <w:pPr>
              <w:pStyle w:val="ListParagraph"/>
              <w:ind w:left="0"/>
              <w:rPr>
                <w:rFonts w:ascii="Times New Roman" w:hAnsi="Times New Roman" w:cs="Times New Roman"/>
                <w:sz w:val="28"/>
                <w:szCs w:val="28"/>
              </w:rPr>
            </w:pPr>
          </w:p>
        </w:tc>
        <w:tc>
          <w:tcPr>
            <w:tcW w:w="1439" w:type="dxa"/>
          </w:tcPr>
          <w:p w:rsidR="003F7EE9" w:rsidRPr="001443B8" w:rsidRDefault="003F7EE9" w:rsidP="009F6587">
            <w:pPr>
              <w:pStyle w:val="ListParagraph"/>
              <w:ind w:left="0"/>
              <w:rPr>
                <w:rFonts w:ascii="Times New Roman" w:hAnsi="Times New Roman" w:cs="Times New Roman"/>
                <w:sz w:val="28"/>
                <w:szCs w:val="28"/>
              </w:rPr>
            </w:pPr>
          </w:p>
        </w:tc>
        <w:tc>
          <w:tcPr>
            <w:tcW w:w="1439" w:type="dxa"/>
            <w:vAlign w:val="center"/>
          </w:tcPr>
          <w:p w:rsidR="003F7EE9" w:rsidRPr="003F7EE9" w:rsidRDefault="003F7EE9"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582640" w:rsidRPr="001443B8" w:rsidRDefault="00582640" w:rsidP="00582640">
      <w:pPr>
        <w:rPr>
          <w:rFonts w:ascii="Times New Roman" w:hAnsi="Times New Roman" w:cs="Times New Roman"/>
          <w:noProof/>
          <w:sz w:val="28"/>
          <w:szCs w:val="28"/>
        </w:rPr>
      </w:pP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582640" w:rsidRPr="001443B8" w:rsidRDefault="00582640" w:rsidP="00B62DE0">
      <w:pPr>
        <w:jc w:val="cente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70" w:name="_Toc398323442"/>
      <w:bookmarkStart w:id="71" w:name="_Toc3994558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70"/>
      <w:bookmarkEnd w:id="71"/>
    </w:p>
    <w:p w:rsidR="00FF18DD" w:rsidRPr="00FF18DD" w:rsidRDefault="00FF18DD" w:rsidP="00FF18DD">
      <w:pPr>
        <w:pStyle w:val="ListParagraph"/>
        <w:ind w:firstLine="720"/>
        <w:rPr>
          <w:rFonts w:ascii="Arial" w:hAnsi="Arial" w:cs="Arial"/>
          <w:sz w:val="28"/>
          <w:szCs w:val="28"/>
          <w:lang w:val="en-US"/>
        </w:rPr>
      </w:pPr>
      <w:bookmarkStart w:id="72" w:name="_Toc398323443"/>
      <w:bookmarkStart w:id="73" w:name="_Toc399455843"/>
      <w:r>
        <w:rPr>
          <w:rFonts w:ascii="Arial" w:hAnsi="Arial" w:cs="Arial"/>
          <w:sz w:val="28"/>
          <w:szCs w:val="28"/>
        </w:rPr>
        <w:t>Mục đích: giúp cho người dùng có thể lấy lại mật khẩu để có thể đăng nhập vào hệ thống</w:t>
      </w:r>
    </w:p>
    <w:p w:rsidR="00FF18DD" w:rsidRPr="00FF18DD" w:rsidRDefault="00FF18DD" w:rsidP="00FF18DD">
      <w:pPr>
        <w:ind w:firstLine="720"/>
        <w:rPr>
          <w:rFonts w:ascii="Arial" w:hAnsi="Arial" w:cs="Arial"/>
          <w:sz w:val="28"/>
          <w:szCs w:val="28"/>
        </w:rPr>
      </w:pPr>
      <w:r w:rsidRPr="00FF18DD">
        <w:rPr>
          <w:rFonts w:ascii="Arial" w:hAnsi="Arial" w:cs="Arial"/>
          <w:sz w:val="28"/>
          <w:szCs w:val="28"/>
        </w:rPr>
        <w:t>Giao diện:</w:t>
      </w:r>
    </w:p>
    <w:p w:rsidR="00FF18DD" w:rsidRDefault="00FF18DD" w:rsidP="00B62DE0">
      <w:pPr>
        <w:pStyle w:val="ListParagraph"/>
        <w:jc w:val="center"/>
        <w:rPr>
          <w:rFonts w:ascii="Arial" w:hAnsi="Arial" w:cs="Arial"/>
          <w:sz w:val="28"/>
          <w:szCs w:val="28"/>
        </w:rPr>
      </w:pPr>
      <w:r>
        <w:rPr>
          <w:rFonts w:ascii="Arial" w:hAnsi="Arial" w:cs="Arial"/>
          <w:noProof/>
          <w:sz w:val="28"/>
          <w:szCs w:val="28"/>
          <w:lang w:val="en-US"/>
        </w:rPr>
        <w:lastRenderedPageBreak/>
        <w:drawing>
          <wp:inline distT="0" distB="0" distL="0" distR="0" wp14:anchorId="132657D6" wp14:editId="410473C6">
            <wp:extent cx="4371429" cy="2219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n mat khau.png"/>
                    <pic:cNvPicPr/>
                  </pic:nvPicPr>
                  <pic:blipFill>
                    <a:blip r:embed="rId21">
                      <a:extLst>
                        <a:ext uri="{28A0092B-C50C-407E-A947-70E740481C1C}">
                          <a14:useLocalDpi xmlns:a14="http://schemas.microsoft.com/office/drawing/2010/main" val="0"/>
                        </a:ext>
                      </a:extLst>
                    </a:blip>
                    <a:stretch>
                      <a:fillRect/>
                    </a:stretch>
                  </pic:blipFill>
                  <pic:spPr>
                    <a:xfrm>
                      <a:off x="0" y="0"/>
                      <a:ext cx="4371429" cy="2219048"/>
                    </a:xfrm>
                    <a:prstGeom prst="rect">
                      <a:avLst/>
                    </a:prstGeom>
                  </pic:spPr>
                </pic:pic>
              </a:graphicData>
            </a:graphic>
          </wp:inline>
        </w:drawing>
      </w:r>
    </w:p>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r>
        <w:rPr>
          <w:rFonts w:ascii="Arial" w:hAnsi="Arial" w:cs="Arial"/>
          <w:sz w:val="28"/>
          <w:szCs w:val="28"/>
        </w:rPr>
        <w:t>Các thành phần trong giao diện:</w:t>
      </w:r>
    </w:p>
    <w:p w:rsidR="00FF18DD" w:rsidRDefault="00FF18DD" w:rsidP="00FF18DD">
      <w:pPr>
        <w:pStyle w:val="ListParagraph"/>
        <w:rPr>
          <w:rFonts w:ascii="Arial" w:hAnsi="Arial" w:cs="Arial"/>
          <w:sz w:val="28"/>
          <w:szCs w:val="28"/>
        </w:rPr>
      </w:pPr>
    </w:p>
    <w:tbl>
      <w:tblPr>
        <w:tblStyle w:val="TableGrid"/>
        <w:tblW w:w="10525" w:type="dxa"/>
        <w:tblLook w:val="04A0" w:firstRow="1" w:lastRow="0" w:firstColumn="1" w:lastColumn="0" w:noHBand="0" w:noVBand="1"/>
      </w:tblPr>
      <w:tblGrid>
        <w:gridCol w:w="3980"/>
        <w:gridCol w:w="1437"/>
        <w:gridCol w:w="1301"/>
        <w:gridCol w:w="3807"/>
      </w:tblGrid>
      <w:tr w:rsidR="00FF18DD" w:rsidRPr="00B244F3" w:rsidTr="005C12C0">
        <w:tc>
          <w:tcPr>
            <w:tcW w:w="2504" w:type="dxa"/>
            <w:shd w:val="clear" w:color="auto" w:fill="BDD6EE" w:themeFill="accent1" w:themeFillTint="66"/>
          </w:tcPr>
          <w:p w:rsidR="00FF18DD" w:rsidRPr="00B244F3" w:rsidRDefault="0000534A" w:rsidP="005C12C0">
            <w:pPr>
              <w:pStyle w:val="ListParagraph"/>
              <w:ind w:left="0"/>
              <w:jc w:val="center"/>
              <w:rPr>
                <w:rFonts w:ascii="Arial" w:hAnsi="Arial" w:cs="Arial"/>
                <w:sz w:val="28"/>
                <w:szCs w:val="28"/>
              </w:rPr>
            </w:pPr>
            <w:r>
              <w:rPr>
                <w:rFonts w:ascii="Arial" w:hAnsi="Arial" w:cs="Arial"/>
                <w:sz w:val="28"/>
                <w:szCs w:val="28"/>
                <w:lang w:val="en-US"/>
              </w:rPr>
              <w:br/>
            </w:r>
            <w:r w:rsidR="00FF18DD" w:rsidRPr="00B244F3">
              <w:rPr>
                <w:rFonts w:ascii="Arial" w:hAnsi="Arial" w:cs="Arial"/>
                <w:sz w:val="28"/>
                <w:szCs w:val="28"/>
              </w:rPr>
              <w:t>Tên thành phần</w:t>
            </w:r>
          </w:p>
        </w:tc>
        <w:tc>
          <w:tcPr>
            <w:tcW w:w="1530"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30"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961" w:type="dxa"/>
            <w:shd w:val="clear" w:color="auto" w:fill="BDD6EE" w:themeFill="accent1" w:themeFillTint="66"/>
          </w:tcPr>
          <w:p w:rsidR="00FF18DD" w:rsidRPr="00B244F3" w:rsidRDefault="0000534A" w:rsidP="005C12C0">
            <w:pPr>
              <w:pStyle w:val="ListParagraph"/>
              <w:ind w:left="0"/>
              <w:jc w:val="center"/>
              <w:rPr>
                <w:rFonts w:ascii="Arial" w:hAnsi="Arial" w:cs="Arial"/>
                <w:sz w:val="28"/>
                <w:szCs w:val="28"/>
              </w:rPr>
            </w:pPr>
            <w:r>
              <w:rPr>
                <w:rFonts w:ascii="Arial" w:hAnsi="Arial" w:cs="Arial"/>
                <w:sz w:val="28"/>
                <w:szCs w:val="28"/>
                <w:lang w:val="en-US"/>
              </w:rPr>
              <w:br/>
            </w:r>
            <w:r w:rsidR="00FF18DD" w:rsidRPr="00B244F3">
              <w:rPr>
                <w:rFonts w:ascii="Arial" w:hAnsi="Arial" w:cs="Arial"/>
                <w:sz w:val="28"/>
                <w:szCs w:val="28"/>
              </w:rPr>
              <w:t>Ghi chú</w:t>
            </w:r>
          </w:p>
        </w:tc>
      </w:tr>
      <w:tr w:rsidR="00FF18DD" w:rsidRPr="00B244F3" w:rsidTr="005C12C0">
        <w:tc>
          <w:tcPr>
            <w:tcW w:w="2504" w:type="dxa"/>
            <w:vAlign w:val="center"/>
          </w:tcPr>
          <w:p w:rsidR="00FF18DD" w:rsidRPr="00B244F3" w:rsidRDefault="00FF18DD" w:rsidP="005C12C0">
            <w:pPr>
              <w:pStyle w:val="ListParagraph"/>
              <w:ind w:left="0"/>
              <w:jc w:val="center"/>
              <w:rPr>
                <w:rFonts w:ascii="Arial" w:hAnsi="Arial" w:cs="Arial"/>
                <w:sz w:val="28"/>
                <w:szCs w:val="28"/>
              </w:rPr>
            </w:pPr>
            <w:r>
              <w:rPr>
                <w:rFonts w:ascii="Arial" w:hAnsi="Arial" w:cs="Arial"/>
                <w:noProof/>
                <w:sz w:val="28"/>
                <w:szCs w:val="28"/>
                <w:lang w:val="en-US"/>
              </w:rPr>
              <w:drawing>
                <wp:inline distT="0" distB="0" distL="0" distR="0" wp14:anchorId="66EA7CA3" wp14:editId="4CBC56A6">
                  <wp:extent cx="374329" cy="34438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png"/>
                          <pic:cNvPicPr/>
                        </pic:nvPicPr>
                        <pic:blipFill>
                          <a:blip r:embed="rId22">
                            <a:extLst>
                              <a:ext uri="{28A0092B-C50C-407E-A947-70E740481C1C}">
                                <a14:useLocalDpi xmlns:a14="http://schemas.microsoft.com/office/drawing/2010/main" val="0"/>
                              </a:ext>
                            </a:extLst>
                          </a:blip>
                          <a:stretch>
                            <a:fillRect/>
                          </a:stretch>
                        </pic:blipFill>
                        <pic:spPr>
                          <a:xfrm>
                            <a:off x="0" y="0"/>
                            <a:ext cx="379280" cy="348939"/>
                          </a:xfrm>
                          <a:prstGeom prst="rect">
                            <a:avLst/>
                          </a:prstGeom>
                        </pic:spPr>
                      </pic:pic>
                    </a:graphicData>
                  </a:graphic>
                </wp:inline>
              </w:drawing>
            </w:r>
          </w:p>
        </w:tc>
        <w:tc>
          <w:tcPr>
            <w:tcW w:w="1530" w:type="dxa"/>
          </w:tcPr>
          <w:p w:rsidR="00FF18DD" w:rsidRPr="00B244F3" w:rsidRDefault="00FA3C65" w:rsidP="005C12C0">
            <w:pPr>
              <w:pStyle w:val="ListParagraph"/>
              <w:ind w:left="0"/>
              <w:rPr>
                <w:rFonts w:ascii="Arial" w:hAnsi="Arial" w:cs="Arial"/>
                <w:sz w:val="28"/>
                <w:szCs w:val="28"/>
              </w:rPr>
            </w:pPr>
            <w:r>
              <w:rPr>
                <w:rFonts w:ascii="Arial" w:hAnsi="Arial" w:cs="Arial"/>
                <w:sz w:val="28"/>
                <w:szCs w:val="28"/>
                <w:lang w:val="en-US"/>
              </w:rPr>
              <w:br/>
            </w:r>
            <w:r w:rsidR="00FF18DD">
              <w:rPr>
                <w:rFonts w:ascii="Arial" w:hAnsi="Arial" w:cs="Arial"/>
                <w:sz w:val="28"/>
                <w:szCs w:val="28"/>
              </w:rPr>
              <w:t>Button</w:t>
            </w:r>
          </w:p>
        </w:tc>
        <w:tc>
          <w:tcPr>
            <w:tcW w:w="1530" w:type="dxa"/>
          </w:tcPr>
          <w:p w:rsidR="00FF18DD" w:rsidRPr="00B244F3" w:rsidRDefault="00FF18DD" w:rsidP="005C12C0">
            <w:pPr>
              <w:pStyle w:val="ListParagraph"/>
              <w:ind w:left="0"/>
              <w:rPr>
                <w:rFonts w:ascii="Arial" w:hAnsi="Arial" w:cs="Arial"/>
                <w:sz w:val="28"/>
                <w:szCs w:val="28"/>
              </w:rPr>
            </w:pPr>
          </w:p>
        </w:tc>
        <w:tc>
          <w:tcPr>
            <w:tcW w:w="4961" w:type="dxa"/>
          </w:tcPr>
          <w:p w:rsidR="00FF18DD" w:rsidRPr="00B244F3" w:rsidRDefault="00FF18DD" w:rsidP="005C12C0">
            <w:pPr>
              <w:pStyle w:val="ListParagraph"/>
              <w:ind w:left="0"/>
              <w:rPr>
                <w:rFonts w:ascii="Arial" w:hAnsi="Arial" w:cs="Arial"/>
                <w:sz w:val="28"/>
                <w:szCs w:val="28"/>
              </w:rPr>
            </w:pPr>
            <w:r>
              <w:rPr>
                <w:rFonts w:ascii="Arial" w:hAnsi="Arial" w:cs="Arial"/>
                <w:sz w:val="28"/>
                <w:szCs w:val="28"/>
              </w:rPr>
              <w:t xml:space="preserve">Khi người dùng nhấn vào button </w:t>
            </w:r>
            <w:r>
              <w:rPr>
                <w:rFonts w:ascii="Arial" w:hAnsi="Arial" w:cs="Arial"/>
                <w:noProof/>
                <w:sz w:val="28"/>
                <w:szCs w:val="28"/>
                <w:lang w:val="en-US"/>
              </w:rPr>
              <w:drawing>
                <wp:inline distT="0" distB="0" distL="0" distR="0" wp14:anchorId="70550B8C" wp14:editId="09A8F39F">
                  <wp:extent cx="249382" cy="22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png"/>
                          <pic:cNvPicPr/>
                        </pic:nvPicPr>
                        <pic:blipFill>
                          <a:blip r:embed="rId22">
                            <a:extLst>
                              <a:ext uri="{28A0092B-C50C-407E-A947-70E740481C1C}">
                                <a14:useLocalDpi xmlns:a14="http://schemas.microsoft.com/office/drawing/2010/main" val="0"/>
                              </a:ext>
                            </a:extLst>
                          </a:blip>
                          <a:stretch>
                            <a:fillRect/>
                          </a:stretch>
                        </pic:blipFill>
                        <pic:spPr>
                          <a:xfrm>
                            <a:off x="0" y="0"/>
                            <a:ext cx="257247" cy="236667"/>
                          </a:xfrm>
                          <a:prstGeom prst="rect">
                            <a:avLst/>
                          </a:prstGeom>
                        </pic:spPr>
                      </pic:pic>
                    </a:graphicData>
                  </a:graphic>
                </wp:inline>
              </w:drawing>
            </w:r>
            <w:r>
              <w:rPr>
                <w:rFonts w:ascii="Arial" w:hAnsi="Arial" w:cs="Arial"/>
                <w:sz w:val="28"/>
                <w:szCs w:val="28"/>
              </w:rPr>
              <w:t xml:space="preserve"> thì hộp thoại “Quên mật khẩu” sẽ thoát.</w:t>
            </w:r>
          </w:p>
        </w:tc>
      </w:tr>
      <w:tr w:rsidR="00FF18DD" w:rsidRPr="00B244F3" w:rsidTr="005C12C0">
        <w:tc>
          <w:tcPr>
            <w:tcW w:w="2504" w:type="dxa"/>
            <w:vAlign w:val="center"/>
          </w:tcPr>
          <w:p w:rsidR="00FF18DD" w:rsidRDefault="00FF18DD" w:rsidP="005C12C0">
            <w:pPr>
              <w:pStyle w:val="ListParagraph"/>
              <w:ind w:left="0"/>
              <w:jc w:val="center"/>
              <w:rPr>
                <w:rFonts w:ascii="Arial" w:hAnsi="Arial" w:cs="Arial"/>
                <w:noProof/>
                <w:sz w:val="28"/>
                <w:szCs w:val="28"/>
              </w:rPr>
            </w:pPr>
            <w:r>
              <w:rPr>
                <w:rFonts w:ascii="Arial" w:hAnsi="Arial" w:cs="Arial"/>
                <w:noProof/>
                <w:sz w:val="28"/>
                <w:szCs w:val="28"/>
                <w:lang w:val="en-US"/>
              </w:rPr>
              <w:drawing>
                <wp:inline distT="0" distB="0" distL="0" distR="0" wp14:anchorId="3196D4AF" wp14:editId="026A00B7">
                  <wp:extent cx="2380952" cy="32381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23">
                            <a:extLst>
                              <a:ext uri="{28A0092B-C50C-407E-A947-70E740481C1C}">
                                <a14:useLocalDpi xmlns:a14="http://schemas.microsoft.com/office/drawing/2010/main" val="0"/>
                              </a:ext>
                            </a:extLst>
                          </a:blip>
                          <a:stretch>
                            <a:fillRect/>
                          </a:stretch>
                        </pic:blipFill>
                        <pic:spPr>
                          <a:xfrm>
                            <a:off x="0" y="0"/>
                            <a:ext cx="2380952" cy="323810"/>
                          </a:xfrm>
                          <a:prstGeom prst="rect">
                            <a:avLst/>
                          </a:prstGeom>
                        </pic:spPr>
                      </pic:pic>
                    </a:graphicData>
                  </a:graphic>
                </wp:inline>
              </w:drawing>
            </w:r>
          </w:p>
        </w:tc>
        <w:tc>
          <w:tcPr>
            <w:tcW w:w="1530" w:type="dxa"/>
          </w:tcPr>
          <w:p w:rsidR="00FF18DD" w:rsidRDefault="00FA3C65" w:rsidP="005C12C0">
            <w:pPr>
              <w:pStyle w:val="ListParagraph"/>
              <w:ind w:left="0"/>
              <w:rPr>
                <w:rFonts w:ascii="Arial" w:hAnsi="Arial" w:cs="Arial"/>
                <w:sz w:val="28"/>
                <w:szCs w:val="28"/>
              </w:rPr>
            </w:pPr>
            <w:r>
              <w:rPr>
                <w:rFonts w:ascii="Arial" w:hAnsi="Arial" w:cs="Arial"/>
                <w:sz w:val="28"/>
                <w:szCs w:val="28"/>
                <w:lang w:val="en-US"/>
              </w:rPr>
              <w:br/>
            </w:r>
            <w:r w:rsidR="00FF18DD">
              <w:rPr>
                <w:rFonts w:ascii="Arial" w:hAnsi="Arial" w:cs="Arial"/>
                <w:sz w:val="28"/>
                <w:szCs w:val="28"/>
              </w:rPr>
              <w:t>Textbox</w:t>
            </w:r>
          </w:p>
        </w:tc>
        <w:tc>
          <w:tcPr>
            <w:tcW w:w="1530" w:type="dxa"/>
          </w:tcPr>
          <w:p w:rsidR="00FF18DD" w:rsidRPr="00B244F3" w:rsidRDefault="00FF18DD" w:rsidP="005C12C0">
            <w:pPr>
              <w:pStyle w:val="ListParagraph"/>
              <w:ind w:left="0"/>
              <w:rPr>
                <w:rFonts w:ascii="Arial" w:hAnsi="Arial" w:cs="Arial"/>
                <w:sz w:val="28"/>
                <w:szCs w:val="28"/>
              </w:rPr>
            </w:pPr>
          </w:p>
        </w:tc>
        <w:tc>
          <w:tcPr>
            <w:tcW w:w="4961" w:type="dxa"/>
          </w:tcPr>
          <w:p w:rsidR="00FF18DD" w:rsidRDefault="00FF18DD" w:rsidP="005C12C0">
            <w:pPr>
              <w:pStyle w:val="ListParagraph"/>
              <w:ind w:left="0"/>
              <w:rPr>
                <w:rFonts w:ascii="Arial" w:hAnsi="Arial" w:cs="Arial"/>
                <w:sz w:val="28"/>
                <w:szCs w:val="28"/>
              </w:rPr>
            </w:pPr>
            <w:r>
              <w:rPr>
                <w:rFonts w:ascii="Arial" w:hAnsi="Arial" w:cs="Arial"/>
                <w:sz w:val="28"/>
                <w:szCs w:val="28"/>
              </w:rPr>
              <w:t>Người dùng nhập tên tài khoản đã đăng ký trên hệ thống.</w:t>
            </w:r>
          </w:p>
        </w:tc>
      </w:tr>
      <w:tr w:rsidR="00FF18DD" w:rsidRPr="00B244F3" w:rsidTr="005C12C0">
        <w:tc>
          <w:tcPr>
            <w:tcW w:w="2504" w:type="dxa"/>
            <w:vAlign w:val="center"/>
          </w:tcPr>
          <w:p w:rsidR="00FF18DD" w:rsidRDefault="00FF18DD" w:rsidP="005C12C0">
            <w:pPr>
              <w:pStyle w:val="ListParagraph"/>
              <w:ind w:left="0"/>
              <w:jc w:val="center"/>
              <w:rPr>
                <w:rFonts w:ascii="Arial" w:hAnsi="Arial" w:cs="Arial"/>
                <w:noProof/>
                <w:sz w:val="28"/>
                <w:szCs w:val="28"/>
              </w:rPr>
            </w:pPr>
            <w:r>
              <w:rPr>
                <w:rFonts w:ascii="Arial" w:hAnsi="Arial" w:cs="Arial"/>
                <w:noProof/>
                <w:sz w:val="28"/>
                <w:szCs w:val="28"/>
                <w:lang w:val="en-US"/>
              </w:rPr>
              <w:drawing>
                <wp:anchor distT="0" distB="0" distL="114300" distR="114300" simplePos="0" relativeHeight="251739648" behindDoc="0" locked="0" layoutInCell="1" allowOverlap="1" wp14:anchorId="37AA165E" wp14:editId="1328DC3C">
                  <wp:simplePos x="985652" y="6400800"/>
                  <wp:positionH relativeFrom="margin">
                    <wp:align>center</wp:align>
                  </wp:positionH>
                  <wp:positionV relativeFrom="margin">
                    <wp:align>center</wp:align>
                  </wp:positionV>
                  <wp:extent cx="2390476" cy="2761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ng"/>
                          <pic:cNvPicPr/>
                        </pic:nvPicPr>
                        <pic:blipFill>
                          <a:blip r:embed="rId24">
                            <a:extLst>
                              <a:ext uri="{28A0092B-C50C-407E-A947-70E740481C1C}">
                                <a14:useLocalDpi xmlns:a14="http://schemas.microsoft.com/office/drawing/2010/main" val="0"/>
                              </a:ext>
                            </a:extLst>
                          </a:blip>
                          <a:stretch>
                            <a:fillRect/>
                          </a:stretch>
                        </pic:blipFill>
                        <pic:spPr>
                          <a:xfrm>
                            <a:off x="0" y="0"/>
                            <a:ext cx="2390476" cy="276190"/>
                          </a:xfrm>
                          <a:prstGeom prst="rect">
                            <a:avLst/>
                          </a:prstGeom>
                        </pic:spPr>
                      </pic:pic>
                    </a:graphicData>
                  </a:graphic>
                </wp:anchor>
              </w:drawing>
            </w:r>
          </w:p>
        </w:tc>
        <w:tc>
          <w:tcPr>
            <w:tcW w:w="1530" w:type="dxa"/>
          </w:tcPr>
          <w:p w:rsidR="00FF18DD" w:rsidRDefault="00FA3C65" w:rsidP="005C12C0">
            <w:pPr>
              <w:pStyle w:val="ListParagraph"/>
              <w:ind w:left="0"/>
              <w:rPr>
                <w:rFonts w:ascii="Arial" w:hAnsi="Arial" w:cs="Arial"/>
                <w:sz w:val="28"/>
                <w:szCs w:val="28"/>
              </w:rPr>
            </w:pPr>
            <w:r>
              <w:rPr>
                <w:rFonts w:ascii="Arial" w:hAnsi="Arial" w:cs="Arial"/>
                <w:sz w:val="28"/>
                <w:szCs w:val="28"/>
                <w:lang w:val="en-US"/>
              </w:rPr>
              <w:br/>
            </w:r>
            <w:r>
              <w:rPr>
                <w:rFonts w:ascii="Arial" w:hAnsi="Arial" w:cs="Arial"/>
                <w:sz w:val="28"/>
                <w:szCs w:val="28"/>
                <w:lang w:val="en-US"/>
              </w:rPr>
              <w:br/>
            </w:r>
            <w:r w:rsidR="00FF18DD">
              <w:rPr>
                <w:rFonts w:ascii="Arial" w:hAnsi="Arial" w:cs="Arial"/>
                <w:sz w:val="28"/>
                <w:szCs w:val="28"/>
              </w:rPr>
              <w:t>Button</w:t>
            </w:r>
          </w:p>
        </w:tc>
        <w:tc>
          <w:tcPr>
            <w:tcW w:w="1530" w:type="dxa"/>
          </w:tcPr>
          <w:p w:rsidR="00FF18DD" w:rsidRPr="00B244F3" w:rsidRDefault="00FF18DD" w:rsidP="005C12C0">
            <w:pPr>
              <w:pStyle w:val="ListParagraph"/>
              <w:ind w:left="0"/>
              <w:rPr>
                <w:rFonts w:ascii="Arial" w:hAnsi="Arial" w:cs="Arial"/>
                <w:sz w:val="28"/>
                <w:szCs w:val="28"/>
              </w:rPr>
            </w:pPr>
          </w:p>
        </w:tc>
        <w:tc>
          <w:tcPr>
            <w:tcW w:w="4961" w:type="dxa"/>
          </w:tcPr>
          <w:p w:rsidR="00FF18DD" w:rsidRDefault="00FF18DD" w:rsidP="005C12C0">
            <w:pPr>
              <w:pStyle w:val="ListParagraph"/>
              <w:ind w:left="0"/>
              <w:rPr>
                <w:rFonts w:ascii="Arial" w:hAnsi="Arial" w:cs="Arial"/>
                <w:sz w:val="28"/>
                <w:szCs w:val="28"/>
              </w:rPr>
            </w:pPr>
            <w:r>
              <w:rPr>
                <w:rFonts w:ascii="Arial" w:hAnsi="Arial" w:cs="Arial"/>
                <w:sz w:val="28"/>
                <w:szCs w:val="28"/>
              </w:rPr>
              <w:t>Khi người dùng nhấn vào “Lấy lại mật khẩu” thì hệ thống sẽ tiến hành gửi mật khẩu mới đến email cho người dùng.</w:t>
            </w:r>
          </w:p>
        </w:tc>
      </w:tr>
    </w:tbl>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r>
        <w:rPr>
          <w:rFonts w:ascii="Arial" w:hAnsi="Arial" w:cs="Arial"/>
          <w:sz w:val="28"/>
          <w:szCs w:val="28"/>
        </w:rPr>
        <w:t>Dữ liệu được sử dụng:</w:t>
      </w:r>
    </w:p>
    <w:p w:rsidR="00FF18DD" w:rsidRDefault="00FF18DD" w:rsidP="00FF18DD">
      <w:pPr>
        <w:pStyle w:val="ListParagraph"/>
        <w:rPr>
          <w:rFonts w:ascii="Arial" w:hAnsi="Arial" w:cs="Arial"/>
          <w:sz w:val="28"/>
          <w:szCs w:val="28"/>
        </w:rPr>
      </w:pPr>
    </w:p>
    <w:tbl>
      <w:tblPr>
        <w:tblStyle w:val="TableGrid"/>
        <w:tblW w:w="0" w:type="auto"/>
        <w:jc w:val="center"/>
        <w:tblInd w:w="720" w:type="dxa"/>
        <w:tblLook w:val="04A0" w:firstRow="1" w:lastRow="0" w:firstColumn="1" w:lastColumn="0" w:noHBand="0" w:noVBand="1"/>
      </w:tblPr>
      <w:tblGrid>
        <w:gridCol w:w="895"/>
        <w:gridCol w:w="1981"/>
        <w:gridCol w:w="1438"/>
        <w:gridCol w:w="1438"/>
        <w:gridCol w:w="1439"/>
        <w:gridCol w:w="1439"/>
      </w:tblGrid>
      <w:tr w:rsidR="00FF18DD" w:rsidTr="00BA29EE">
        <w:trPr>
          <w:jc w:val="center"/>
        </w:trPr>
        <w:tc>
          <w:tcPr>
            <w:tcW w:w="895" w:type="dxa"/>
            <w:vMerge w:val="restart"/>
          </w:tcPr>
          <w:p w:rsidR="00FF18DD" w:rsidRDefault="00FF18DD" w:rsidP="00BA29EE">
            <w:pPr>
              <w:pStyle w:val="ListParagraph"/>
              <w:ind w:left="0"/>
              <w:jc w:val="center"/>
              <w:rPr>
                <w:rFonts w:ascii="Arial" w:hAnsi="Arial" w:cs="Arial"/>
                <w:sz w:val="28"/>
                <w:szCs w:val="28"/>
              </w:rPr>
            </w:pPr>
            <w:r>
              <w:rPr>
                <w:rFonts w:ascii="Arial" w:hAnsi="Arial" w:cs="Arial"/>
                <w:sz w:val="28"/>
                <w:szCs w:val="28"/>
              </w:rPr>
              <w:t>STT</w:t>
            </w:r>
          </w:p>
        </w:tc>
        <w:tc>
          <w:tcPr>
            <w:tcW w:w="1981" w:type="dxa"/>
            <w:vMerge w:val="restart"/>
          </w:tcPr>
          <w:p w:rsidR="00FF18DD" w:rsidRDefault="00FF18DD" w:rsidP="00BA29EE">
            <w:pPr>
              <w:pStyle w:val="ListParagraph"/>
              <w:ind w:left="0"/>
              <w:jc w:val="center"/>
              <w:rPr>
                <w:rFonts w:ascii="Arial" w:hAnsi="Arial" w:cs="Arial"/>
                <w:sz w:val="28"/>
                <w:szCs w:val="28"/>
              </w:rPr>
            </w:pPr>
            <w:r>
              <w:rPr>
                <w:rFonts w:ascii="Arial" w:hAnsi="Arial" w:cs="Arial"/>
                <w:sz w:val="28"/>
                <w:szCs w:val="28"/>
              </w:rPr>
              <w:t>Tên bảng / Cấu trúc dữ liệu</w:t>
            </w:r>
          </w:p>
        </w:tc>
        <w:tc>
          <w:tcPr>
            <w:tcW w:w="5754" w:type="dxa"/>
            <w:gridSpan w:val="4"/>
          </w:tcPr>
          <w:p w:rsidR="00FF18DD" w:rsidRDefault="00FF18DD" w:rsidP="00BA29EE">
            <w:pPr>
              <w:pStyle w:val="ListParagraph"/>
              <w:ind w:left="0"/>
              <w:jc w:val="center"/>
              <w:rPr>
                <w:rFonts w:ascii="Arial" w:hAnsi="Arial" w:cs="Arial"/>
                <w:sz w:val="28"/>
                <w:szCs w:val="28"/>
              </w:rPr>
            </w:pPr>
            <w:r>
              <w:rPr>
                <w:rFonts w:ascii="Arial" w:hAnsi="Arial" w:cs="Arial"/>
                <w:sz w:val="28"/>
                <w:szCs w:val="28"/>
              </w:rPr>
              <w:t>Phương thức</w:t>
            </w:r>
          </w:p>
        </w:tc>
      </w:tr>
      <w:tr w:rsidR="00FF18DD" w:rsidTr="00BA29EE">
        <w:trPr>
          <w:jc w:val="center"/>
        </w:trPr>
        <w:tc>
          <w:tcPr>
            <w:tcW w:w="895" w:type="dxa"/>
            <w:vMerge/>
          </w:tcPr>
          <w:p w:rsidR="00FF18DD" w:rsidRDefault="00FF18DD" w:rsidP="00BA29EE">
            <w:pPr>
              <w:pStyle w:val="ListParagraph"/>
              <w:ind w:left="0"/>
              <w:jc w:val="center"/>
              <w:rPr>
                <w:rFonts w:ascii="Arial" w:hAnsi="Arial" w:cs="Arial"/>
                <w:sz w:val="28"/>
                <w:szCs w:val="28"/>
              </w:rPr>
            </w:pPr>
          </w:p>
        </w:tc>
        <w:tc>
          <w:tcPr>
            <w:tcW w:w="1981" w:type="dxa"/>
            <w:vMerge/>
          </w:tcPr>
          <w:p w:rsidR="00FF18DD" w:rsidRDefault="00FF18DD" w:rsidP="00BA29EE">
            <w:pPr>
              <w:pStyle w:val="ListParagraph"/>
              <w:ind w:left="0"/>
              <w:jc w:val="center"/>
              <w:rPr>
                <w:rFonts w:ascii="Arial" w:hAnsi="Arial" w:cs="Arial"/>
                <w:sz w:val="28"/>
                <w:szCs w:val="28"/>
              </w:rPr>
            </w:pPr>
          </w:p>
        </w:tc>
        <w:tc>
          <w:tcPr>
            <w:tcW w:w="1438" w:type="dxa"/>
          </w:tcPr>
          <w:p w:rsidR="00FF18DD" w:rsidRDefault="00FF18DD" w:rsidP="00BA29EE">
            <w:pPr>
              <w:pStyle w:val="ListParagraph"/>
              <w:ind w:left="0"/>
              <w:jc w:val="center"/>
              <w:rPr>
                <w:rFonts w:ascii="Arial" w:hAnsi="Arial" w:cs="Arial"/>
                <w:sz w:val="28"/>
                <w:szCs w:val="28"/>
              </w:rPr>
            </w:pPr>
            <w:r>
              <w:rPr>
                <w:rFonts w:ascii="Arial" w:hAnsi="Arial" w:cs="Arial"/>
                <w:sz w:val="28"/>
                <w:szCs w:val="28"/>
              </w:rPr>
              <w:t>Thêm</w:t>
            </w:r>
          </w:p>
        </w:tc>
        <w:tc>
          <w:tcPr>
            <w:tcW w:w="1438" w:type="dxa"/>
          </w:tcPr>
          <w:p w:rsidR="00FF18DD" w:rsidRDefault="00FF18DD" w:rsidP="00BA29EE">
            <w:pPr>
              <w:pStyle w:val="ListParagraph"/>
              <w:ind w:left="0"/>
              <w:jc w:val="center"/>
              <w:rPr>
                <w:rFonts w:ascii="Arial" w:hAnsi="Arial" w:cs="Arial"/>
                <w:sz w:val="28"/>
                <w:szCs w:val="28"/>
              </w:rPr>
            </w:pPr>
            <w:r>
              <w:rPr>
                <w:rFonts w:ascii="Arial" w:hAnsi="Arial" w:cs="Arial"/>
                <w:sz w:val="28"/>
                <w:szCs w:val="28"/>
              </w:rPr>
              <w:t>Sửa</w:t>
            </w:r>
          </w:p>
        </w:tc>
        <w:tc>
          <w:tcPr>
            <w:tcW w:w="1439" w:type="dxa"/>
          </w:tcPr>
          <w:p w:rsidR="00FF18DD" w:rsidRDefault="00FF18DD" w:rsidP="00BA29EE">
            <w:pPr>
              <w:pStyle w:val="ListParagraph"/>
              <w:ind w:left="0"/>
              <w:jc w:val="center"/>
              <w:rPr>
                <w:rFonts w:ascii="Arial" w:hAnsi="Arial" w:cs="Arial"/>
                <w:sz w:val="28"/>
                <w:szCs w:val="28"/>
              </w:rPr>
            </w:pPr>
            <w:r>
              <w:rPr>
                <w:rFonts w:ascii="Arial" w:hAnsi="Arial" w:cs="Arial"/>
                <w:sz w:val="28"/>
                <w:szCs w:val="28"/>
              </w:rPr>
              <w:t>Xoá</w:t>
            </w:r>
          </w:p>
        </w:tc>
        <w:tc>
          <w:tcPr>
            <w:tcW w:w="1439" w:type="dxa"/>
          </w:tcPr>
          <w:p w:rsidR="00FF18DD" w:rsidRDefault="00FF18DD" w:rsidP="00BA29EE">
            <w:pPr>
              <w:pStyle w:val="ListParagraph"/>
              <w:ind w:left="0"/>
              <w:jc w:val="center"/>
              <w:rPr>
                <w:rFonts w:ascii="Arial" w:hAnsi="Arial" w:cs="Arial"/>
                <w:sz w:val="28"/>
                <w:szCs w:val="28"/>
              </w:rPr>
            </w:pPr>
            <w:r>
              <w:rPr>
                <w:rFonts w:ascii="Arial" w:hAnsi="Arial" w:cs="Arial"/>
                <w:sz w:val="28"/>
                <w:szCs w:val="28"/>
              </w:rPr>
              <w:t>Truy vấn</w:t>
            </w:r>
          </w:p>
        </w:tc>
      </w:tr>
      <w:tr w:rsidR="00FF18DD" w:rsidTr="00BA29EE">
        <w:trPr>
          <w:jc w:val="center"/>
        </w:trPr>
        <w:tc>
          <w:tcPr>
            <w:tcW w:w="895" w:type="dxa"/>
          </w:tcPr>
          <w:p w:rsidR="00FF18DD" w:rsidRDefault="00FF18DD" w:rsidP="00BA29EE">
            <w:pPr>
              <w:pStyle w:val="ListParagraph"/>
              <w:ind w:left="0"/>
              <w:jc w:val="center"/>
              <w:rPr>
                <w:rFonts w:ascii="Arial" w:hAnsi="Arial" w:cs="Arial"/>
                <w:sz w:val="28"/>
                <w:szCs w:val="28"/>
              </w:rPr>
            </w:pPr>
            <w:r>
              <w:rPr>
                <w:rFonts w:ascii="Arial" w:hAnsi="Arial" w:cs="Arial"/>
                <w:sz w:val="28"/>
                <w:szCs w:val="28"/>
              </w:rPr>
              <w:t>1</w:t>
            </w:r>
          </w:p>
        </w:tc>
        <w:tc>
          <w:tcPr>
            <w:tcW w:w="1981" w:type="dxa"/>
          </w:tcPr>
          <w:p w:rsidR="00FF18DD" w:rsidRDefault="00FF18DD" w:rsidP="00BA29EE">
            <w:pPr>
              <w:pStyle w:val="ListParagraph"/>
              <w:ind w:left="0"/>
              <w:jc w:val="center"/>
              <w:rPr>
                <w:rFonts w:ascii="Arial" w:hAnsi="Arial" w:cs="Arial"/>
                <w:sz w:val="28"/>
                <w:szCs w:val="28"/>
              </w:rPr>
            </w:pPr>
            <w:r>
              <w:rPr>
                <w:rFonts w:ascii="Arial" w:hAnsi="Arial" w:cs="Arial"/>
                <w:sz w:val="28"/>
                <w:szCs w:val="28"/>
              </w:rPr>
              <w:t>Tải khoản</w:t>
            </w:r>
          </w:p>
        </w:tc>
        <w:tc>
          <w:tcPr>
            <w:tcW w:w="1438" w:type="dxa"/>
          </w:tcPr>
          <w:p w:rsidR="00FF18DD" w:rsidRDefault="00FF18DD" w:rsidP="00BA29EE">
            <w:pPr>
              <w:pStyle w:val="ListParagraph"/>
              <w:ind w:left="0"/>
              <w:jc w:val="center"/>
              <w:rPr>
                <w:rFonts w:ascii="Arial" w:hAnsi="Arial" w:cs="Arial"/>
                <w:sz w:val="28"/>
                <w:szCs w:val="28"/>
              </w:rPr>
            </w:pPr>
          </w:p>
        </w:tc>
        <w:tc>
          <w:tcPr>
            <w:tcW w:w="1438" w:type="dxa"/>
          </w:tcPr>
          <w:p w:rsidR="00FF18DD" w:rsidRDefault="00FF18DD" w:rsidP="00BA29EE">
            <w:pPr>
              <w:pStyle w:val="ListParagraph"/>
              <w:ind w:left="0"/>
              <w:jc w:val="center"/>
              <w:rPr>
                <w:rFonts w:ascii="Arial" w:hAnsi="Arial" w:cs="Arial"/>
                <w:sz w:val="28"/>
                <w:szCs w:val="28"/>
              </w:rPr>
            </w:pPr>
          </w:p>
        </w:tc>
        <w:tc>
          <w:tcPr>
            <w:tcW w:w="1439" w:type="dxa"/>
          </w:tcPr>
          <w:p w:rsidR="00FF18DD" w:rsidRDefault="00FF18DD" w:rsidP="00BA29EE">
            <w:pPr>
              <w:pStyle w:val="ListParagraph"/>
              <w:ind w:left="0"/>
              <w:jc w:val="center"/>
              <w:rPr>
                <w:rFonts w:ascii="Arial" w:hAnsi="Arial" w:cs="Arial"/>
                <w:sz w:val="28"/>
                <w:szCs w:val="28"/>
              </w:rPr>
            </w:pPr>
          </w:p>
        </w:tc>
        <w:tc>
          <w:tcPr>
            <w:tcW w:w="1439" w:type="dxa"/>
          </w:tcPr>
          <w:p w:rsidR="00FF18DD" w:rsidRDefault="00FF18DD" w:rsidP="00BA29EE">
            <w:pPr>
              <w:pStyle w:val="ListParagraph"/>
              <w:ind w:left="0"/>
              <w:jc w:val="center"/>
              <w:rPr>
                <w:rFonts w:ascii="Arial" w:hAnsi="Arial" w:cs="Arial"/>
                <w:sz w:val="28"/>
                <w:szCs w:val="28"/>
              </w:rPr>
            </w:pPr>
            <w:r>
              <w:rPr>
                <w:rFonts w:ascii="Arial" w:hAnsi="Arial" w:cs="Arial"/>
                <w:sz w:val="28"/>
                <w:szCs w:val="28"/>
              </w:rPr>
              <w:t>x</w:t>
            </w:r>
          </w:p>
        </w:tc>
      </w:tr>
    </w:tbl>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r>
        <w:rPr>
          <w:rFonts w:ascii="Arial" w:hAnsi="Arial" w:cs="Arial"/>
          <w:sz w:val="28"/>
          <w:szCs w:val="28"/>
        </w:rPr>
        <w:t>-Xử lý: sơ đồ sau cho thấy hoạt động lấy lại mật khẩu của người dùng:</w:t>
      </w:r>
    </w:p>
    <w:p w:rsidR="00FF18DD" w:rsidRPr="00F60AC9" w:rsidRDefault="00FF18DD" w:rsidP="00BA29EE">
      <w:pPr>
        <w:pStyle w:val="ListParagraph"/>
        <w:jc w:val="center"/>
        <w:rPr>
          <w:rFonts w:ascii="Arial" w:hAnsi="Arial" w:cs="Arial"/>
          <w:sz w:val="28"/>
          <w:szCs w:val="28"/>
        </w:rPr>
      </w:pPr>
      <w:r>
        <w:rPr>
          <w:rFonts w:ascii="Arial" w:hAnsi="Arial" w:cs="Arial"/>
          <w:noProof/>
          <w:sz w:val="28"/>
          <w:szCs w:val="28"/>
          <w:lang w:val="en-US"/>
        </w:rPr>
        <w:lastRenderedPageBreak/>
        <w:drawing>
          <wp:inline distT="0" distB="0" distL="0" distR="0" wp14:anchorId="137878F5" wp14:editId="0FC4FC30">
            <wp:extent cx="5591175" cy="582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y lai mat khau.JPG"/>
                    <pic:cNvPicPr/>
                  </pic:nvPicPr>
                  <pic:blipFill>
                    <a:blip r:embed="rId25">
                      <a:extLst>
                        <a:ext uri="{28A0092B-C50C-407E-A947-70E740481C1C}">
                          <a14:useLocalDpi xmlns:a14="http://schemas.microsoft.com/office/drawing/2010/main" val="0"/>
                        </a:ext>
                      </a:extLst>
                    </a:blip>
                    <a:stretch>
                      <a:fillRect/>
                    </a:stretch>
                  </pic:blipFill>
                  <pic:spPr>
                    <a:xfrm>
                      <a:off x="0" y="0"/>
                      <a:ext cx="5591175" cy="5829300"/>
                    </a:xfrm>
                    <a:prstGeom prst="rect">
                      <a:avLst/>
                    </a:prstGeom>
                  </pic:spPr>
                </pic:pic>
              </a:graphicData>
            </a:graphic>
          </wp:inline>
        </w:drawing>
      </w:r>
    </w:p>
    <w:p w:rsidR="00247CB0" w:rsidRPr="005F0E63" w:rsidRDefault="00671085" w:rsidP="006A57A6">
      <w:pPr>
        <w:pStyle w:val="ListParagraph"/>
        <w:outlineLvl w:val="1"/>
        <w:rPr>
          <w:rFonts w:ascii="Times New Roman" w:hAnsi="Times New Roman" w:cs="Times New Roman"/>
          <w:b/>
          <w:sz w:val="28"/>
          <w:szCs w:val="28"/>
          <w:lang w:val="en-US"/>
        </w:rPr>
      </w:pPr>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72"/>
      <w:r w:rsidR="004F655B" w:rsidRPr="005F0E63">
        <w:rPr>
          <w:rFonts w:ascii="Times New Roman" w:hAnsi="Times New Roman" w:cs="Times New Roman"/>
          <w:b/>
          <w:sz w:val="28"/>
          <w:szCs w:val="28"/>
          <w:lang w:val="en-US"/>
        </w:rPr>
        <w:t>đổi mật khẩu</w:t>
      </w:r>
      <w:bookmarkEnd w:id="73"/>
    </w:p>
    <w:p w:rsidR="00D41872" w:rsidRPr="005F0E63" w:rsidRDefault="00D41872" w:rsidP="009E741C">
      <w:pPr>
        <w:spacing w:after="0"/>
        <w:ind w:left="720" w:firstLine="720"/>
        <w:rPr>
          <w:rFonts w:ascii="Times New Roman" w:hAnsi="Times New Roman" w:cs="Times New Roman"/>
          <w:sz w:val="28"/>
          <w:szCs w:val="28"/>
        </w:rPr>
      </w:pPr>
      <w:r w:rsidRPr="005F0E63">
        <w:rPr>
          <w:rFonts w:ascii="Times New Roman" w:hAnsi="Times New Roman" w:cs="Times New Roman"/>
          <w:sz w:val="28"/>
          <w:szCs w:val="28"/>
        </w:rPr>
        <w:t>Mục đích: giúp cho người dùng có thể thay đổi mật khẩu đăng nhập hệ thống.</w:t>
      </w:r>
    </w:p>
    <w:p w:rsidR="00D41872" w:rsidRPr="005F0E63" w:rsidRDefault="00FE3408" w:rsidP="00D41872">
      <w:pPr>
        <w:spacing w:after="0"/>
        <w:rPr>
          <w:rFonts w:ascii="Times New Roman" w:hAnsi="Times New Roman" w:cs="Times New Roman"/>
          <w:sz w:val="28"/>
          <w:szCs w:val="28"/>
        </w:rPr>
      </w:pPr>
      <w:r>
        <w:rPr>
          <w:rFonts w:ascii="Times New Roman" w:hAnsi="Times New Roman" w:cs="Times New Roman"/>
          <w:sz w:val="28"/>
          <w:szCs w:val="28"/>
        </w:rPr>
        <w:tab/>
      </w:r>
      <w:r w:rsidR="00D41872" w:rsidRPr="005F0E63">
        <w:rPr>
          <w:rFonts w:ascii="Times New Roman" w:hAnsi="Times New Roman" w:cs="Times New Roman"/>
          <w:sz w:val="28"/>
          <w:szCs w:val="28"/>
        </w:rPr>
        <w:t xml:space="preserve">Giao diện: </w:t>
      </w:r>
    </w:p>
    <w:p w:rsidR="00D41872" w:rsidRPr="005F0E63" w:rsidRDefault="00FE3408"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741696" behindDoc="0" locked="0" layoutInCell="1" allowOverlap="1" wp14:anchorId="0AC90B43" wp14:editId="5DC1BAF1">
            <wp:simplePos x="0" y="0"/>
            <wp:positionH relativeFrom="margin">
              <wp:posOffset>638175</wp:posOffset>
            </wp:positionH>
            <wp:positionV relativeFrom="paragraph">
              <wp:posOffset>336550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6">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anchor>
        </w:drawing>
      </w:r>
    </w:p>
    <w:p w:rsidR="00622D87" w:rsidRDefault="00D41872" w:rsidP="00D41872">
      <w:pPr>
        <w:spacing w:after="0"/>
        <w:ind w:firstLine="720"/>
        <w:rPr>
          <w:rFonts w:ascii="Times New Roman" w:hAnsi="Times New Roman" w:cs="Times New Roman"/>
          <w:sz w:val="28"/>
          <w:szCs w:val="28"/>
          <w:lang w:val="en-US"/>
        </w:rPr>
      </w:pPr>
      <w:r w:rsidRPr="005F0E63">
        <w:rPr>
          <w:rFonts w:ascii="Times New Roman" w:hAnsi="Times New Roman" w:cs="Times New Roman"/>
          <w:sz w:val="28"/>
          <w:szCs w:val="28"/>
        </w:rPr>
        <w:t xml:space="preserve"> </w:t>
      </w:r>
    </w:p>
    <w:p w:rsidR="00D41872" w:rsidRDefault="00D41872" w:rsidP="00D41872">
      <w:pPr>
        <w:spacing w:after="0"/>
        <w:ind w:firstLine="720"/>
        <w:rPr>
          <w:rFonts w:ascii="Times New Roman" w:hAnsi="Times New Roman" w:cs="Times New Roman"/>
          <w:sz w:val="28"/>
          <w:szCs w:val="28"/>
          <w:lang w:val="en-US"/>
        </w:rPr>
      </w:pPr>
      <w:r w:rsidRPr="005F0E63">
        <w:rPr>
          <w:rFonts w:ascii="Times New Roman" w:hAnsi="Times New Roman" w:cs="Times New Roman"/>
          <w:sz w:val="28"/>
          <w:szCs w:val="28"/>
        </w:rPr>
        <w:t>Các thành phần trong giao diện:</w:t>
      </w:r>
    </w:p>
    <w:p w:rsidR="0075443B" w:rsidRPr="0075443B" w:rsidRDefault="0075443B" w:rsidP="00D41872">
      <w:pPr>
        <w:spacing w:after="0"/>
        <w:ind w:firstLine="720"/>
        <w:rPr>
          <w:rFonts w:ascii="Times New Roman" w:hAnsi="Times New Roman" w:cs="Times New Roman"/>
          <w:sz w:val="28"/>
          <w:szCs w:val="28"/>
          <w:lang w:val="en-US"/>
        </w:rPr>
      </w:pPr>
    </w:p>
    <w:tbl>
      <w:tblPr>
        <w:tblStyle w:val="TableGrid"/>
        <w:tblW w:w="0" w:type="auto"/>
        <w:jc w:val="center"/>
        <w:tblLook w:val="04A0" w:firstRow="1" w:lastRow="0" w:firstColumn="1" w:lastColumn="0" w:noHBand="0" w:noVBand="1"/>
      </w:tblPr>
      <w:tblGrid>
        <w:gridCol w:w="714"/>
        <w:gridCol w:w="1430"/>
        <w:gridCol w:w="1166"/>
        <w:gridCol w:w="6266"/>
      </w:tblGrid>
      <w:tr w:rsidR="00D41872" w:rsidRPr="005F0E63" w:rsidTr="00BA29EE">
        <w:trPr>
          <w:jc w:val="center"/>
        </w:trPr>
        <w:tc>
          <w:tcPr>
            <w:tcW w:w="0" w:type="auto"/>
            <w:shd w:val="clear" w:color="auto" w:fill="BDD6EE" w:themeFill="accent1" w:themeFillTint="66"/>
            <w:vAlign w:val="center"/>
          </w:tcPr>
          <w:p w:rsidR="00D41872" w:rsidRPr="005F0E63" w:rsidRDefault="00D41872" w:rsidP="00283B5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BA29EE">
        <w:trPr>
          <w:jc w:val="center"/>
        </w:trPr>
        <w:tc>
          <w:tcPr>
            <w:tcW w:w="0" w:type="auto"/>
          </w:tcPr>
          <w:p w:rsidR="00D41872" w:rsidRPr="005F0E63" w:rsidRDefault="00D41872" w:rsidP="00283B5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BA29EE">
        <w:trPr>
          <w:jc w:val="center"/>
        </w:trPr>
        <w:tc>
          <w:tcPr>
            <w:tcW w:w="0" w:type="auto"/>
          </w:tcPr>
          <w:p w:rsidR="00D41872" w:rsidRPr="005F0E63" w:rsidRDefault="00D41872" w:rsidP="00283B5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BA29EE">
        <w:trPr>
          <w:jc w:val="center"/>
        </w:trPr>
        <w:tc>
          <w:tcPr>
            <w:tcW w:w="0" w:type="auto"/>
          </w:tcPr>
          <w:p w:rsidR="00D41872" w:rsidRPr="005F0E63" w:rsidRDefault="00D41872" w:rsidP="00283B5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BA29EE">
        <w:trPr>
          <w:jc w:val="center"/>
        </w:trPr>
        <w:tc>
          <w:tcPr>
            <w:tcW w:w="0" w:type="auto"/>
          </w:tcPr>
          <w:p w:rsidR="00D41872" w:rsidRPr="005F0E63" w:rsidRDefault="00D41872" w:rsidP="00283B5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BA29EE">
        <w:trPr>
          <w:jc w:val="center"/>
        </w:trPr>
        <w:tc>
          <w:tcPr>
            <w:tcW w:w="0" w:type="auto"/>
          </w:tcPr>
          <w:p w:rsidR="00D41872" w:rsidRPr="005F0E63" w:rsidRDefault="00D41872" w:rsidP="00283B5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p>
    <w:p w:rsidR="00671467" w:rsidRDefault="00671467" w:rsidP="00D53CD6">
      <w:pPr>
        <w:ind w:firstLine="720"/>
        <w:rPr>
          <w:rFonts w:ascii="Times New Roman" w:hAnsi="Times New Roman" w:cs="Times New Roman"/>
          <w:noProof/>
          <w:sz w:val="28"/>
          <w:szCs w:val="28"/>
          <w:lang w:val="en-US"/>
        </w:rPr>
      </w:pPr>
    </w:p>
    <w:p w:rsidR="00671467" w:rsidRDefault="00671467" w:rsidP="00D53CD6">
      <w:pPr>
        <w:ind w:firstLine="720"/>
        <w:rPr>
          <w:rFonts w:ascii="Times New Roman" w:hAnsi="Times New Roman" w:cs="Times New Roman"/>
          <w:noProof/>
          <w:sz w:val="28"/>
          <w:szCs w:val="28"/>
          <w:lang w:val="en-US"/>
        </w:rPr>
      </w:pPr>
    </w:p>
    <w:p w:rsidR="00E37122" w:rsidRPr="00E37122" w:rsidRDefault="0099477F" w:rsidP="00671467">
      <w:pPr>
        <w:ind w:firstLine="720"/>
        <w:rPr>
          <w:rFonts w:ascii="Times New Roman" w:hAnsi="Times New Roman" w:cs="Times New Roman"/>
          <w:noProof/>
          <w:sz w:val="28"/>
          <w:szCs w:val="28"/>
          <w:lang w:val="en-US"/>
        </w:rPr>
      </w:pPr>
      <w:r w:rsidRPr="00D53CD6">
        <w:rPr>
          <w:rFonts w:ascii="Times New Roman" w:hAnsi="Times New Roman" w:cs="Times New Roman"/>
          <w:noProof/>
          <w:sz w:val="28"/>
          <w:szCs w:val="28"/>
        </w:rPr>
        <w:lastRenderedPageBreak/>
        <w:t>Dữ liệu được sữ dụng:</w:t>
      </w:r>
    </w:p>
    <w:tbl>
      <w:tblPr>
        <w:tblStyle w:val="TableGrid"/>
        <w:tblW w:w="0" w:type="auto"/>
        <w:jc w:val="center"/>
        <w:tblInd w:w="720" w:type="dxa"/>
        <w:tblLook w:val="04A0" w:firstRow="1" w:lastRow="0" w:firstColumn="1" w:lastColumn="0" w:noHBand="0" w:noVBand="1"/>
      </w:tblPr>
      <w:tblGrid>
        <w:gridCol w:w="895"/>
        <w:gridCol w:w="1981"/>
        <w:gridCol w:w="1438"/>
        <w:gridCol w:w="1438"/>
        <w:gridCol w:w="1439"/>
        <w:gridCol w:w="1439"/>
      </w:tblGrid>
      <w:tr w:rsidR="0099477F" w:rsidRPr="001443B8" w:rsidTr="00BA29EE">
        <w:trPr>
          <w:jc w:val="center"/>
        </w:trPr>
        <w:tc>
          <w:tcPr>
            <w:tcW w:w="895" w:type="dxa"/>
            <w:vMerge w:val="restart"/>
            <w:vAlign w:val="center"/>
          </w:tcPr>
          <w:p w:rsidR="0099477F" w:rsidRPr="001443B8" w:rsidRDefault="0099477F" w:rsidP="0044597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99477F" w:rsidRPr="001443B8" w:rsidTr="00BA29EE">
        <w:trPr>
          <w:jc w:val="center"/>
        </w:trPr>
        <w:tc>
          <w:tcPr>
            <w:tcW w:w="895" w:type="dxa"/>
            <w:vMerge/>
            <w:vAlign w:val="center"/>
          </w:tcPr>
          <w:p w:rsidR="0099477F" w:rsidRPr="001443B8" w:rsidRDefault="0099477F" w:rsidP="00445977">
            <w:pPr>
              <w:pStyle w:val="ListParagraph"/>
              <w:ind w:left="0"/>
              <w:jc w:val="center"/>
              <w:rPr>
                <w:rFonts w:ascii="Times New Roman" w:hAnsi="Times New Roman" w:cs="Times New Roman"/>
                <w:sz w:val="28"/>
                <w:szCs w:val="28"/>
              </w:rPr>
            </w:pPr>
          </w:p>
        </w:tc>
        <w:tc>
          <w:tcPr>
            <w:tcW w:w="1981" w:type="dxa"/>
            <w:vMerge/>
            <w:vAlign w:val="center"/>
          </w:tcPr>
          <w:p w:rsidR="0099477F" w:rsidRPr="001443B8" w:rsidRDefault="0099477F" w:rsidP="00DC5F51">
            <w:pPr>
              <w:pStyle w:val="ListParagraph"/>
              <w:ind w:left="0"/>
              <w:jc w:val="center"/>
              <w:rPr>
                <w:rFonts w:ascii="Times New Roman" w:hAnsi="Times New Roman" w:cs="Times New Roman"/>
                <w:sz w:val="28"/>
                <w:szCs w:val="28"/>
              </w:rPr>
            </w:pPr>
          </w:p>
        </w:tc>
        <w:tc>
          <w:tcPr>
            <w:tcW w:w="1438" w:type="dxa"/>
            <w:vAlign w:val="center"/>
          </w:tcPr>
          <w:p w:rsidR="0099477F" w:rsidRPr="001443B8" w:rsidRDefault="0099477F" w:rsidP="0044597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99477F" w:rsidRPr="001443B8" w:rsidRDefault="0099477F" w:rsidP="0044597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99477F" w:rsidRPr="001443B8" w:rsidRDefault="0099477F" w:rsidP="0044597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99477F" w:rsidRPr="001443B8" w:rsidRDefault="0099477F" w:rsidP="0044597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99477F" w:rsidRPr="001443B8" w:rsidTr="00BA29EE">
        <w:trPr>
          <w:jc w:val="center"/>
        </w:trPr>
        <w:tc>
          <w:tcPr>
            <w:tcW w:w="895" w:type="dxa"/>
          </w:tcPr>
          <w:p w:rsidR="0099477F" w:rsidRPr="001443B8" w:rsidRDefault="0099477F" w:rsidP="0044597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99477F" w:rsidRPr="00DF54E1" w:rsidRDefault="0099477F"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99477F" w:rsidRPr="00284F66" w:rsidRDefault="0099477F" w:rsidP="00445977">
            <w:pPr>
              <w:pStyle w:val="ListParagraph"/>
              <w:ind w:left="0"/>
              <w:jc w:val="center"/>
              <w:rPr>
                <w:rFonts w:ascii="Times New Roman" w:hAnsi="Times New Roman" w:cs="Times New Roman"/>
                <w:sz w:val="28"/>
                <w:szCs w:val="28"/>
                <w:lang w:val="en-US"/>
              </w:rPr>
            </w:pPr>
          </w:p>
        </w:tc>
        <w:tc>
          <w:tcPr>
            <w:tcW w:w="1438" w:type="dxa"/>
          </w:tcPr>
          <w:p w:rsidR="0099477F" w:rsidRPr="0099477F" w:rsidRDefault="0099477F" w:rsidP="0044597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99477F" w:rsidRPr="001443B8" w:rsidRDefault="0099477F" w:rsidP="00445977">
            <w:pPr>
              <w:pStyle w:val="ListParagraph"/>
              <w:ind w:left="0"/>
              <w:jc w:val="center"/>
              <w:rPr>
                <w:rFonts w:ascii="Times New Roman" w:hAnsi="Times New Roman" w:cs="Times New Roman"/>
                <w:sz w:val="28"/>
                <w:szCs w:val="28"/>
              </w:rPr>
            </w:pPr>
          </w:p>
        </w:tc>
        <w:tc>
          <w:tcPr>
            <w:tcW w:w="1439" w:type="dxa"/>
            <w:vAlign w:val="center"/>
          </w:tcPr>
          <w:p w:rsidR="0099477F" w:rsidRPr="001443B8" w:rsidRDefault="0099477F" w:rsidP="0044597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bl>
    <w:p w:rsidR="0099477F" w:rsidRPr="0099477F" w:rsidRDefault="0099477F" w:rsidP="0099477F">
      <w:pPr>
        <w:pStyle w:val="ListParagraph"/>
        <w:spacing w:after="0"/>
        <w:ind w:left="1080"/>
        <w:rPr>
          <w:rFonts w:ascii="Times New Roman" w:hAnsi="Times New Roman" w:cs="Times New Roman"/>
          <w:sz w:val="28"/>
          <w:szCs w:val="28"/>
        </w:rPr>
      </w:pPr>
    </w:p>
    <w:p w:rsidR="00D41872" w:rsidRPr="003D59EC" w:rsidRDefault="00D41872" w:rsidP="003D59EC">
      <w:pPr>
        <w:spacing w:after="0"/>
        <w:ind w:firstLine="720"/>
        <w:rPr>
          <w:rFonts w:ascii="Times New Roman" w:hAnsi="Times New Roman" w:cs="Times New Roman"/>
          <w:sz w:val="28"/>
          <w:szCs w:val="28"/>
        </w:rPr>
      </w:pPr>
      <w:r w:rsidRPr="003D59EC">
        <w:rPr>
          <w:rFonts w:ascii="Times New Roman" w:hAnsi="Times New Roman" w:cs="Times New Roman"/>
          <w:sz w:val="28"/>
          <w:szCs w:val="28"/>
        </w:rPr>
        <w:t>Xử lý: sơ đồ sau cho thấy hoạt động thay đổi mật khẩu của người dùng</w:t>
      </w:r>
    </w:p>
    <w:p w:rsidR="00D41872" w:rsidRPr="005F0E63" w:rsidRDefault="002F2693" w:rsidP="00D41872">
      <w:pPr>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616768" behindDoc="0" locked="0" layoutInCell="1" allowOverlap="1" wp14:anchorId="43A163B2" wp14:editId="217A7603">
            <wp:simplePos x="0" y="0"/>
            <wp:positionH relativeFrom="column">
              <wp:posOffset>-161290</wp:posOffset>
            </wp:positionH>
            <wp:positionV relativeFrom="paragraph">
              <wp:posOffset>342265</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anchor>
        </w:drawing>
      </w:r>
      <w:r w:rsidR="00D41872"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p>
    <w:p w:rsidR="00D41872" w:rsidRPr="005F0E63" w:rsidRDefault="00D41872" w:rsidP="00183647">
      <w:pPr>
        <w:pStyle w:val="ListParagraph"/>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74" w:name="_Toc398323444"/>
      <w:bookmarkStart w:id="75" w:name="_Toc3994558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74"/>
      <w:r w:rsidR="004F655B" w:rsidRPr="005F0E63">
        <w:rPr>
          <w:rFonts w:ascii="Times New Roman" w:hAnsi="Times New Roman" w:cs="Times New Roman"/>
          <w:b/>
          <w:sz w:val="28"/>
          <w:szCs w:val="28"/>
        </w:rPr>
        <w:t>xem thông tin nhà trọ</w:t>
      </w:r>
      <w:bookmarkEnd w:id="75"/>
    </w:p>
    <w:p w:rsidR="005B1C36" w:rsidRPr="005F0E63" w:rsidRDefault="00595ADF" w:rsidP="005B1C36">
      <w:pPr>
        <w:spacing w:after="0"/>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w:r w:rsidR="005B1C36" w:rsidRPr="005F0E63">
        <w:rPr>
          <w:rFonts w:ascii="Times New Roman" w:hAnsi="Times New Roman" w:cs="Times New Roman"/>
          <w:sz w:val="28"/>
          <w:szCs w:val="28"/>
        </w:rPr>
        <w:t>Mục đích: giúp cho người dùng có thể xem thông tin nhà trọ được đăng trên hệ thống.</w:t>
      </w:r>
    </w:p>
    <w:p w:rsidR="005B1C36" w:rsidRPr="005F0E63" w:rsidRDefault="005B1C36" w:rsidP="00595ADF">
      <w:pPr>
        <w:spacing w:after="0"/>
        <w:ind w:firstLine="720"/>
        <w:rPr>
          <w:rFonts w:ascii="Times New Roman" w:hAnsi="Times New Roman" w:cs="Times New Roman"/>
          <w:sz w:val="28"/>
          <w:szCs w:val="28"/>
        </w:rPr>
      </w:pPr>
      <w:r w:rsidRPr="005F0E63">
        <w:rPr>
          <w:rFonts w:ascii="Times New Roman" w:hAnsi="Times New Roman" w:cs="Times New Roman"/>
          <w:sz w:val="28"/>
          <w:szCs w:val="28"/>
        </w:rPr>
        <w:t>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625984" behindDoc="0" locked="0" layoutInCell="1" allowOverlap="1">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jc w:val="center"/>
        <w:tblLook w:val="04A0" w:firstRow="1" w:lastRow="0" w:firstColumn="1" w:lastColumn="0" w:noHBand="0" w:noVBand="1"/>
      </w:tblPr>
      <w:tblGrid>
        <w:gridCol w:w="714"/>
        <w:gridCol w:w="1819"/>
        <w:gridCol w:w="1443"/>
        <w:gridCol w:w="5600"/>
      </w:tblGrid>
      <w:tr w:rsidR="005B1C36" w:rsidRPr="005F0E63" w:rsidTr="00445977">
        <w:trPr>
          <w:jc w:val="center"/>
        </w:trPr>
        <w:tc>
          <w:tcPr>
            <w:tcW w:w="0" w:type="auto"/>
            <w:shd w:val="clear" w:color="auto" w:fill="BDD6EE" w:themeFill="accent1" w:themeFillTint="66"/>
            <w:vAlign w:val="center"/>
          </w:tcPr>
          <w:p w:rsidR="005B1C36" w:rsidRPr="005F0E63" w:rsidRDefault="005B1C36" w:rsidP="0044597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445977">
        <w:trPr>
          <w:jc w:val="center"/>
        </w:trPr>
        <w:tc>
          <w:tcPr>
            <w:tcW w:w="0" w:type="auto"/>
          </w:tcPr>
          <w:p w:rsidR="005B1C36" w:rsidRPr="005F0E63" w:rsidRDefault="005B1C36" w:rsidP="0044597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445977">
        <w:trPr>
          <w:jc w:val="center"/>
        </w:trPr>
        <w:tc>
          <w:tcPr>
            <w:tcW w:w="0" w:type="auto"/>
          </w:tcPr>
          <w:p w:rsidR="005B1C36" w:rsidRPr="005F0E63" w:rsidRDefault="005B1C36" w:rsidP="0044597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445977">
        <w:trPr>
          <w:jc w:val="center"/>
        </w:trPr>
        <w:tc>
          <w:tcPr>
            <w:tcW w:w="0" w:type="auto"/>
          </w:tcPr>
          <w:p w:rsidR="005B1C36" w:rsidRPr="005F0E63" w:rsidRDefault="005B1C36" w:rsidP="0044597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445977">
        <w:trPr>
          <w:jc w:val="center"/>
        </w:trPr>
        <w:tc>
          <w:tcPr>
            <w:tcW w:w="0" w:type="auto"/>
          </w:tcPr>
          <w:p w:rsidR="005B1C36" w:rsidRPr="005F0E63" w:rsidRDefault="005B1C36" w:rsidP="0044597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445977">
        <w:trPr>
          <w:jc w:val="center"/>
        </w:trPr>
        <w:tc>
          <w:tcPr>
            <w:tcW w:w="0" w:type="auto"/>
          </w:tcPr>
          <w:p w:rsidR="005B1C36" w:rsidRPr="005F0E63" w:rsidRDefault="005B1C36" w:rsidP="0044597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445977">
        <w:trPr>
          <w:jc w:val="center"/>
        </w:trPr>
        <w:tc>
          <w:tcPr>
            <w:tcW w:w="0" w:type="auto"/>
          </w:tcPr>
          <w:p w:rsidR="005B1C36" w:rsidRPr="005F0E63" w:rsidRDefault="005B1C36" w:rsidP="0044597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644416" behindDoc="1" locked="0" layoutInCell="1" allowOverlap="1">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9">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r>
      <w:r w:rsidR="006F2156">
        <w:rPr>
          <w:rFonts w:ascii="Times New Roman" w:hAnsi="Times New Roman" w:cs="Times New Roman"/>
          <w:sz w:val="28"/>
          <w:szCs w:val="28"/>
          <w:lang w:val="en-US"/>
        </w:rPr>
        <w:tab/>
      </w:r>
      <w:r w:rsidRPr="005F0E63">
        <w:rPr>
          <w:rFonts w:ascii="Times New Roman" w:hAnsi="Times New Roman" w:cs="Times New Roman"/>
          <w:sz w:val="28"/>
          <w:szCs w:val="28"/>
        </w:rPr>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714"/>
        <w:gridCol w:w="1837"/>
        <w:gridCol w:w="1753"/>
        <w:gridCol w:w="5272"/>
      </w:tblGrid>
      <w:tr w:rsidR="005B1C36" w:rsidRPr="005F0E63" w:rsidTr="00CF61BF">
        <w:trPr>
          <w:jc w:val="center"/>
        </w:trPr>
        <w:tc>
          <w:tcPr>
            <w:tcW w:w="0" w:type="auto"/>
            <w:shd w:val="clear" w:color="auto" w:fill="BDD6EE" w:themeFill="accent1" w:themeFillTint="66"/>
            <w:vAlign w:val="center"/>
          </w:tcPr>
          <w:p w:rsidR="005B1C36" w:rsidRPr="005F0E63" w:rsidRDefault="005B1C36" w:rsidP="00CF61BF">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CF61BF">
        <w:trPr>
          <w:jc w:val="center"/>
        </w:trPr>
        <w:tc>
          <w:tcPr>
            <w:tcW w:w="0" w:type="auto"/>
          </w:tcPr>
          <w:p w:rsidR="005B1C36" w:rsidRPr="005F0E63" w:rsidRDefault="005B1C36" w:rsidP="00CF61BF">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CF61BF">
        <w:trPr>
          <w:jc w:val="center"/>
        </w:trPr>
        <w:tc>
          <w:tcPr>
            <w:tcW w:w="0" w:type="auto"/>
          </w:tcPr>
          <w:p w:rsidR="005B1C36" w:rsidRPr="005F0E63" w:rsidRDefault="005B1C36" w:rsidP="00CF61BF">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CF61BF">
        <w:trPr>
          <w:jc w:val="center"/>
        </w:trPr>
        <w:tc>
          <w:tcPr>
            <w:tcW w:w="0" w:type="auto"/>
          </w:tcPr>
          <w:p w:rsidR="005B1C36" w:rsidRPr="005F0E63" w:rsidRDefault="005B1C36" w:rsidP="00CF61BF">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CF61BF">
        <w:trPr>
          <w:jc w:val="center"/>
        </w:trPr>
        <w:tc>
          <w:tcPr>
            <w:tcW w:w="0" w:type="auto"/>
          </w:tcPr>
          <w:p w:rsidR="005B1C36" w:rsidRPr="005F0E63" w:rsidRDefault="005B1C36" w:rsidP="00CF61BF">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CF61BF">
        <w:trPr>
          <w:jc w:val="center"/>
        </w:trPr>
        <w:tc>
          <w:tcPr>
            <w:tcW w:w="0" w:type="auto"/>
          </w:tcPr>
          <w:p w:rsidR="005B1C36" w:rsidRPr="005F0E63" w:rsidRDefault="005B1C36" w:rsidP="00CF61BF">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CF61BF">
        <w:trPr>
          <w:jc w:val="center"/>
        </w:trPr>
        <w:tc>
          <w:tcPr>
            <w:tcW w:w="0" w:type="auto"/>
          </w:tcPr>
          <w:p w:rsidR="005B1C36" w:rsidRPr="005F0E63" w:rsidRDefault="005B1C36" w:rsidP="00CF61BF">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Hình ảnh về </w:t>
            </w:r>
            <w:r w:rsidR="004C66A3" w:rsidRPr="005F0E63">
              <w:rPr>
                <w:rFonts w:ascii="Times New Roman" w:hAnsi="Times New Roman" w:cs="Times New Roman"/>
                <w:sz w:val="28"/>
                <w:szCs w:val="28"/>
                <w:lang w:val="en-US"/>
              </w:rPr>
              <w:t>nhà</w:t>
            </w:r>
            <w:r w:rsidRPr="005F0E63">
              <w:rPr>
                <w:rFonts w:ascii="Times New Roman" w:hAnsi="Times New Roman" w:cs="Times New Roman"/>
                <w:sz w:val="28"/>
                <w:szCs w:val="28"/>
                <w:lang w:val="en-US"/>
              </w:rPr>
              <w:t xml:space="preserve"> trọ</w:t>
            </w:r>
          </w:p>
        </w:tc>
      </w:tr>
    </w:tbl>
    <w:p w:rsidR="005B1C36" w:rsidRPr="005F0E63" w:rsidRDefault="005B1C36" w:rsidP="005B1C36">
      <w:pPr>
        <w:spacing w:after="0"/>
        <w:rPr>
          <w:rFonts w:ascii="Times New Roman" w:hAnsi="Times New Roman" w:cs="Times New Roman"/>
          <w:sz w:val="28"/>
          <w:szCs w:val="28"/>
        </w:rPr>
      </w:pPr>
    </w:p>
    <w:p w:rsidR="007D7377" w:rsidRPr="00BB7E6A" w:rsidRDefault="007D7377" w:rsidP="00BB7E6A">
      <w:pPr>
        <w:ind w:firstLine="720"/>
        <w:rPr>
          <w:rFonts w:ascii="Times New Roman" w:hAnsi="Times New Roman" w:cs="Times New Roman"/>
          <w:noProof/>
          <w:sz w:val="28"/>
          <w:szCs w:val="28"/>
        </w:rPr>
      </w:pPr>
      <w:r w:rsidRPr="00BB7E6A">
        <w:rPr>
          <w:rFonts w:ascii="Times New Roman" w:hAnsi="Times New Roman" w:cs="Times New Roman"/>
          <w:noProof/>
          <w:sz w:val="28"/>
          <w:szCs w:val="28"/>
        </w:rPr>
        <w:t>Dữ liệu được s</w:t>
      </w:r>
      <w:r w:rsidR="00BB7E6A">
        <w:rPr>
          <w:rFonts w:ascii="Times New Roman" w:hAnsi="Times New Roman" w:cs="Times New Roman"/>
          <w:noProof/>
          <w:sz w:val="28"/>
          <w:szCs w:val="28"/>
          <w:lang w:val="en-US"/>
        </w:rPr>
        <w:t>ử</w:t>
      </w:r>
      <w:r w:rsidRPr="00BB7E6A">
        <w:rPr>
          <w:rFonts w:ascii="Times New Roman" w:hAnsi="Times New Roman" w:cs="Times New Roman"/>
          <w:noProof/>
          <w:sz w:val="28"/>
          <w:szCs w:val="28"/>
        </w:rPr>
        <w:t xml:space="preserve"> dụng:</w:t>
      </w:r>
    </w:p>
    <w:tbl>
      <w:tblPr>
        <w:tblStyle w:val="TableGrid"/>
        <w:tblW w:w="0" w:type="auto"/>
        <w:jc w:val="center"/>
        <w:tblInd w:w="720" w:type="dxa"/>
        <w:tblLook w:val="04A0" w:firstRow="1" w:lastRow="0" w:firstColumn="1" w:lastColumn="0" w:noHBand="0" w:noVBand="1"/>
      </w:tblPr>
      <w:tblGrid>
        <w:gridCol w:w="895"/>
        <w:gridCol w:w="1981"/>
        <w:gridCol w:w="1438"/>
        <w:gridCol w:w="1438"/>
        <w:gridCol w:w="1439"/>
        <w:gridCol w:w="1439"/>
      </w:tblGrid>
      <w:tr w:rsidR="007D7377" w:rsidRPr="001443B8" w:rsidTr="00CF61BF">
        <w:trPr>
          <w:jc w:val="center"/>
        </w:trPr>
        <w:tc>
          <w:tcPr>
            <w:tcW w:w="895" w:type="dxa"/>
            <w:vMerge w:val="restart"/>
            <w:vAlign w:val="center"/>
          </w:tcPr>
          <w:p w:rsidR="007D7377" w:rsidRPr="001443B8" w:rsidRDefault="007D7377" w:rsidP="00CF61B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D7377" w:rsidRPr="001443B8" w:rsidTr="00CF61BF">
        <w:trPr>
          <w:jc w:val="center"/>
        </w:trPr>
        <w:tc>
          <w:tcPr>
            <w:tcW w:w="895" w:type="dxa"/>
            <w:vMerge/>
            <w:vAlign w:val="center"/>
          </w:tcPr>
          <w:p w:rsidR="007D7377" w:rsidRPr="001443B8" w:rsidRDefault="007D7377" w:rsidP="00CF61BF">
            <w:pPr>
              <w:pStyle w:val="ListParagraph"/>
              <w:ind w:left="0"/>
              <w:jc w:val="center"/>
              <w:rPr>
                <w:rFonts w:ascii="Times New Roman" w:hAnsi="Times New Roman" w:cs="Times New Roman"/>
                <w:sz w:val="28"/>
                <w:szCs w:val="28"/>
              </w:rPr>
            </w:pPr>
          </w:p>
        </w:tc>
        <w:tc>
          <w:tcPr>
            <w:tcW w:w="1981" w:type="dxa"/>
            <w:vMerge/>
            <w:vAlign w:val="center"/>
          </w:tcPr>
          <w:p w:rsidR="007D7377" w:rsidRPr="001443B8" w:rsidRDefault="007D7377" w:rsidP="00DC5F51">
            <w:pPr>
              <w:pStyle w:val="ListParagraph"/>
              <w:ind w:left="0"/>
              <w:jc w:val="center"/>
              <w:rPr>
                <w:rFonts w:ascii="Times New Roman" w:hAnsi="Times New Roman" w:cs="Times New Roman"/>
                <w:sz w:val="28"/>
                <w:szCs w:val="28"/>
              </w:rPr>
            </w:pPr>
          </w:p>
        </w:tc>
        <w:tc>
          <w:tcPr>
            <w:tcW w:w="1438"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D7377" w:rsidRPr="001443B8" w:rsidTr="00CF61BF">
        <w:trPr>
          <w:jc w:val="center"/>
        </w:trPr>
        <w:tc>
          <w:tcPr>
            <w:tcW w:w="895" w:type="dxa"/>
          </w:tcPr>
          <w:p w:rsidR="007D7377" w:rsidRPr="001443B8" w:rsidRDefault="007D7377" w:rsidP="00CF61B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D7377" w:rsidRPr="001443B8" w:rsidTr="00CF61BF">
        <w:trPr>
          <w:jc w:val="center"/>
        </w:trPr>
        <w:tc>
          <w:tcPr>
            <w:tcW w:w="895" w:type="dxa"/>
          </w:tcPr>
          <w:p w:rsidR="007D7377" w:rsidRPr="00DF54E1" w:rsidRDefault="007D7377" w:rsidP="00CF61BF">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D7377" w:rsidRPr="00DF54E1"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D7377" w:rsidRPr="001443B8" w:rsidTr="00CF61BF">
        <w:trPr>
          <w:jc w:val="center"/>
        </w:trPr>
        <w:tc>
          <w:tcPr>
            <w:tcW w:w="895" w:type="dxa"/>
          </w:tcPr>
          <w:p w:rsidR="007D7377" w:rsidRPr="00DF54E1" w:rsidRDefault="007D7377" w:rsidP="00CF61BF">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D7377" w:rsidRPr="00DF54E1"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D7377" w:rsidRPr="001443B8" w:rsidTr="00CF61BF">
        <w:trPr>
          <w:jc w:val="center"/>
        </w:trPr>
        <w:tc>
          <w:tcPr>
            <w:tcW w:w="895" w:type="dxa"/>
          </w:tcPr>
          <w:p w:rsidR="007D7377" w:rsidRPr="00DF54E1" w:rsidRDefault="007D7377" w:rsidP="00CF61BF">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A673E8" w:rsidRPr="001443B8" w:rsidTr="00CF61BF">
        <w:trPr>
          <w:jc w:val="center"/>
        </w:trPr>
        <w:tc>
          <w:tcPr>
            <w:tcW w:w="895" w:type="dxa"/>
          </w:tcPr>
          <w:p w:rsidR="00A673E8" w:rsidRDefault="00A673E8" w:rsidP="00CF61BF">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vAlign w:val="center"/>
          </w:tcPr>
          <w:p w:rsidR="00A673E8" w:rsidRPr="00284F66" w:rsidRDefault="00A673E8" w:rsidP="00DC5F51">
            <w:pPr>
              <w:pStyle w:val="ListParagraph"/>
              <w:ind w:left="0"/>
              <w:jc w:val="center"/>
              <w:rPr>
                <w:rFonts w:ascii="Times New Roman" w:hAnsi="Times New Roman" w:cs="Times New Roman"/>
                <w:sz w:val="28"/>
                <w:szCs w:val="28"/>
                <w:lang w:val="en-US"/>
              </w:rPr>
            </w:pPr>
          </w:p>
        </w:tc>
        <w:tc>
          <w:tcPr>
            <w:tcW w:w="1438"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vAlign w:val="center"/>
          </w:tcPr>
          <w:p w:rsidR="00A673E8" w:rsidRDefault="00A673E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A673E8" w:rsidRPr="001443B8" w:rsidTr="00CF61BF">
        <w:trPr>
          <w:jc w:val="center"/>
        </w:trPr>
        <w:tc>
          <w:tcPr>
            <w:tcW w:w="895" w:type="dxa"/>
          </w:tcPr>
          <w:p w:rsidR="00A673E8" w:rsidRDefault="00A673E8" w:rsidP="00CF61BF">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vAlign w:val="center"/>
          </w:tcPr>
          <w:p w:rsidR="00A673E8" w:rsidRPr="00284F66" w:rsidRDefault="00A673E8" w:rsidP="00DC5F51">
            <w:pPr>
              <w:pStyle w:val="ListParagraph"/>
              <w:ind w:left="0"/>
              <w:jc w:val="center"/>
              <w:rPr>
                <w:rFonts w:ascii="Times New Roman" w:hAnsi="Times New Roman" w:cs="Times New Roman"/>
                <w:sz w:val="28"/>
                <w:szCs w:val="28"/>
                <w:lang w:val="en-US"/>
              </w:rPr>
            </w:pPr>
          </w:p>
        </w:tc>
        <w:tc>
          <w:tcPr>
            <w:tcW w:w="1438"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vAlign w:val="center"/>
          </w:tcPr>
          <w:p w:rsidR="00A673E8" w:rsidRDefault="00A673E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D7377" w:rsidRDefault="007D7377" w:rsidP="00183647">
      <w:pPr>
        <w:pStyle w:val="ListParagraph"/>
        <w:rPr>
          <w:rFonts w:ascii="Times New Roman" w:hAnsi="Times New Roman" w:cs="Times New Roman"/>
          <w:sz w:val="28"/>
          <w:szCs w:val="28"/>
          <w:lang w:val="en-US"/>
        </w:rPr>
      </w:pPr>
    </w:p>
    <w:p w:rsidR="005B1C36" w:rsidRPr="005F0E63" w:rsidRDefault="005B1C36" w:rsidP="00183647">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183647">
      <w:pPr>
        <w:pStyle w:val="ListParagraph"/>
        <w:rPr>
          <w:ins w:id="76" w:author="mine" w:date="2014-09-10T22:51:00Z"/>
          <w:rFonts w:ascii="Times New Roman" w:hAnsi="Times New Roman" w:cs="Times New Roman"/>
          <w:b/>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54656" behindDoc="0" locked="0" layoutInCell="1" allowOverlap="1" wp14:anchorId="22C07755" wp14:editId="4CAEB1DF">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30">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77" w:name="_Toc398323445"/>
      <w:bookmarkStart w:id="78" w:name="_Toc3994558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77"/>
      <w:r w:rsidR="004F655B" w:rsidRPr="005F0E63">
        <w:rPr>
          <w:rFonts w:ascii="Times New Roman" w:hAnsi="Times New Roman" w:cs="Times New Roman"/>
          <w:b/>
          <w:sz w:val="28"/>
          <w:szCs w:val="28"/>
        </w:rPr>
        <w:t>nhà trọ</w:t>
      </w:r>
      <w:bookmarkEnd w:id="78"/>
    </w:p>
    <w:p w:rsidR="00747315" w:rsidRPr="001443B8" w:rsidRDefault="00747315" w:rsidP="008F16F5">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dùngtìm kiếm thong tin nhà trọ theo các tiêu chí: Tỉnh/ thành phố, quận/ huyện, phường/ xã, mức giá, diện tích.</w:t>
      </w:r>
    </w:p>
    <w:p w:rsidR="00747315" w:rsidRDefault="00747315" w:rsidP="008F16F5">
      <w:pPr>
        <w:ind w:firstLine="720"/>
        <w:rPr>
          <w:rFonts w:ascii="Times New Roman" w:hAnsi="Times New Roman" w:cs="Times New Roman"/>
          <w:sz w:val="28"/>
          <w:szCs w:val="28"/>
        </w:rPr>
      </w:pPr>
      <w:r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2A4F76" w:rsidRDefault="002A4F76" w:rsidP="003B7D41">
      <w:pPr>
        <w:ind w:left="720" w:firstLine="720"/>
        <w:rPr>
          <w:rFonts w:ascii="Times New Roman" w:hAnsi="Times New Roman" w:cs="Times New Roman"/>
          <w:noProof/>
          <w:sz w:val="28"/>
          <w:szCs w:val="28"/>
          <w:lang w:val="en-US"/>
        </w:rPr>
      </w:pPr>
    </w:p>
    <w:p w:rsidR="002A4F76" w:rsidRDefault="002A4F76" w:rsidP="003B7D41">
      <w:pPr>
        <w:ind w:left="720" w:firstLine="720"/>
        <w:rPr>
          <w:rFonts w:ascii="Times New Roman" w:hAnsi="Times New Roman" w:cs="Times New Roman"/>
          <w:noProof/>
          <w:sz w:val="28"/>
          <w:szCs w:val="28"/>
          <w:lang w:val="en-US"/>
        </w:rPr>
      </w:pPr>
    </w:p>
    <w:p w:rsidR="002A4F76" w:rsidRDefault="002A4F76" w:rsidP="003B7D41">
      <w:pPr>
        <w:ind w:left="720" w:firstLine="720"/>
        <w:rPr>
          <w:rFonts w:ascii="Times New Roman" w:hAnsi="Times New Roman" w:cs="Times New Roman"/>
          <w:noProof/>
          <w:sz w:val="28"/>
          <w:szCs w:val="28"/>
          <w:lang w:val="en-US"/>
        </w:rPr>
      </w:pPr>
    </w:p>
    <w:p w:rsidR="00747315" w:rsidRPr="001443B8" w:rsidRDefault="00747315" w:rsidP="003B7D41">
      <w:pPr>
        <w:ind w:left="720" w:firstLine="720"/>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CF61BF">
      <w:pPr>
        <w:jc w:val="cente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9F6587">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9F6587">
        <w:tc>
          <w:tcPr>
            <w:tcW w:w="0" w:type="auto"/>
          </w:tcPr>
          <w:p w:rsidR="00747315" w:rsidRPr="001443B8" w:rsidRDefault="00747315" w:rsidP="00CF61BF">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9F6587">
        <w:tc>
          <w:tcPr>
            <w:tcW w:w="0" w:type="auto"/>
          </w:tcPr>
          <w:p w:rsidR="00747315" w:rsidRPr="001443B8" w:rsidRDefault="00747315" w:rsidP="00CF61BF">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9F6587">
        <w:tc>
          <w:tcPr>
            <w:tcW w:w="0" w:type="auto"/>
          </w:tcPr>
          <w:p w:rsidR="00747315" w:rsidRPr="001443B8" w:rsidRDefault="00747315" w:rsidP="00CF61BF">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284F66"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jc w:val="center"/>
        <w:tblInd w:w="720" w:type="dxa"/>
        <w:tblLook w:val="04A0" w:firstRow="1" w:lastRow="0" w:firstColumn="1" w:lastColumn="0" w:noHBand="0" w:noVBand="1"/>
      </w:tblPr>
      <w:tblGrid>
        <w:gridCol w:w="895"/>
        <w:gridCol w:w="1981"/>
        <w:gridCol w:w="1438"/>
        <w:gridCol w:w="1438"/>
        <w:gridCol w:w="1439"/>
        <w:gridCol w:w="1439"/>
      </w:tblGrid>
      <w:tr w:rsidR="00747315" w:rsidRPr="001443B8" w:rsidTr="00CF61BF">
        <w:trPr>
          <w:jc w:val="center"/>
        </w:trPr>
        <w:tc>
          <w:tcPr>
            <w:tcW w:w="895"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CF61BF">
        <w:trPr>
          <w:jc w:val="center"/>
        </w:trPr>
        <w:tc>
          <w:tcPr>
            <w:tcW w:w="895"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CF61BF">
        <w:trPr>
          <w:jc w:val="center"/>
        </w:trPr>
        <w:tc>
          <w:tcPr>
            <w:tcW w:w="895" w:type="dxa"/>
          </w:tcPr>
          <w:p w:rsidR="00747315" w:rsidRPr="001443B8" w:rsidRDefault="00747315" w:rsidP="00CF61B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CF61BF">
        <w:trPr>
          <w:jc w:val="center"/>
        </w:trPr>
        <w:tc>
          <w:tcPr>
            <w:tcW w:w="895" w:type="dxa"/>
          </w:tcPr>
          <w:p w:rsidR="00747315" w:rsidRPr="00DF54E1" w:rsidRDefault="00747315" w:rsidP="00CF61BF">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CF61BF">
        <w:trPr>
          <w:jc w:val="center"/>
        </w:trPr>
        <w:tc>
          <w:tcPr>
            <w:tcW w:w="895" w:type="dxa"/>
          </w:tcPr>
          <w:p w:rsidR="00747315" w:rsidRPr="00DF54E1" w:rsidRDefault="00747315" w:rsidP="00CF61BF">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CF61BF">
        <w:trPr>
          <w:jc w:val="center"/>
        </w:trPr>
        <w:tc>
          <w:tcPr>
            <w:tcW w:w="895" w:type="dxa"/>
          </w:tcPr>
          <w:p w:rsidR="00747315" w:rsidRPr="00DF54E1" w:rsidRDefault="00747315" w:rsidP="00CF61BF">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2B0CEC" w:rsidRDefault="002B0CEC" w:rsidP="00747315">
      <w:pPr>
        <w:rPr>
          <w:rFonts w:ascii="Times New Roman" w:hAnsi="Times New Roman" w:cs="Times New Roman"/>
          <w:noProof/>
          <w:sz w:val="28"/>
          <w:szCs w:val="28"/>
          <w:lang w:val="en-US"/>
        </w:rPr>
      </w:pP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CF61BF">
      <w:pPr>
        <w:jc w:val="center"/>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79"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80" w:name="_Toc398323446"/>
      <w:bookmarkStart w:id="81" w:name="_Toc3994558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80"/>
      <w:r w:rsidR="004744DE" w:rsidRPr="005F0E63">
        <w:rPr>
          <w:rFonts w:ascii="Times New Roman" w:hAnsi="Times New Roman" w:cs="Times New Roman"/>
          <w:b/>
          <w:sz w:val="28"/>
          <w:szCs w:val="28"/>
        </w:rPr>
        <w:t xml:space="preserve"> cập nhật </w:t>
      </w:r>
      <w:r w:rsidR="00397DC0">
        <w:rPr>
          <w:rFonts w:ascii="Times New Roman" w:hAnsi="Times New Roman" w:cs="Times New Roman"/>
          <w:b/>
          <w:sz w:val="28"/>
          <w:szCs w:val="28"/>
          <w:lang w:val="en-US"/>
        </w:rPr>
        <w:t>tin đăng:</w:t>
      </w:r>
      <w:bookmarkEnd w:id="81"/>
    </w:p>
    <w:p w:rsidR="000A0AF0" w:rsidRPr="00397DC0" w:rsidRDefault="000A0AF0" w:rsidP="00EA169D">
      <w:pPr>
        <w:ind w:left="720" w:firstLine="720"/>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w:t>
      </w:r>
      <w:r w:rsidR="00397DC0">
        <w:rPr>
          <w:rFonts w:ascii="Times New Roman" w:hAnsi="Times New Roman" w:cs="Times New Roman"/>
          <w:sz w:val="28"/>
          <w:szCs w:val="28"/>
          <w:lang w:val="en-US"/>
        </w:rPr>
        <w:t>cập nhật tin đăng</w:t>
      </w:r>
    </w:p>
    <w:p w:rsidR="000A0AF0" w:rsidRDefault="000A0AF0" w:rsidP="005C12C0">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sz w:val="28"/>
          <w:szCs w:val="28"/>
        </w:rPr>
        <w:t>Giao diện:</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P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A0AF0" w:rsidRPr="00DE4FCC"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A0AF0" w:rsidRDefault="000A0AF0" w:rsidP="00CF61BF">
      <w:pPr>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1324361"/>
            <wp:effectExtent l="0" t="0" r="0" b="9525"/>
            <wp:docPr id="4" name="Picture 4"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199" w:type="dxa"/>
        <w:jc w:val="center"/>
        <w:tblInd w:w="265" w:type="dxa"/>
        <w:tblLook w:val="04A0" w:firstRow="1" w:lastRow="0" w:firstColumn="1" w:lastColumn="0" w:noHBand="0" w:noVBand="1"/>
      </w:tblPr>
      <w:tblGrid>
        <w:gridCol w:w="901"/>
        <w:gridCol w:w="1431"/>
        <w:gridCol w:w="1182"/>
        <w:gridCol w:w="5685"/>
      </w:tblGrid>
      <w:tr w:rsidR="000A0AF0" w:rsidRPr="00B244F3" w:rsidTr="00CF61BF">
        <w:trPr>
          <w:jc w:val="center"/>
        </w:trPr>
        <w:tc>
          <w:tcPr>
            <w:tcW w:w="901" w:type="dxa"/>
            <w:shd w:val="clear" w:color="auto" w:fill="9CC2E5" w:themeFill="accent1" w:themeFillTint="99"/>
          </w:tcPr>
          <w:p w:rsidR="000A0AF0" w:rsidRPr="00786A4F" w:rsidRDefault="00786A4F" w:rsidP="009F6587">
            <w:pPr>
              <w:pStyle w:val="ListParagraph"/>
              <w:ind w:left="0"/>
              <w:jc w:val="center"/>
              <w:rPr>
                <w:rFonts w:ascii="Arial" w:hAnsi="Arial" w:cs="Arial"/>
                <w:sz w:val="28"/>
                <w:szCs w:val="28"/>
                <w:lang w:val="en-US"/>
              </w:rPr>
            </w:pPr>
            <w:r>
              <w:rPr>
                <w:rFonts w:ascii="Arial" w:hAnsi="Arial" w:cs="Arial"/>
                <w:sz w:val="28"/>
                <w:szCs w:val="28"/>
                <w:lang w:val="en-US"/>
              </w:rPr>
              <w:lastRenderedPageBreak/>
              <w:t>STT</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5685"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CF61BF">
        <w:trPr>
          <w:jc w:val="center"/>
        </w:trPr>
        <w:tc>
          <w:tcPr>
            <w:tcW w:w="901"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854084" w:rsidP="009F6587">
            <w:pPr>
              <w:pStyle w:val="ListParagraph"/>
              <w:ind w:left="0"/>
              <w:rPr>
                <w:rFonts w:ascii="Arial" w:hAnsi="Arial" w:cs="Arial"/>
                <w:sz w:val="28"/>
                <w:szCs w:val="28"/>
                <w:lang w:val="en-US"/>
              </w:rPr>
            </w:pPr>
            <w:r>
              <w:rPr>
                <w:rFonts w:ascii="Arial" w:hAnsi="Arial" w:cs="Arial"/>
                <w:sz w:val="28"/>
                <w:szCs w:val="28"/>
                <w:lang w:val="en-US"/>
              </w:rPr>
              <w:br/>
              <w:t>B</w:t>
            </w:r>
            <w:r w:rsidR="000A0AF0">
              <w:rPr>
                <w:rFonts w:ascii="Arial" w:hAnsi="Arial" w:cs="Arial"/>
                <w:sz w:val="28"/>
                <w:szCs w:val="28"/>
                <w:lang w:val="en-US"/>
              </w:rPr>
              <w:t>utton</w:t>
            </w:r>
          </w:p>
        </w:tc>
        <w:tc>
          <w:tcPr>
            <w:tcW w:w="1182" w:type="dxa"/>
          </w:tcPr>
          <w:p w:rsidR="000A0AF0" w:rsidRPr="00B244F3" w:rsidRDefault="000A0AF0" w:rsidP="009F6587">
            <w:pPr>
              <w:pStyle w:val="ListParagraph"/>
              <w:ind w:left="0"/>
              <w:rPr>
                <w:rFonts w:ascii="Arial" w:hAnsi="Arial" w:cs="Arial"/>
                <w:sz w:val="28"/>
                <w:szCs w:val="28"/>
              </w:rPr>
            </w:pPr>
          </w:p>
        </w:tc>
        <w:tc>
          <w:tcPr>
            <w:tcW w:w="5685" w:type="dxa"/>
          </w:tcPr>
          <w:p w:rsidR="000A0AF0" w:rsidRPr="00847C7A" w:rsidRDefault="000A0AF0" w:rsidP="009F6587">
            <w:pPr>
              <w:pStyle w:val="ListParagraph"/>
              <w:ind w:left="0"/>
              <w:rPr>
                <w:rFonts w:ascii="Arial" w:hAnsi="Arial" w:cs="Arial"/>
                <w:sz w:val="28"/>
                <w:szCs w:val="28"/>
                <w:lang w:val="en-US"/>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lang w:val="en-US"/>
              </w:rPr>
              <w:t>Hệ thống chuyển sang trang cập nhật.</w:t>
            </w:r>
          </w:p>
        </w:tc>
      </w:tr>
    </w:tbl>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p>
    <w:p w:rsidR="000A0AF0" w:rsidRDefault="000A0AF0" w:rsidP="005C12C0">
      <w:pPr>
        <w:ind w:firstLine="720"/>
        <w:rPr>
          <w:rFonts w:ascii="Times New Roman" w:hAnsi="Times New Roman" w:cs="Times New Roman"/>
          <w:sz w:val="28"/>
          <w:szCs w:val="28"/>
        </w:rPr>
      </w:pPr>
      <w:r>
        <w:rPr>
          <w:rFonts w:ascii="Times New Roman" w:hAnsi="Times New Roman" w:cs="Times New Roman"/>
          <w:sz w:val="28"/>
          <w:szCs w:val="28"/>
        </w:rPr>
        <w:t xml:space="preserve"> + Trang cập nhật </w:t>
      </w:r>
      <w:r w:rsidR="00BF62C7">
        <w:rPr>
          <w:rFonts w:ascii="Times New Roman" w:hAnsi="Times New Roman" w:cs="Times New Roman"/>
          <w:sz w:val="28"/>
          <w:szCs w:val="28"/>
          <w:lang w:val="en-US"/>
        </w:rPr>
        <w:t>tin đăng</w:t>
      </w:r>
      <w:r>
        <w:rPr>
          <w:rFonts w:ascii="Times New Roman" w:hAnsi="Times New Roman" w:cs="Times New Roman"/>
          <w:sz w:val="28"/>
          <w:szCs w:val="28"/>
        </w:rPr>
        <w:t>:</w:t>
      </w:r>
    </w:p>
    <w:p w:rsidR="000A0AF0" w:rsidRDefault="000A0AF0" w:rsidP="00CF61BF">
      <w:pPr>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0A0AF0" w:rsidRDefault="000A0AF0" w:rsidP="000A0AF0">
      <w:pPr>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jc w:val="center"/>
        <w:tblInd w:w="265" w:type="dxa"/>
        <w:tblLook w:val="04A0" w:firstRow="1" w:lastRow="0" w:firstColumn="1" w:lastColumn="0" w:noHBand="0" w:noVBand="1"/>
      </w:tblPr>
      <w:tblGrid>
        <w:gridCol w:w="3609"/>
        <w:gridCol w:w="1727"/>
        <w:gridCol w:w="1156"/>
        <w:gridCol w:w="3408"/>
      </w:tblGrid>
      <w:tr w:rsidR="000A0AF0" w:rsidRPr="00B244F3" w:rsidTr="00CF61BF">
        <w:trPr>
          <w:jc w:val="center"/>
        </w:trPr>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63360A" w:rsidP="0063360A">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63360A" w:rsidP="009F6587">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Ngày người dùng lần đầu tiên tham gia vào hệ thống.</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0A0AF0" w:rsidRDefault="004C66A3" w:rsidP="00F528BD">
            <w:pPr>
              <w:pStyle w:val="ListParagraph"/>
              <w:ind w:left="0"/>
              <w:rPr>
                <w:rFonts w:ascii="Arial" w:hAnsi="Arial" w:cs="Arial"/>
                <w:sz w:val="28"/>
                <w:szCs w:val="28"/>
                <w:lang w:val="en-US"/>
              </w:rPr>
            </w:pPr>
            <w:r>
              <w:rPr>
                <w:rFonts w:ascii="Arial" w:hAnsi="Arial" w:cs="Arial"/>
                <w:sz w:val="28"/>
                <w:szCs w:val="28"/>
                <w:lang w:val="en-US"/>
              </w:rPr>
              <w:t>Text</w:t>
            </w:r>
            <w:r w:rsidR="00F528BD">
              <w:rPr>
                <w:rFonts w:ascii="Arial" w:hAnsi="Arial" w:cs="Arial"/>
                <w:sz w:val="28"/>
                <w:szCs w:val="28"/>
                <w:lang w:val="en-US"/>
              </w:rPr>
              <w:t>area</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D07E32" w:rsidRDefault="000A0AF0" w:rsidP="00D07E32">
            <w:pPr>
              <w:pStyle w:val="ListParagraph"/>
              <w:ind w:left="0"/>
              <w:rPr>
                <w:rFonts w:ascii="Arial" w:hAnsi="Arial" w:cs="Arial"/>
                <w:sz w:val="28"/>
                <w:szCs w:val="28"/>
                <w:lang w:val="en-US"/>
              </w:rPr>
            </w:pPr>
            <w:r w:rsidRPr="00582640">
              <w:rPr>
                <w:rFonts w:ascii="Arial" w:hAnsi="Arial" w:cs="Arial"/>
                <w:sz w:val="28"/>
                <w:szCs w:val="28"/>
              </w:rPr>
              <w:t>Hệ thống hiển thị nội dung của tiêu đề người dùng đã chọn. Người dùng có thể cập nhật nội dung thông tin tạ</w:t>
            </w:r>
            <w:r w:rsidR="00D07E32">
              <w:rPr>
                <w:rFonts w:ascii="Arial" w:hAnsi="Arial" w:cs="Arial"/>
                <w:sz w:val="28"/>
                <w:szCs w:val="28"/>
              </w:rPr>
              <w:t>i đây</w:t>
            </w:r>
            <w:r w:rsidR="00D07E32">
              <w:rPr>
                <w:rFonts w:ascii="Arial" w:hAnsi="Arial" w:cs="Arial"/>
                <w:sz w:val="28"/>
                <w:szCs w:val="28"/>
                <w:lang w:val="en-US"/>
              </w:rPr>
              <w:t>.</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Người dùng chọn giá là vnd hay là giá thỏa thuận bằng cách nhấp vào vnd </w:t>
            </w:r>
            <w:r w:rsidRPr="00582640">
              <w:rPr>
                <w:rFonts w:ascii="Arial" w:hAnsi="Arial" w:cs="Arial"/>
                <w:sz w:val="28"/>
                <w:szCs w:val="28"/>
              </w:rPr>
              <w:lastRenderedPageBreak/>
              <w:t>hay thỏa thuận.</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Trạng thái hết phòng đã được đăng trước đó, nếu còn phòng trọ thì người dùng nhấp vào còn phòng,  ngược lại không làm gì cả.</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11</w:t>
            </w:r>
          </w:p>
        </w:tc>
        <w:tc>
          <w:tcPr>
            <w:tcW w:w="1431" w:type="dxa"/>
          </w:tcPr>
          <w:p w:rsidR="000A0AF0" w:rsidRDefault="00F528BD" w:rsidP="009F6587">
            <w:pPr>
              <w:pStyle w:val="ListParagraph"/>
              <w:ind w:left="0"/>
              <w:rPr>
                <w:rFonts w:ascii="Arial" w:hAnsi="Arial" w:cs="Arial"/>
                <w:sz w:val="28"/>
                <w:szCs w:val="28"/>
                <w:lang w:val="en-US"/>
              </w:rPr>
            </w:pPr>
            <w:r>
              <w:rPr>
                <w:rFonts w:ascii="Arial" w:hAnsi="Arial" w:cs="Arial"/>
                <w:sz w:val="28"/>
                <w:szCs w:val="28"/>
                <w:lang w:val="en-US"/>
              </w:rPr>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0A0AF0" w:rsidRPr="00B244F3" w:rsidTr="00CF61BF">
        <w:trPr>
          <w:jc w:val="center"/>
        </w:trPr>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nút “Cancel” để tiến hành hủy thao tác cập nhật tin đăng.</w:t>
            </w:r>
          </w:p>
        </w:tc>
      </w:tr>
    </w:tbl>
    <w:p w:rsidR="000A0AF0" w:rsidRDefault="000A0AF0" w:rsidP="000A0AF0">
      <w:pPr>
        <w:tabs>
          <w:tab w:val="left" w:pos="1492"/>
        </w:tabs>
        <w:rPr>
          <w:rFonts w:ascii="Times New Roman" w:hAnsi="Times New Roman" w:cs="Times New Roman"/>
          <w:sz w:val="28"/>
          <w:szCs w:val="28"/>
        </w:rPr>
      </w:pPr>
    </w:p>
    <w:p w:rsidR="000A0AF0" w:rsidRDefault="000A0AF0" w:rsidP="000A0AF0">
      <w:pPr>
        <w:tabs>
          <w:tab w:val="left" w:pos="1492"/>
        </w:tabs>
        <w:rPr>
          <w:rFonts w:ascii="Times New Roman" w:hAnsi="Times New Roman" w:cs="Times New Roman"/>
          <w:sz w:val="28"/>
          <w:szCs w:val="28"/>
        </w:rPr>
      </w:pPr>
    </w:p>
    <w:p w:rsidR="000A0AF0" w:rsidRPr="00663ABE" w:rsidRDefault="0038489D" w:rsidP="000A0AF0">
      <w:pPr>
        <w:tabs>
          <w:tab w:val="left" w:pos="1492"/>
        </w:tabs>
        <w:rPr>
          <w:rFonts w:ascii="Times New Roman" w:hAnsi="Times New Roman" w:cs="Times New Roman"/>
          <w:sz w:val="28"/>
          <w:szCs w:val="28"/>
        </w:rPr>
      </w:pPr>
      <w:r>
        <w:rPr>
          <w:rFonts w:ascii="Times New Roman" w:hAnsi="Times New Roman" w:cs="Times New Roman"/>
          <w:sz w:val="28"/>
          <w:szCs w:val="28"/>
          <w:lang w:val="en-US"/>
        </w:rPr>
        <w:tab/>
      </w:r>
      <w:r w:rsidR="000A0AF0">
        <w:rPr>
          <w:rFonts w:ascii="Times New Roman" w:hAnsi="Times New Roman" w:cs="Times New Roman"/>
          <w:sz w:val="28"/>
          <w:szCs w:val="28"/>
        </w:rPr>
        <w:t>+ Giao diện khi n</w:t>
      </w:r>
      <w:r w:rsidR="004C66A3" w:rsidRPr="004C66A3">
        <w:rPr>
          <w:rFonts w:ascii="Times New Roman" w:hAnsi="Times New Roman" w:cs="Times New Roman"/>
          <w:sz w:val="28"/>
          <w:szCs w:val="28"/>
        </w:rPr>
        <w:t>h</w:t>
      </w:r>
      <w:r w:rsidR="000A0AF0">
        <w:rPr>
          <w:rFonts w:ascii="Times New Roman" w:hAnsi="Times New Roman" w:cs="Times New Roman"/>
          <w:sz w:val="28"/>
          <w:szCs w:val="28"/>
        </w:rPr>
        <w:t>ấp vào nút “Cập nhật hình ảnh”:</w:t>
      </w:r>
    </w:p>
    <w:p w:rsidR="000A0AF0" w:rsidRDefault="000A0AF0" w:rsidP="00CF61BF">
      <w:pPr>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063EDF" w:rsidRPr="00063EDF" w:rsidRDefault="000A0AF0" w:rsidP="000A0AF0">
      <w:pPr>
        <w:rPr>
          <w:rFonts w:ascii="Times New Roman" w:hAnsi="Times New Roman" w:cs="Times New Roman"/>
          <w:sz w:val="28"/>
          <w:szCs w:val="28"/>
          <w:lang w:val="en-US"/>
        </w:rPr>
      </w:pPr>
      <w:r>
        <w:rPr>
          <w:rFonts w:ascii="Times New Roman" w:hAnsi="Times New Roman" w:cs="Times New Roman"/>
          <w:sz w:val="28"/>
          <w:szCs w:val="28"/>
        </w:rPr>
        <w:t>Các thành phần chính trong giao diện:</w:t>
      </w:r>
    </w:p>
    <w:tbl>
      <w:tblPr>
        <w:tblStyle w:val="TableGrid"/>
        <w:tblW w:w="9397" w:type="dxa"/>
        <w:jc w:val="center"/>
        <w:tblInd w:w="265" w:type="dxa"/>
        <w:tblLook w:val="04A0" w:firstRow="1" w:lastRow="0" w:firstColumn="1" w:lastColumn="0" w:noHBand="0" w:noVBand="1"/>
      </w:tblPr>
      <w:tblGrid>
        <w:gridCol w:w="901"/>
        <w:gridCol w:w="3803"/>
        <w:gridCol w:w="1182"/>
        <w:gridCol w:w="3511"/>
      </w:tblGrid>
      <w:tr w:rsidR="000A0AF0" w:rsidRPr="00B244F3" w:rsidTr="00886449">
        <w:trPr>
          <w:jc w:val="center"/>
        </w:trPr>
        <w:tc>
          <w:tcPr>
            <w:tcW w:w="901" w:type="dxa"/>
            <w:shd w:val="clear" w:color="auto" w:fill="9CC2E5" w:themeFill="accent1" w:themeFillTint="99"/>
          </w:tcPr>
          <w:p w:rsidR="000A0AF0" w:rsidRPr="00886449" w:rsidRDefault="00886449" w:rsidP="009F6587">
            <w:pPr>
              <w:pStyle w:val="ListParagraph"/>
              <w:ind w:left="0"/>
              <w:jc w:val="center"/>
              <w:rPr>
                <w:rFonts w:ascii="Arial" w:hAnsi="Arial" w:cs="Arial"/>
                <w:sz w:val="28"/>
                <w:szCs w:val="28"/>
                <w:lang w:val="en-US"/>
              </w:rPr>
            </w:pPr>
            <w:r>
              <w:rPr>
                <w:rFonts w:ascii="Arial" w:hAnsi="Arial" w:cs="Arial"/>
                <w:sz w:val="28"/>
                <w:szCs w:val="28"/>
                <w:lang w:val="en-US"/>
              </w:rPr>
              <w:t>STT</w:t>
            </w:r>
          </w:p>
        </w:tc>
        <w:tc>
          <w:tcPr>
            <w:tcW w:w="3803"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886449">
        <w:trPr>
          <w:jc w:val="center"/>
        </w:trPr>
        <w:tc>
          <w:tcPr>
            <w:tcW w:w="901"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3803" w:type="dxa"/>
          </w:tcPr>
          <w:p w:rsidR="000A0AF0" w:rsidRPr="00847C7A" w:rsidRDefault="00F528BD" w:rsidP="009F6587">
            <w:pPr>
              <w:pStyle w:val="ListParagraph"/>
              <w:ind w:left="0"/>
              <w:rPr>
                <w:rFonts w:ascii="Arial" w:hAnsi="Arial" w:cs="Arial"/>
                <w:sz w:val="28"/>
                <w:szCs w:val="28"/>
                <w:lang w:val="en-US"/>
              </w:rPr>
            </w:pPr>
            <w:r>
              <w:rPr>
                <w:rFonts w:ascii="Arial" w:hAnsi="Arial" w:cs="Arial"/>
                <w:sz w:val="28"/>
                <w:szCs w:val="28"/>
                <w:lang w:val="en-US"/>
              </w:rPr>
              <w:t>B</w:t>
            </w:r>
            <w:r w:rsidR="000A0AF0">
              <w:rPr>
                <w:rFonts w:ascii="Arial" w:hAnsi="Arial" w:cs="Arial"/>
                <w:sz w:val="28"/>
                <w:szCs w:val="28"/>
                <w:lang w:val="en-US"/>
              </w:rPr>
              <w:t>utton</w:t>
            </w:r>
            <w:r>
              <w:rPr>
                <w:rFonts w:ascii="Arial" w:hAnsi="Arial" w:cs="Arial"/>
                <w:sz w:val="28"/>
                <w:szCs w:val="28"/>
                <w:lang w:val="en-US"/>
              </w:rPr>
              <w:t>, 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lưu ở đăng tin trước, người dùng muốn thay đổi hình ảnh mới bằng cách nhấp lên hình để thay đổi.</w:t>
            </w:r>
          </w:p>
        </w:tc>
      </w:tr>
      <w:tr w:rsidR="000A0AF0" w:rsidRPr="00B244F3" w:rsidTr="00886449">
        <w:trPr>
          <w:jc w:val="center"/>
        </w:trPr>
        <w:tc>
          <w:tcPr>
            <w:tcW w:w="901"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2</w:t>
            </w:r>
          </w:p>
        </w:tc>
        <w:tc>
          <w:tcPr>
            <w:tcW w:w="3803" w:type="dxa"/>
          </w:tcPr>
          <w:p w:rsidR="000A0AF0" w:rsidRDefault="001D58B2" w:rsidP="009F6587">
            <w:pPr>
              <w:pStyle w:val="ListParagraph"/>
              <w:ind w:left="0"/>
              <w:rPr>
                <w:rFonts w:ascii="Arial" w:hAnsi="Arial" w:cs="Arial"/>
                <w:sz w:val="28"/>
                <w:szCs w:val="28"/>
                <w:lang w:val="en-US"/>
              </w:rPr>
            </w:pPr>
            <w:r>
              <w:rPr>
                <w:rFonts w:ascii="Arial" w:hAnsi="Arial" w:cs="Arial"/>
                <w:sz w:val="28"/>
                <w:szCs w:val="28"/>
                <w:lang w:val="en-US"/>
              </w:rPr>
              <w:t>B</w:t>
            </w:r>
            <w:r w:rsidR="000A0AF0">
              <w:rPr>
                <w:rFonts w:ascii="Arial" w:hAnsi="Arial" w:cs="Arial"/>
                <w:sz w:val="28"/>
                <w:szCs w:val="28"/>
                <w:lang w:val="en-US"/>
              </w:rPr>
              <w:t>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Nút chưa có hình ảnh, người dùng thêm hình bằng cách nhấp vào nút “Đăng hình” để đăng hình.</w:t>
            </w:r>
          </w:p>
        </w:tc>
      </w:tr>
      <w:tr w:rsidR="000A0AF0" w:rsidRPr="00B244F3" w:rsidTr="00886449">
        <w:trPr>
          <w:jc w:val="center"/>
        </w:trPr>
        <w:tc>
          <w:tcPr>
            <w:tcW w:w="901"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3803" w:type="dxa"/>
          </w:tcPr>
          <w:p w:rsidR="000A0AF0" w:rsidRDefault="001D58B2" w:rsidP="009F6587">
            <w:pPr>
              <w:pStyle w:val="ListParagraph"/>
              <w:ind w:left="0"/>
              <w:rPr>
                <w:rFonts w:ascii="Arial" w:hAnsi="Arial" w:cs="Arial"/>
                <w:sz w:val="28"/>
                <w:szCs w:val="28"/>
                <w:lang w:val="en-US"/>
              </w:rPr>
            </w:pPr>
            <w:r>
              <w:rPr>
                <w:rFonts w:ascii="Arial" w:hAnsi="Arial" w:cs="Arial"/>
                <w:sz w:val="28"/>
                <w:szCs w:val="28"/>
                <w:lang w:val="en-US"/>
              </w:rPr>
              <w:t>B</w:t>
            </w:r>
            <w:r w:rsidR="000A0AF0">
              <w:rPr>
                <w:rFonts w:ascii="Arial" w:hAnsi="Arial" w:cs="Arial"/>
                <w:sz w:val="28"/>
                <w:szCs w:val="28"/>
                <w:lang w:val="en-US"/>
              </w:rPr>
              <w:t>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Khi đã cập nhật hình ảnh xong, người dùng nhấp “Ok” để hoàn thành thao tác.</w:t>
            </w:r>
          </w:p>
        </w:tc>
      </w:tr>
      <w:tr w:rsidR="000A0AF0" w:rsidRPr="00B244F3" w:rsidTr="00886449">
        <w:trPr>
          <w:jc w:val="center"/>
        </w:trPr>
        <w:tc>
          <w:tcPr>
            <w:tcW w:w="901"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3803" w:type="dxa"/>
          </w:tcPr>
          <w:p w:rsidR="000A0AF0" w:rsidRDefault="001D58B2" w:rsidP="009F6587">
            <w:pPr>
              <w:pStyle w:val="ListParagraph"/>
              <w:ind w:left="0"/>
              <w:rPr>
                <w:rFonts w:ascii="Arial" w:hAnsi="Arial" w:cs="Arial"/>
                <w:sz w:val="28"/>
                <w:szCs w:val="28"/>
                <w:lang w:val="en-US"/>
              </w:rPr>
            </w:pPr>
            <w:r>
              <w:rPr>
                <w:rFonts w:ascii="Arial" w:hAnsi="Arial" w:cs="Arial"/>
                <w:sz w:val="28"/>
                <w:szCs w:val="28"/>
                <w:lang w:val="en-US"/>
              </w:rPr>
              <w:t>B</w:t>
            </w:r>
            <w:r w:rsidR="000A0AF0">
              <w:rPr>
                <w:rFonts w:ascii="Arial" w:hAnsi="Arial" w:cs="Arial"/>
                <w:sz w:val="28"/>
                <w:szCs w:val="28"/>
                <w:lang w:val="en-US"/>
              </w:rPr>
              <w:t>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Nhấp “Cancel” để hủy thao tác cập nhật hình ảnh.</w:t>
            </w:r>
          </w:p>
        </w:tc>
      </w:tr>
      <w:tr w:rsidR="000A0AF0" w:rsidRPr="00B244F3" w:rsidTr="00886449">
        <w:trPr>
          <w:jc w:val="center"/>
        </w:trPr>
        <w:tc>
          <w:tcPr>
            <w:tcW w:w="901"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3803" w:type="dxa"/>
          </w:tcPr>
          <w:p w:rsidR="000A0AF0" w:rsidRDefault="001D58B2" w:rsidP="009F6587">
            <w:pPr>
              <w:pStyle w:val="ListParagraph"/>
              <w:ind w:left="0"/>
              <w:rPr>
                <w:rFonts w:ascii="Arial" w:hAnsi="Arial" w:cs="Arial"/>
                <w:sz w:val="28"/>
                <w:szCs w:val="28"/>
                <w:lang w:val="en-US"/>
              </w:rPr>
            </w:pPr>
            <w:r>
              <w:rPr>
                <w:rFonts w:ascii="Arial" w:hAnsi="Arial" w:cs="Arial"/>
                <w:sz w:val="28"/>
                <w:szCs w:val="28"/>
                <w:lang w:val="en-US"/>
              </w:rPr>
              <w:t>I</w:t>
            </w:r>
            <w:r w:rsidR="0038489D">
              <w:rPr>
                <w:rFonts w:ascii="Arial" w:hAnsi="Arial" w:cs="Arial"/>
                <w:sz w:val="28"/>
                <w:szCs w:val="28"/>
                <w:lang w:val="en-US"/>
              </w:rPr>
              <w:t>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Những lưu ý khi đăng hình.</w:t>
            </w:r>
          </w:p>
        </w:tc>
      </w:tr>
    </w:tbl>
    <w:p w:rsidR="000A0AF0" w:rsidRPr="00582640" w:rsidRDefault="000A0AF0" w:rsidP="000A0AF0">
      <w:pPr>
        <w:rPr>
          <w:rFonts w:ascii="Times New Roman" w:hAnsi="Times New Roman" w:cs="Times New Roman"/>
          <w:sz w:val="28"/>
          <w:szCs w:val="28"/>
        </w:rPr>
      </w:pPr>
    </w:p>
    <w:p w:rsidR="00031E21" w:rsidRPr="00031E21" w:rsidRDefault="00031E21" w:rsidP="00455E46">
      <w:pPr>
        <w:ind w:firstLine="720"/>
        <w:rPr>
          <w:rFonts w:ascii="Times New Roman" w:hAnsi="Times New Roman" w:cs="Times New Roman"/>
          <w:noProof/>
          <w:sz w:val="28"/>
          <w:szCs w:val="28"/>
        </w:rPr>
      </w:pPr>
      <w:r w:rsidRPr="00031E21">
        <w:rPr>
          <w:rFonts w:ascii="Times New Roman" w:hAnsi="Times New Roman" w:cs="Times New Roman"/>
          <w:noProof/>
          <w:sz w:val="28"/>
          <w:szCs w:val="28"/>
        </w:rPr>
        <w:t>Dữ liệu được s</w:t>
      </w:r>
      <w:r w:rsidR="00455E46">
        <w:rPr>
          <w:rFonts w:ascii="Times New Roman" w:hAnsi="Times New Roman" w:cs="Times New Roman"/>
          <w:noProof/>
          <w:sz w:val="28"/>
          <w:szCs w:val="28"/>
          <w:lang w:val="en-US"/>
        </w:rPr>
        <w:t>ử</w:t>
      </w:r>
      <w:r w:rsidRPr="00031E21">
        <w:rPr>
          <w:rFonts w:ascii="Times New Roman" w:hAnsi="Times New Roman" w:cs="Times New Roman"/>
          <w:noProof/>
          <w:sz w:val="28"/>
          <w:szCs w:val="28"/>
        </w:rPr>
        <w:t xml:space="preserve"> dụng:</w:t>
      </w:r>
    </w:p>
    <w:tbl>
      <w:tblPr>
        <w:tblStyle w:val="TableGrid"/>
        <w:tblW w:w="0" w:type="auto"/>
        <w:jc w:val="center"/>
        <w:tblInd w:w="720" w:type="dxa"/>
        <w:tblLook w:val="04A0" w:firstRow="1" w:lastRow="0" w:firstColumn="1" w:lastColumn="0" w:noHBand="0" w:noVBand="1"/>
      </w:tblPr>
      <w:tblGrid>
        <w:gridCol w:w="895"/>
        <w:gridCol w:w="1981"/>
        <w:gridCol w:w="1438"/>
        <w:gridCol w:w="1438"/>
        <w:gridCol w:w="1439"/>
        <w:gridCol w:w="1439"/>
      </w:tblGrid>
      <w:tr w:rsidR="00031E21" w:rsidRPr="001443B8" w:rsidTr="008F1679">
        <w:trPr>
          <w:jc w:val="center"/>
        </w:trPr>
        <w:tc>
          <w:tcPr>
            <w:tcW w:w="895" w:type="dxa"/>
            <w:vMerge w:val="restart"/>
            <w:vAlign w:val="center"/>
          </w:tcPr>
          <w:p w:rsidR="00031E21" w:rsidRPr="001443B8" w:rsidRDefault="00031E21" w:rsidP="008F1679">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031E21" w:rsidRPr="001443B8" w:rsidRDefault="00031E21" w:rsidP="008F1679">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031E21" w:rsidRPr="001443B8" w:rsidRDefault="00031E21" w:rsidP="008F1679">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031E21" w:rsidRPr="001443B8" w:rsidTr="008F1679">
        <w:trPr>
          <w:jc w:val="center"/>
        </w:trPr>
        <w:tc>
          <w:tcPr>
            <w:tcW w:w="895" w:type="dxa"/>
            <w:vMerge/>
            <w:vAlign w:val="center"/>
          </w:tcPr>
          <w:p w:rsidR="00031E21" w:rsidRPr="001443B8" w:rsidRDefault="00031E21" w:rsidP="008F1679">
            <w:pPr>
              <w:pStyle w:val="ListParagraph"/>
              <w:ind w:left="0"/>
              <w:jc w:val="center"/>
              <w:rPr>
                <w:rFonts w:ascii="Times New Roman" w:hAnsi="Times New Roman" w:cs="Times New Roman"/>
                <w:sz w:val="28"/>
                <w:szCs w:val="28"/>
              </w:rPr>
            </w:pPr>
          </w:p>
        </w:tc>
        <w:tc>
          <w:tcPr>
            <w:tcW w:w="1981" w:type="dxa"/>
            <w:vMerge/>
            <w:vAlign w:val="center"/>
          </w:tcPr>
          <w:p w:rsidR="00031E21" w:rsidRPr="001443B8" w:rsidRDefault="00031E21" w:rsidP="008F1679">
            <w:pPr>
              <w:pStyle w:val="ListParagraph"/>
              <w:ind w:left="0"/>
              <w:jc w:val="center"/>
              <w:rPr>
                <w:rFonts w:ascii="Times New Roman" w:hAnsi="Times New Roman" w:cs="Times New Roman"/>
                <w:sz w:val="28"/>
                <w:szCs w:val="28"/>
              </w:rPr>
            </w:pPr>
          </w:p>
        </w:tc>
        <w:tc>
          <w:tcPr>
            <w:tcW w:w="1438" w:type="dxa"/>
            <w:vAlign w:val="center"/>
          </w:tcPr>
          <w:p w:rsidR="00031E21" w:rsidRPr="001443B8" w:rsidRDefault="00031E21" w:rsidP="008F1679">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031E21" w:rsidRPr="001443B8" w:rsidRDefault="00031E21" w:rsidP="008F1679">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031E21" w:rsidRPr="001443B8" w:rsidRDefault="00031E21" w:rsidP="008F1679">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031E21" w:rsidRPr="001443B8" w:rsidRDefault="00031E21" w:rsidP="008F1679">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031E21" w:rsidRPr="001443B8" w:rsidTr="008F1679">
        <w:trPr>
          <w:jc w:val="center"/>
        </w:trPr>
        <w:tc>
          <w:tcPr>
            <w:tcW w:w="895" w:type="dxa"/>
          </w:tcPr>
          <w:p w:rsidR="00031E21" w:rsidRPr="001443B8" w:rsidRDefault="00031E21" w:rsidP="008F1679">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031E21" w:rsidRPr="00DF54E1" w:rsidRDefault="00031E21" w:rsidP="008F167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031E21" w:rsidRPr="00284F66" w:rsidRDefault="00031E21" w:rsidP="008F1679">
            <w:pPr>
              <w:pStyle w:val="ListParagraph"/>
              <w:ind w:left="0"/>
              <w:jc w:val="center"/>
              <w:rPr>
                <w:rFonts w:ascii="Times New Roman" w:hAnsi="Times New Roman" w:cs="Times New Roman"/>
                <w:sz w:val="28"/>
                <w:szCs w:val="28"/>
                <w:lang w:val="en-US"/>
              </w:rPr>
            </w:pPr>
          </w:p>
        </w:tc>
        <w:tc>
          <w:tcPr>
            <w:tcW w:w="1438" w:type="dxa"/>
          </w:tcPr>
          <w:p w:rsidR="00031E21" w:rsidRPr="00031E21" w:rsidRDefault="00031E21" w:rsidP="008F1679">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031E21" w:rsidRPr="001443B8" w:rsidRDefault="00031E21" w:rsidP="008F1679">
            <w:pPr>
              <w:pStyle w:val="ListParagraph"/>
              <w:ind w:left="0"/>
              <w:jc w:val="center"/>
              <w:rPr>
                <w:rFonts w:ascii="Times New Roman" w:hAnsi="Times New Roman" w:cs="Times New Roman"/>
                <w:sz w:val="28"/>
                <w:szCs w:val="28"/>
              </w:rPr>
            </w:pPr>
          </w:p>
        </w:tc>
        <w:tc>
          <w:tcPr>
            <w:tcW w:w="1439" w:type="dxa"/>
            <w:vAlign w:val="center"/>
          </w:tcPr>
          <w:p w:rsidR="00031E21" w:rsidRPr="001443B8" w:rsidRDefault="00031E21" w:rsidP="008F1679">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031E21" w:rsidRPr="001443B8" w:rsidTr="008F1679">
        <w:trPr>
          <w:jc w:val="center"/>
        </w:trPr>
        <w:tc>
          <w:tcPr>
            <w:tcW w:w="895" w:type="dxa"/>
          </w:tcPr>
          <w:p w:rsidR="00031E21" w:rsidRDefault="00BA644C" w:rsidP="008F1679">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031E21" w:rsidRDefault="00031E21" w:rsidP="008F167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vAlign w:val="center"/>
          </w:tcPr>
          <w:p w:rsidR="00031E21" w:rsidRPr="00284F66" w:rsidRDefault="00031E21" w:rsidP="008F1679">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031E21" w:rsidRPr="001443B8" w:rsidRDefault="00031E21" w:rsidP="008F1679">
            <w:pPr>
              <w:pStyle w:val="ListParagraph"/>
              <w:ind w:left="0"/>
              <w:jc w:val="center"/>
              <w:rPr>
                <w:rFonts w:ascii="Times New Roman" w:hAnsi="Times New Roman" w:cs="Times New Roman"/>
                <w:sz w:val="28"/>
                <w:szCs w:val="28"/>
              </w:rPr>
            </w:pPr>
          </w:p>
        </w:tc>
        <w:tc>
          <w:tcPr>
            <w:tcW w:w="1439" w:type="dxa"/>
          </w:tcPr>
          <w:p w:rsidR="00031E21" w:rsidRPr="00031E21" w:rsidRDefault="00031E21" w:rsidP="008F1679">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vAlign w:val="center"/>
          </w:tcPr>
          <w:p w:rsidR="00031E21" w:rsidRDefault="00031E21" w:rsidP="008F1679">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8F1679">
        <w:trPr>
          <w:jc w:val="center"/>
        </w:trPr>
        <w:tc>
          <w:tcPr>
            <w:tcW w:w="895" w:type="dxa"/>
          </w:tcPr>
          <w:p w:rsidR="00031E21" w:rsidRPr="00DF54E1" w:rsidRDefault="00BA644C" w:rsidP="008F1679">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031E21" w:rsidRPr="00DF54E1" w:rsidRDefault="00031E21" w:rsidP="008F167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031E21" w:rsidRPr="00284F66" w:rsidRDefault="00031E21" w:rsidP="008F1679">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8F1679">
            <w:pPr>
              <w:pStyle w:val="ListParagraph"/>
              <w:ind w:left="0"/>
              <w:jc w:val="center"/>
              <w:rPr>
                <w:rFonts w:ascii="Times New Roman" w:hAnsi="Times New Roman" w:cs="Times New Roman"/>
                <w:sz w:val="28"/>
                <w:szCs w:val="28"/>
              </w:rPr>
            </w:pPr>
          </w:p>
        </w:tc>
        <w:tc>
          <w:tcPr>
            <w:tcW w:w="1439" w:type="dxa"/>
          </w:tcPr>
          <w:p w:rsidR="00031E21" w:rsidRPr="001443B8" w:rsidRDefault="00031E21" w:rsidP="008F1679">
            <w:pPr>
              <w:pStyle w:val="ListParagraph"/>
              <w:ind w:left="0"/>
              <w:jc w:val="center"/>
              <w:rPr>
                <w:rFonts w:ascii="Times New Roman" w:hAnsi="Times New Roman" w:cs="Times New Roman"/>
                <w:sz w:val="28"/>
                <w:szCs w:val="28"/>
              </w:rPr>
            </w:pPr>
          </w:p>
        </w:tc>
        <w:tc>
          <w:tcPr>
            <w:tcW w:w="1439" w:type="dxa"/>
            <w:vAlign w:val="center"/>
          </w:tcPr>
          <w:p w:rsidR="00031E21" w:rsidRPr="00DF54E1" w:rsidRDefault="00031E21" w:rsidP="008F1679">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8F1679">
        <w:trPr>
          <w:jc w:val="center"/>
        </w:trPr>
        <w:tc>
          <w:tcPr>
            <w:tcW w:w="895" w:type="dxa"/>
          </w:tcPr>
          <w:p w:rsidR="00031E21" w:rsidRPr="00DF54E1" w:rsidRDefault="00BA644C" w:rsidP="008F1679">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031E21" w:rsidRPr="00DF54E1" w:rsidRDefault="00031E21" w:rsidP="008F167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031E21" w:rsidRPr="00284F66" w:rsidRDefault="00031E21" w:rsidP="008F1679">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8F1679">
            <w:pPr>
              <w:pStyle w:val="ListParagraph"/>
              <w:ind w:left="0"/>
              <w:jc w:val="center"/>
              <w:rPr>
                <w:rFonts w:ascii="Times New Roman" w:hAnsi="Times New Roman" w:cs="Times New Roman"/>
                <w:sz w:val="28"/>
                <w:szCs w:val="28"/>
              </w:rPr>
            </w:pPr>
          </w:p>
        </w:tc>
        <w:tc>
          <w:tcPr>
            <w:tcW w:w="1439" w:type="dxa"/>
          </w:tcPr>
          <w:p w:rsidR="00031E21" w:rsidRPr="001443B8" w:rsidRDefault="00031E21" w:rsidP="008F1679">
            <w:pPr>
              <w:pStyle w:val="ListParagraph"/>
              <w:ind w:left="0"/>
              <w:jc w:val="center"/>
              <w:rPr>
                <w:rFonts w:ascii="Times New Roman" w:hAnsi="Times New Roman" w:cs="Times New Roman"/>
                <w:sz w:val="28"/>
                <w:szCs w:val="28"/>
              </w:rPr>
            </w:pPr>
          </w:p>
        </w:tc>
        <w:tc>
          <w:tcPr>
            <w:tcW w:w="1439" w:type="dxa"/>
            <w:vAlign w:val="center"/>
          </w:tcPr>
          <w:p w:rsidR="00031E21" w:rsidRPr="00DF54E1" w:rsidRDefault="00031E21" w:rsidP="008F1679">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8F1679">
        <w:trPr>
          <w:jc w:val="center"/>
        </w:trPr>
        <w:tc>
          <w:tcPr>
            <w:tcW w:w="895" w:type="dxa"/>
          </w:tcPr>
          <w:p w:rsidR="00031E21" w:rsidRPr="00DF54E1" w:rsidRDefault="00BA644C" w:rsidP="008F1679">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031E21" w:rsidRPr="00DF54E1" w:rsidRDefault="00031E21" w:rsidP="008F167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031E21" w:rsidRPr="00284F66" w:rsidRDefault="00031E21" w:rsidP="008F1679">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8F1679">
            <w:pPr>
              <w:pStyle w:val="ListParagraph"/>
              <w:ind w:left="0"/>
              <w:jc w:val="center"/>
              <w:rPr>
                <w:rFonts w:ascii="Times New Roman" w:hAnsi="Times New Roman" w:cs="Times New Roman"/>
                <w:sz w:val="28"/>
                <w:szCs w:val="28"/>
              </w:rPr>
            </w:pPr>
          </w:p>
        </w:tc>
        <w:tc>
          <w:tcPr>
            <w:tcW w:w="1439" w:type="dxa"/>
          </w:tcPr>
          <w:p w:rsidR="00031E21" w:rsidRPr="001443B8" w:rsidRDefault="00031E21" w:rsidP="008F1679">
            <w:pPr>
              <w:pStyle w:val="ListParagraph"/>
              <w:ind w:left="0"/>
              <w:jc w:val="center"/>
              <w:rPr>
                <w:rFonts w:ascii="Times New Roman" w:hAnsi="Times New Roman" w:cs="Times New Roman"/>
                <w:sz w:val="28"/>
                <w:szCs w:val="28"/>
              </w:rPr>
            </w:pPr>
          </w:p>
        </w:tc>
        <w:tc>
          <w:tcPr>
            <w:tcW w:w="1439" w:type="dxa"/>
            <w:vAlign w:val="center"/>
          </w:tcPr>
          <w:p w:rsidR="00031E21" w:rsidRPr="00DF54E1" w:rsidRDefault="00031E21" w:rsidP="008F1679">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031E21" w:rsidRDefault="00031E21" w:rsidP="000A0AF0">
      <w:pPr>
        <w:rPr>
          <w:rFonts w:ascii="Times New Roman" w:hAnsi="Times New Roman" w:cs="Times New Roman"/>
          <w:sz w:val="28"/>
          <w:szCs w:val="28"/>
          <w:lang w:val="en-US"/>
        </w:rPr>
      </w:pPr>
    </w:p>
    <w:p w:rsidR="000A0AF0" w:rsidRPr="00582640" w:rsidRDefault="000A0AF0" w:rsidP="00455E46">
      <w:pPr>
        <w:ind w:firstLine="720"/>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0A0AF0" w:rsidRPr="00582640" w:rsidRDefault="000A0AF0" w:rsidP="000A0AF0">
      <w:pPr>
        <w:rPr>
          <w:rFonts w:ascii="Times New Roman" w:hAnsi="Times New Roman" w:cs="Times New Roman"/>
          <w:sz w:val="28"/>
          <w:szCs w:val="28"/>
        </w:rPr>
      </w:pPr>
    </w:p>
    <w:p w:rsidR="000A0AF0" w:rsidRDefault="000A0AF0" w:rsidP="008F1679">
      <w:pPr>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p>
    <w:p w:rsidR="000A0AF0" w:rsidRPr="00BA463A" w:rsidRDefault="000A0AF0" w:rsidP="000A0AF0">
      <w:pPr>
        <w:rPr>
          <w:rFonts w:ascii="Times New Roman" w:hAnsi="Times New Roman" w:cs="Times New Roman"/>
          <w:sz w:val="28"/>
          <w:szCs w:val="28"/>
        </w:rPr>
      </w:pPr>
    </w:p>
    <w:p w:rsidR="000A0AF0" w:rsidRPr="00D22E56" w:rsidRDefault="000A0AF0" w:rsidP="00D22E56">
      <w:pPr>
        <w:pStyle w:val="ListParagraph"/>
        <w:outlineLvl w:val="1"/>
        <w:rPr>
          <w:ins w:id="82"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83" w:name="_Toc398323447"/>
      <w:bookmarkStart w:id="84" w:name="_Toc3994558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83"/>
      <w:r w:rsidR="006A57A6" w:rsidRPr="005F0E63">
        <w:rPr>
          <w:rFonts w:ascii="Times New Roman" w:hAnsi="Times New Roman" w:cs="Times New Roman"/>
          <w:b/>
          <w:sz w:val="28"/>
          <w:szCs w:val="28"/>
        </w:rPr>
        <w:t xml:space="preserve">quản lý danh sách </w:t>
      </w:r>
      <w:r w:rsidR="00AE2F11">
        <w:rPr>
          <w:rFonts w:ascii="Times New Roman" w:hAnsi="Times New Roman" w:cs="Times New Roman"/>
          <w:b/>
          <w:sz w:val="28"/>
          <w:szCs w:val="28"/>
          <w:lang w:val="en-US"/>
        </w:rPr>
        <w:t xml:space="preserve">chủ nhà trọ và </w:t>
      </w:r>
      <w:r w:rsidR="006A57A6" w:rsidRPr="005F0E63">
        <w:rPr>
          <w:rFonts w:ascii="Times New Roman" w:hAnsi="Times New Roman" w:cs="Times New Roman"/>
          <w:b/>
          <w:sz w:val="28"/>
          <w:szCs w:val="28"/>
        </w:rPr>
        <w:t>nhà trọ</w:t>
      </w:r>
      <w:bookmarkEnd w:id="84"/>
    </w:p>
    <w:p w:rsidR="00C11D55" w:rsidRPr="005F0E63" w:rsidRDefault="00C11D55" w:rsidP="00F007FF">
      <w:pPr>
        <w:pStyle w:val="ListParagraph"/>
        <w:ind w:firstLine="720"/>
        <w:rPr>
          <w:rFonts w:ascii="Times New Roman" w:hAnsi="Times New Roman" w:cs="Times New Roman"/>
          <w:sz w:val="28"/>
          <w:szCs w:val="28"/>
        </w:rPr>
      </w:pPr>
      <w:r w:rsidRPr="005F0E63">
        <w:rPr>
          <w:rFonts w:ascii="Times New Roman" w:hAnsi="Times New Roman" w:cs="Times New Roman"/>
          <w:sz w:val="28"/>
          <w:szCs w:val="28"/>
        </w:rPr>
        <w:t>Mục đích: giúp quản trị hệ thống có thể quản lý được danh sách nhà trọ của các chủ nhà trọ.</w:t>
      </w:r>
    </w:p>
    <w:p w:rsidR="00C11D55" w:rsidRPr="00C75585" w:rsidRDefault="00C11D55" w:rsidP="00C75585">
      <w:pPr>
        <w:ind w:firstLine="720"/>
        <w:rPr>
          <w:rFonts w:ascii="Times New Roman" w:hAnsi="Times New Roman" w:cs="Times New Roman"/>
          <w:sz w:val="28"/>
          <w:szCs w:val="28"/>
        </w:rPr>
      </w:pPr>
      <w:r w:rsidRPr="00C75585">
        <w:rPr>
          <w:rFonts w:ascii="Times New Roman" w:hAnsi="Times New Roman" w:cs="Times New Roman"/>
          <w:sz w:val="28"/>
          <w:szCs w:val="28"/>
        </w:rPr>
        <w:t>Giao điện:</w:t>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r w:rsidR="00AE2F11">
        <w:rPr>
          <w:rFonts w:ascii="Arial" w:hAnsi="Arial" w:cs="Arial"/>
          <w:noProof/>
          <w:sz w:val="28"/>
          <w:szCs w:val="28"/>
          <w:lang w:val="en-US"/>
        </w:rPr>
        <w:drawing>
          <wp:anchor distT="0" distB="0" distL="114300" distR="114300" simplePos="0" relativeHeight="251719168" behindDoc="0" locked="0" layoutInCell="1" allowOverlap="1">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8">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anchor>
        </w:drawing>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p>
    <w:p w:rsidR="006701E1" w:rsidRPr="0062783C" w:rsidRDefault="006701E1" w:rsidP="005644FA">
      <w:pPr>
        <w:ind w:firstLine="720"/>
        <w:rPr>
          <w:rFonts w:ascii="Arial" w:hAnsi="Arial" w:cs="Arial"/>
          <w:sz w:val="28"/>
          <w:szCs w:val="28"/>
        </w:rPr>
      </w:pPr>
      <w:r w:rsidRPr="0062783C">
        <w:rPr>
          <w:rFonts w:ascii="Arial" w:hAnsi="Arial" w:cs="Arial"/>
          <w:sz w:val="28"/>
          <w:szCs w:val="28"/>
        </w:rPr>
        <w:t>Các thành phần trong giao diện:</w:t>
      </w:r>
    </w:p>
    <w:p w:rsidR="006701E1" w:rsidRPr="00582640" w:rsidRDefault="006701E1" w:rsidP="006701E1">
      <w:pPr>
        <w:pStyle w:val="ListParagraph"/>
        <w:rPr>
          <w:rFonts w:ascii="Arial" w:hAnsi="Arial" w:cs="Arial"/>
          <w:sz w:val="28"/>
          <w:szCs w:val="28"/>
        </w:rPr>
      </w:pPr>
    </w:p>
    <w:tbl>
      <w:tblPr>
        <w:tblStyle w:val="TableGrid"/>
        <w:tblW w:w="9355" w:type="dxa"/>
        <w:jc w:val="center"/>
        <w:tblLook w:val="04A0" w:firstRow="1" w:lastRow="0" w:firstColumn="1" w:lastColumn="0" w:noHBand="0" w:noVBand="1"/>
      </w:tblPr>
      <w:tblGrid>
        <w:gridCol w:w="875"/>
        <w:gridCol w:w="1721"/>
        <w:gridCol w:w="1899"/>
        <w:gridCol w:w="4860"/>
      </w:tblGrid>
      <w:tr w:rsidR="006701E1" w:rsidRPr="00B244F3" w:rsidTr="008F1679">
        <w:trPr>
          <w:trHeight w:val="961"/>
          <w:jc w:val="center"/>
        </w:trPr>
        <w:tc>
          <w:tcPr>
            <w:tcW w:w="875" w:type="dxa"/>
            <w:shd w:val="clear" w:color="auto" w:fill="BDD6EE" w:themeFill="accent1" w:themeFillTint="66"/>
          </w:tcPr>
          <w:p w:rsidR="006701E1" w:rsidRPr="00B244F3" w:rsidRDefault="006701E1" w:rsidP="008F1679">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8F1679">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8F1679">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8F1679">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8F1679">
        <w:trPr>
          <w:trHeight w:val="331"/>
          <w:jc w:val="center"/>
        </w:trPr>
        <w:tc>
          <w:tcPr>
            <w:tcW w:w="875" w:type="dxa"/>
          </w:tcPr>
          <w:p w:rsidR="006701E1" w:rsidRDefault="006701E1" w:rsidP="008F1679">
            <w:pPr>
              <w:pStyle w:val="ListParagraph"/>
              <w:ind w:left="0"/>
              <w:jc w:val="center"/>
              <w:rPr>
                <w:rFonts w:ascii="Arial" w:hAnsi="Arial" w:cs="Arial"/>
                <w:sz w:val="28"/>
                <w:szCs w:val="28"/>
              </w:rPr>
            </w:pPr>
            <w:r>
              <w:rPr>
                <w:rFonts w:ascii="Arial" w:hAnsi="Arial" w:cs="Arial"/>
                <w:sz w:val="28"/>
                <w:szCs w:val="28"/>
              </w:rPr>
              <w:t>1</w:t>
            </w:r>
          </w:p>
        </w:tc>
        <w:tc>
          <w:tcPr>
            <w:tcW w:w="1721" w:type="dxa"/>
          </w:tcPr>
          <w:p w:rsidR="006701E1" w:rsidRDefault="006701E1" w:rsidP="008F1679">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8F1679">
            <w:pPr>
              <w:pStyle w:val="ListParagraph"/>
              <w:ind w:left="0"/>
              <w:jc w:val="center"/>
              <w:rPr>
                <w:rFonts w:ascii="Arial" w:hAnsi="Arial" w:cs="Arial"/>
                <w:sz w:val="28"/>
                <w:szCs w:val="28"/>
              </w:rPr>
            </w:pPr>
            <w:r>
              <w:rPr>
                <w:rFonts w:ascii="Arial" w:hAnsi="Arial" w:cs="Arial"/>
                <w:sz w:val="28"/>
                <w:szCs w:val="28"/>
              </w:rPr>
              <w:t>10</w:t>
            </w:r>
          </w:p>
        </w:tc>
        <w:tc>
          <w:tcPr>
            <w:tcW w:w="4860" w:type="dxa"/>
          </w:tcPr>
          <w:p w:rsidR="006701E1" w:rsidRDefault="006701E1" w:rsidP="008F1679">
            <w:pPr>
              <w:pStyle w:val="ListParagraph"/>
              <w:ind w:left="0"/>
              <w:jc w:val="center"/>
              <w:rPr>
                <w:rFonts w:ascii="Arial" w:hAnsi="Arial" w:cs="Arial"/>
                <w:sz w:val="28"/>
                <w:szCs w:val="28"/>
              </w:rPr>
            </w:pPr>
            <w:r>
              <w:rPr>
                <w:rFonts w:ascii="Arial" w:hAnsi="Arial" w:cs="Arial"/>
                <w:sz w:val="28"/>
                <w:szCs w:val="28"/>
              </w:rPr>
              <w:t>Hiển thị số dòng hiển thị ở bảng hiển thị danh sách chủ nhà trọ</w:t>
            </w:r>
          </w:p>
        </w:tc>
      </w:tr>
      <w:tr w:rsidR="006701E1" w:rsidRPr="00B244F3" w:rsidTr="008F1679">
        <w:trPr>
          <w:trHeight w:val="331"/>
          <w:jc w:val="center"/>
        </w:trPr>
        <w:tc>
          <w:tcPr>
            <w:tcW w:w="875" w:type="dxa"/>
          </w:tcPr>
          <w:p w:rsidR="006701E1" w:rsidRDefault="006701E1" w:rsidP="008F1679">
            <w:pPr>
              <w:pStyle w:val="ListParagraph"/>
              <w:ind w:left="0"/>
              <w:jc w:val="center"/>
              <w:rPr>
                <w:rFonts w:ascii="Arial" w:hAnsi="Arial" w:cs="Arial"/>
                <w:sz w:val="28"/>
                <w:szCs w:val="28"/>
              </w:rPr>
            </w:pPr>
            <w:r>
              <w:rPr>
                <w:rFonts w:ascii="Arial" w:hAnsi="Arial" w:cs="Arial"/>
                <w:sz w:val="28"/>
                <w:szCs w:val="28"/>
              </w:rPr>
              <w:t>2</w:t>
            </w:r>
          </w:p>
        </w:tc>
        <w:tc>
          <w:tcPr>
            <w:tcW w:w="1721" w:type="dxa"/>
          </w:tcPr>
          <w:p w:rsidR="006701E1" w:rsidRDefault="006701E1" w:rsidP="008F1679">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8F1679">
            <w:pPr>
              <w:pStyle w:val="ListParagraph"/>
              <w:ind w:left="0"/>
              <w:jc w:val="center"/>
              <w:rPr>
                <w:rFonts w:ascii="Arial" w:hAnsi="Arial" w:cs="Arial"/>
                <w:sz w:val="28"/>
                <w:szCs w:val="28"/>
              </w:rPr>
            </w:pPr>
          </w:p>
        </w:tc>
        <w:tc>
          <w:tcPr>
            <w:tcW w:w="4860" w:type="dxa"/>
          </w:tcPr>
          <w:p w:rsidR="006701E1" w:rsidRDefault="006701E1" w:rsidP="008F1679">
            <w:pPr>
              <w:pStyle w:val="ListParagraph"/>
              <w:ind w:left="0"/>
              <w:jc w:val="center"/>
              <w:rPr>
                <w:rFonts w:ascii="Arial" w:hAnsi="Arial" w:cs="Arial"/>
                <w:sz w:val="28"/>
                <w:szCs w:val="28"/>
              </w:rPr>
            </w:pPr>
            <w:r>
              <w:rPr>
                <w:rFonts w:ascii="Arial" w:hAnsi="Arial" w:cs="Arial"/>
                <w:sz w:val="28"/>
                <w:szCs w:val="28"/>
              </w:rPr>
              <w:t>Nhập thông tim tìm kiếm chủ nhà trọ</w:t>
            </w:r>
          </w:p>
        </w:tc>
      </w:tr>
      <w:tr w:rsidR="006701E1" w:rsidRPr="00B244F3" w:rsidTr="008F1679">
        <w:trPr>
          <w:trHeight w:val="331"/>
          <w:jc w:val="center"/>
        </w:trPr>
        <w:tc>
          <w:tcPr>
            <w:tcW w:w="875" w:type="dxa"/>
          </w:tcPr>
          <w:p w:rsidR="006701E1" w:rsidRPr="004E22B9" w:rsidRDefault="006701E1" w:rsidP="008F1679">
            <w:pPr>
              <w:pStyle w:val="ListParagraph"/>
              <w:ind w:left="0"/>
              <w:jc w:val="center"/>
              <w:rPr>
                <w:rFonts w:ascii="Arial" w:hAnsi="Arial" w:cs="Arial"/>
                <w:sz w:val="28"/>
                <w:szCs w:val="28"/>
              </w:rPr>
            </w:pPr>
            <w:r>
              <w:rPr>
                <w:rFonts w:ascii="Arial" w:hAnsi="Arial" w:cs="Arial"/>
                <w:sz w:val="28"/>
                <w:szCs w:val="28"/>
              </w:rPr>
              <w:t>3</w:t>
            </w:r>
          </w:p>
        </w:tc>
        <w:tc>
          <w:tcPr>
            <w:tcW w:w="1721" w:type="dxa"/>
          </w:tcPr>
          <w:p w:rsidR="006701E1" w:rsidRPr="00B244F3" w:rsidRDefault="006701E1" w:rsidP="008F1679">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8F1679">
            <w:pPr>
              <w:pStyle w:val="ListParagraph"/>
              <w:ind w:left="0"/>
              <w:jc w:val="center"/>
              <w:rPr>
                <w:rFonts w:ascii="Arial" w:hAnsi="Arial" w:cs="Arial"/>
                <w:sz w:val="28"/>
                <w:szCs w:val="28"/>
              </w:rPr>
            </w:pPr>
          </w:p>
        </w:tc>
        <w:tc>
          <w:tcPr>
            <w:tcW w:w="4860" w:type="dxa"/>
          </w:tcPr>
          <w:p w:rsidR="006701E1" w:rsidRPr="00B244F3" w:rsidRDefault="006701E1" w:rsidP="008F1679">
            <w:pPr>
              <w:pStyle w:val="ListParagraph"/>
              <w:ind w:left="0"/>
              <w:jc w:val="center"/>
              <w:rPr>
                <w:rFonts w:ascii="Arial" w:hAnsi="Arial" w:cs="Arial"/>
                <w:sz w:val="28"/>
                <w:szCs w:val="28"/>
              </w:rPr>
            </w:pPr>
            <w:r>
              <w:rPr>
                <w:rFonts w:ascii="Arial" w:hAnsi="Arial" w:cs="Arial"/>
                <w:sz w:val="28"/>
                <w:szCs w:val="28"/>
              </w:rPr>
              <w:t>Hiển thị mã chủ nhà trọ</w:t>
            </w:r>
          </w:p>
        </w:tc>
      </w:tr>
      <w:tr w:rsidR="006701E1" w:rsidRPr="00B244F3" w:rsidTr="008F1679">
        <w:trPr>
          <w:trHeight w:val="315"/>
          <w:jc w:val="center"/>
        </w:trPr>
        <w:tc>
          <w:tcPr>
            <w:tcW w:w="875" w:type="dxa"/>
          </w:tcPr>
          <w:p w:rsidR="006701E1" w:rsidRDefault="006701E1" w:rsidP="008F1679">
            <w:pPr>
              <w:pStyle w:val="ListParagraph"/>
              <w:ind w:left="0"/>
              <w:jc w:val="center"/>
              <w:rPr>
                <w:rFonts w:ascii="Arial" w:hAnsi="Arial" w:cs="Arial"/>
                <w:sz w:val="28"/>
                <w:szCs w:val="28"/>
              </w:rPr>
            </w:pPr>
            <w:r>
              <w:rPr>
                <w:rFonts w:ascii="Arial" w:hAnsi="Arial" w:cs="Arial"/>
                <w:sz w:val="28"/>
                <w:szCs w:val="28"/>
              </w:rPr>
              <w:t>4</w:t>
            </w:r>
          </w:p>
        </w:tc>
        <w:tc>
          <w:tcPr>
            <w:tcW w:w="1721" w:type="dxa"/>
          </w:tcPr>
          <w:p w:rsidR="006701E1" w:rsidRDefault="006701E1" w:rsidP="008F1679">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8F1679">
            <w:pPr>
              <w:pStyle w:val="ListParagraph"/>
              <w:ind w:left="0"/>
              <w:jc w:val="center"/>
              <w:rPr>
                <w:rFonts w:ascii="Arial" w:hAnsi="Arial" w:cs="Arial"/>
                <w:sz w:val="28"/>
                <w:szCs w:val="28"/>
              </w:rPr>
            </w:pPr>
          </w:p>
        </w:tc>
        <w:tc>
          <w:tcPr>
            <w:tcW w:w="4860" w:type="dxa"/>
          </w:tcPr>
          <w:p w:rsidR="006701E1" w:rsidRDefault="006701E1" w:rsidP="008F1679">
            <w:pPr>
              <w:pStyle w:val="ListParagraph"/>
              <w:ind w:left="0"/>
              <w:jc w:val="center"/>
              <w:rPr>
                <w:rFonts w:ascii="Arial" w:hAnsi="Arial" w:cs="Arial"/>
                <w:sz w:val="28"/>
                <w:szCs w:val="28"/>
              </w:rPr>
            </w:pPr>
            <w:r>
              <w:rPr>
                <w:rFonts w:ascii="Arial" w:hAnsi="Arial" w:cs="Arial"/>
                <w:sz w:val="28"/>
                <w:szCs w:val="28"/>
              </w:rPr>
              <w:t>Hiển thị tên chủ nhà trọ</w:t>
            </w:r>
          </w:p>
        </w:tc>
      </w:tr>
      <w:tr w:rsidR="006701E1" w:rsidRPr="00B244F3" w:rsidTr="008F1679">
        <w:trPr>
          <w:trHeight w:val="315"/>
          <w:jc w:val="center"/>
        </w:trPr>
        <w:tc>
          <w:tcPr>
            <w:tcW w:w="875" w:type="dxa"/>
          </w:tcPr>
          <w:p w:rsidR="006701E1" w:rsidRDefault="006701E1" w:rsidP="008F1679">
            <w:pPr>
              <w:pStyle w:val="ListParagraph"/>
              <w:ind w:left="0"/>
              <w:jc w:val="center"/>
              <w:rPr>
                <w:rFonts w:ascii="Arial" w:hAnsi="Arial" w:cs="Arial"/>
                <w:sz w:val="28"/>
                <w:szCs w:val="28"/>
              </w:rPr>
            </w:pPr>
            <w:r>
              <w:rPr>
                <w:rFonts w:ascii="Arial" w:hAnsi="Arial" w:cs="Arial"/>
                <w:sz w:val="28"/>
                <w:szCs w:val="28"/>
              </w:rPr>
              <w:t>5</w:t>
            </w:r>
          </w:p>
        </w:tc>
        <w:tc>
          <w:tcPr>
            <w:tcW w:w="1721" w:type="dxa"/>
          </w:tcPr>
          <w:p w:rsidR="006701E1" w:rsidRPr="00B244F3" w:rsidRDefault="006701E1" w:rsidP="008F1679">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8F1679">
            <w:pPr>
              <w:pStyle w:val="ListParagraph"/>
              <w:ind w:left="0"/>
              <w:jc w:val="center"/>
              <w:rPr>
                <w:rFonts w:ascii="Arial" w:hAnsi="Arial" w:cs="Arial"/>
                <w:sz w:val="28"/>
                <w:szCs w:val="28"/>
              </w:rPr>
            </w:pPr>
          </w:p>
        </w:tc>
        <w:tc>
          <w:tcPr>
            <w:tcW w:w="4860" w:type="dxa"/>
          </w:tcPr>
          <w:p w:rsidR="006701E1" w:rsidRPr="00B244F3" w:rsidRDefault="006701E1" w:rsidP="008F1679">
            <w:pPr>
              <w:pStyle w:val="ListParagraph"/>
              <w:ind w:left="0"/>
              <w:jc w:val="center"/>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8F1679">
        <w:trPr>
          <w:trHeight w:val="646"/>
          <w:jc w:val="center"/>
        </w:trPr>
        <w:tc>
          <w:tcPr>
            <w:tcW w:w="875" w:type="dxa"/>
          </w:tcPr>
          <w:p w:rsidR="006701E1" w:rsidRPr="00661FF8" w:rsidRDefault="006701E1" w:rsidP="008F1679">
            <w:pPr>
              <w:pStyle w:val="ListParagraph"/>
              <w:ind w:left="0"/>
              <w:jc w:val="center"/>
              <w:rPr>
                <w:rFonts w:ascii="Arial" w:hAnsi="Arial" w:cs="Arial"/>
                <w:sz w:val="28"/>
                <w:szCs w:val="28"/>
              </w:rPr>
            </w:pPr>
            <w:r>
              <w:rPr>
                <w:rFonts w:ascii="Arial" w:hAnsi="Arial" w:cs="Arial"/>
                <w:sz w:val="28"/>
                <w:szCs w:val="28"/>
              </w:rPr>
              <w:t>6</w:t>
            </w:r>
          </w:p>
        </w:tc>
        <w:tc>
          <w:tcPr>
            <w:tcW w:w="1721" w:type="dxa"/>
          </w:tcPr>
          <w:p w:rsidR="006701E1" w:rsidRDefault="006701E1" w:rsidP="008F1679">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8F1679">
            <w:pPr>
              <w:pStyle w:val="ListParagraph"/>
              <w:ind w:left="0"/>
              <w:jc w:val="center"/>
              <w:rPr>
                <w:rFonts w:ascii="Arial" w:hAnsi="Arial" w:cs="Arial"/>
                <w:sz w:val="28"/>
                <w:szCs w:val="28"/>
              </w:rPr>
            </w:pPr>
          </w:p>
        </w:tc>
        <w:tc>
          <w:tcPr>
            <w:tcW w:w="4860" w:type="dxa"/>
          </w:tcPr>
          <w:p w:rsidR="006701E1" w:rsidRDefault="006701E1" w:rsidP="008F1679">
            <w:pPr>
              <w:pStyle w:val="ListParagraph"/>
              <w:ind w:left="0"/>
              <w:jc w:val="center"/>
              <w:rPr>
                <w:rFonts w:ascii="Arial" w:hAnsi="Arial" w:cs="Arial"/>
                <w:sz w:val="28"/>
                <w:szCs w:val="28"/>
              </w:rPr>
            </w:pPr>
            <w:r>
              <w:rPr>
                <w:rFonts w:ascii="Arial" w:hAnsi="Arial" w:cs="Arial"/>
                <w:sz w:val="28"/>
                <w:szCs w:val="28"/>
              </w:rPr>
              <w:t>Hiển thị địa chỉ chủ nhà trọ</w:t>
            </w:r>
          </w:p>
        </w:tc>
      </w:tr>
      <w:tr w:rsidR="006701E1" w:rsidRPr="00B244F3" w:rsidTr="008F1679">
        <w:trPr>
          <w:trHeight w:val="315"/>
          <w:jc w:val="center"/>
        </w:trPr>
        <w:tc>
          <w:tcPr>
            <w:tcW w:w="875" w:type="dxa"/>
          </w:tcPr>
          <w:p w:rsidR="006701E1" w:rsidRDefault="006701E1" w:rsidP="008F1679">
            <w:pPr>
              <w:pStyle w:val="ListParagraph"/>
              <w:ind w:left="0"/>
              <w:jc w:val="center"/>
              <w:rPr>
                <w:rFonts w:ascii="Arial" w:hAnsi="Arial" w:cs="Arial"/>
                <w:sz w:val="28"/>
                <w:szCs w:val="28"/>
              </w:rPr>
            </w:pPr>
            <w:r>
              <w:rPr>
                <w:rFonts w:ascii="Arial" w:hAnsi="Arial" w:cs="Arial"/>
                <w:sz w:val="28"/>
                <w:szCs w:val="28"/>
              </w:rPr>
              <w:t>7</w:t>
            </w:r>
          </w:p>
        </w:tc>
        <w:tc>
          <w:tcPr>
            <w:tcW w:w="1721" w:type="dxa"/>
          </w:tcPr>
          <w:p w:rsidR="006701E1" w:rsidRDefault="006701E1" w:rsidP="008F1679">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8F1679">
            <w:pPr>
              <w:pStyle w:val="ListParagraph"/>
              <w:ind w:left="0"/>
              <w:jc w:val="center"/>
              <w:rPr>
                <w:rFonts w:ascii="Arial" w:hAnsi="Arial" w:cs="Arial"/>
                <w:sz w:val="28"/>
                <w:szCs w:val="28"/>
              </w:rPr>
            </w:pPr>
          </w:p>
        </w:tc>
        <w:tc>
          <w:tcPr>
            <w:tcW w:w="4860" w:type="dxa"/>
          </w:tcPr>
          <w:p w:rsidR="006701E1" w:rsidRPr="004E22B9" w:rsidRDefault="006701E1" w:rsidP="008F1679">
            <w:pPr>
              <w:pStyle w:val="ListParagraph"/>
              <w:ind w:left="0"/>
              <w:jc w:val="center"/>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8F1679">
        <w:trPr>
          <w:trHeight w:val="315"/>
          <w:jc w:val="center"/>
        </w:trPr>
        <w:tc>
          <w:tcPr>
            <w:tcW w:w="875" w:type="dxa"/>
          </w:tcPr>
          <w:p w:rsidR="006701E1" w:rsidRPr="004E22B9" w:rsidRDefault="006701E1" w:rsidP="008F1679">
            <w:pPr>
              <w:pStyle w:val="ListParagraph"/>
              <w:ind w:left="0"/>
              <w:jc w:val="center"/>
              <w:rPr>
                <w:rFonts w:ascii="Arial" w:hAnsi="Arial" w:cs="Arial"/>
                <w:sz w:val="28"/>
                <w:szCs w:val="28"/>
              </w:rPr>
            </w:pPr>
            <w:r>
              <w:rPr>
                <w:rFonts w:ascii="Arial" w:hAnsi="Arial" w:cs="Arial"/>
                <w:sz w:val="28"/>
                <w:szCs w:val="28"/>
              </w:rPr>
              <w:t>8</w:t>
            </w:r>
          </w:p>
        </w:tc>
        <w:tc>
          <w:tcPr>
            <w:tcW w:w="1721" w:type="dxa"/>
          </w:tcPr>
          <w:p w:rsidR="006701E1" w:rsidRPr="004E22B9" w:rsidRDefault="006701E1" w:rsidP="008F1679">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8F1679">
            <w:pPr>
              <w:pStyle w:val="ListParagraph"/>
              <w:ind w:left="0"/>
              <w:jc w:val="center"/>
              <w:rPr>
                <w:rFonts w:ascii="Arial" w:hAnsi="Arial" w:cs="Arial"/>
                <w:sz w:val="28"/>
                <w:szCs w:val="28"/>
                <w:lang w:val="fr-FR"/>
              </w:rPr>
            </w:pPr>
          </w:p>
        </w:tc>
        <w:tc>
          <w:tcPr>
            <w:tcW w:w="4860" w:type="dxa"/>
          </w:tcPr>
          <w:p w:rsidR="006701E1" w:rsidRPr="004E22B9" w:rsidRDefault="006701E1" w:rsidP="008F1679">
            <w:pPr>
              <w:pStyle w:val="ListParagraph"/>
              <w:ind w:left="0"/>
              <w:jc w:val="center"/>
              <w:rPr>
                <w:rFonts w:ascii="Arial" w:hAnsi="Arial" w:cs="Arial"/>
                <w:sz w:val="28"/>
                <w:szCs w:val="28"/>
                <w:lang w:val="fr-FR"/>
              </w:rPr>
            </w:pPr>
            <w:r>
              <w:rPr>
                <w:rFonts w:ascii="Arial" w:hAnsi="Arial" w:cs="Arial"/>
                <w:sz w:val="28"/>
                <w:szCs w:val="28"/>
                <w:lang w:val="fr-FR"/>
              </w:rPr>
              <w:t>Về trang phân trang sau</w:t>
            </w:r>
          </w:p>
        </w:tc>
      </w:tr>
    </w:tbl>
    <w:p w:rsidR="006701E1" w:rsidRPr="006701E1" w:rsidRDefault="006701E1" w:rsidP="006701E1">
      <w:pPr>
        <w:pStyle w:val="ListParagraph"/>
        <w:rPr>
          <w:rFonts w:ascii="Arial" w:hAnsi="Arial" w:cs="Arial"/>
          <w:sz w:val="28"/>
          <w:szCs w:val="28"/>
          <w:lang w:val="fr-FR"/>
        </w:rPr>
      </w:pPr>
    </w:p>
    <w:p w:rsidR="006701E1" w:rsidRPr="00F5425C" w:rsidRDefault="006701E1" w:rsidP="00F5425C">
      <w:pPr>
        <w:ind w:firstLine="720"/>
        <w:rPr>
          <w:rFonts w:ascii="Arial" w:hAnsi="Arial" w:cs="Arial"/>
          <w:sz w:val="28"/>
          <w:szCs w:val="28"/>
          <w:lang w:val="fr-FR"/>
        </w:rPr>
      </w:pPr>
      <w:r w:rsidRPr="00F5425C">
        <w:rPr>
          <w:rFonts w:ascii="Arial" w:hAnsi="Arial" w:cs="Arial"/>
          <w:sz w:val="28"/>
          <w:szCs w:val="28"/>
          <w:lang w:val="fr-FR"/>
        </w:rPr>
        <w:t>Giao diện quả</w:t>
      </w:r>
      <w:r w:rsidR="00541ADE" w:rsidRPr="00F5425C">
        <w:rPr>
          <w:rFonts w:ascii="Arial" w:hAnsi="Arial" w:cs="Arial"/>
          <w:sz w:val="28"/>
          <w:szCs w:val="28"/>
          <w:lang w:val="fr-FR"/>
        </w:rPr>
        <w:t>n lý danh sách chủ nhà trọ và nhà trọ:</w:t>
      </w:r>
    </w:p>
    <w:p w:rsidR="006701E1" w:rsidRPr="006701E1" w:rsidRDefault="00541ADE" w:rsidP="006701E1">
      <w:pPr>
        <w:pStyle w:val="ListParagraph"/>
        <w:rPr>
          <w:rFonts w:ascii="Arial" w:hAnsi="Arial" w:cs="Arial"/>
          <w:sz w:val="28"/>
          <w:szCs w:val="28"/>
          <w:lang w:val="fr-FR"/>
        </w:rPr>
      </w:pPr>
      <w:r>
        <w:rPr>
          <w:rFonts w:ascii="Arial" w:hAnsi="Arial" w:cs="Arial"/>
          <w:noProof/>
          <w:sz w:val="28"/>
          <w:szCs w:val="28"/>
          <w:lang w:val="en-US"/>
        </w:rPr>
        <w:drawing>
          <wp:anchor distT="0" distB="0" distL="114300" distR="114300" simplePos="0" relativeHeight="251635200" behindDoc="0" locked="0" layoutInCell="1" allowOverlap="1">
            <wp:simplePos x="0" y="0"/>
            <wp:positionH relativeFrom="column">
              <wp:posOffset>-620235</wp:posOffset>
            </wp:positionH>
            <wp:positionV relativeFrom="paragraph">
              <wp:posOffset>285582</wp:posOffset>
            </wp:positionV>
            <wp:extent cx="7335520" cy="34721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anchor>
        </w:drawing>
      </w:r>
    </w:p>
    <w:p w:rsidR="006701E1" w:rsidRDefault="006701E1" w:rsidP="006701E1">
      <w:pPr>
        <w:pStyle w:val="ListParagraph"/>
        <w:rPr>
          <w:rFonts w:ascii="Arial" w:hAnsi="Arial" w:cs="Arial"/>
          <w:sz w:val="28"/>
          <w:szCs w:val="28"/>
        </w:rPr>
      </w:pPr>
      <w:r w:rsidRPr="00B244F3">
        <w:rPr>
          <w:rFonts w:ascii="Arial" w:hAnsi="Arial" w:cs="Arial"/>
          <w:sz w:val="28"/>
          <w:szCs w:val="28"/>
        </w:rPr>
        <w:t>Các thành phần trong giao diện:</w:t>
      </w:r>
    </w:p>
    <w:p w:rsidR="006701E1" w:rsidRDefault="006701E1" w:rsidP="006701E1">
      <w:pPr>
        <w:pStyle w:val="ListParagraph"/>
        <w:rPr>
          <w:rFonts w:ascii="Arial" w:hAnsi="Arial" w:cs="Arial"/>
          <w:sz w:val="32"/>
          <w:szCs w:val="28"/>
        </w:rPr>
      </w:pPr>
    </w:p>
    <w:tbl>
      <w:tblPr>
        <w:tblStyle w:val="TableGrid"/>
        <w:tblW w:w="9355" w:type="dxa"/>
        <w:jc w:val="center"/>
        <w:tblLook w:val="04A0" w:firstRow="1" w:lastRow="0" w:firstColumn="1" w:lastColumn="0" w:noHBand="0" w:noVBand="1"/>
      </w:tblPr>
      <w:tblGrid>
        <w:gridCol w:w="875"/>
        <w:gridCol w:w="1721"/>
        <w:gridCol w:w="1899"/>
        <w:gridCol w:w="4860"/>
      </w:tblGrid>
      <w:tr w:rsidR="006701E1" w:rsidRPr="00B244F3" w:rsidTr="00386CFB">
        <w:trPr>
          <w:trHeight w:val="961"/>
          <w:jc w:val="center"/>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386CFB">
        <w:trPr>
          <w:trHeight w:val="331"/>
          <w:jc w:val="center"/>
        </w:trPr>
        <w:tc>
          <w:tcPr>
            <w:tcW w:w="875" w:type="dxa"/>
          </w:tcPr>
          <w:p w:rsidR="006701E1" w:rsidRDefault="006701E1" w:rsidP="00386CFB">
            <w:pPr>
              <w:pStyle w:val="ListParagraph"/>
              <w:ind w:left="0"/>
              <w:jc w:val="center"/>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E9424A">
            <w:pPr>
              <w:pStyle w:val="ListParagraph"/>
              <w:ind w:left="0"/>
              <w:jc w:val="center"/>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6701E1" w:rsidRPr="00B244F3" w:rsidTr="00386CFB">
        <w:trPr>
          <w:trHeight w:val="331"/>
          <w:jc w:val="center"/>
        </w:trPr>
        <w:tc>
          <w:tcPr>
            <w:tcW w:w="875" w:type="dxa"/>
          </w:tcPr>
          <w:p w:rsidR="006701E1" w:rsidRDefault="006701E1" w:rsidP="00386CFB">
            <w:pPr>
              <w:pStyle w:val="ListParagraph"/>
              <w:ind w:left="0"/>
              <w:jc w:val="center"/>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E9424A">
            <w:pPr>
              <w:pStyle w:val="ListParagraph"/>
              <w:ind w:left="0"/>
              <w:jc w:val="center"/>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nhà trọ</w:t>
            </w:r>
          </w:p>
        </w:tc>
      </w:tr>
      <w:tr w:rsidR="006701E1" w:rsidRPr="00B244F3" w:rsidTr="00386CFB">
        <w:trPr>
          <w:trHeight w:val="331"/>
          <w:jc w:val="center"/>
        </w:trPr>
        <w:tc>
          <w:tcPr>
            <w:tcW w:w="875" w:type="dxa"/>
          </w:tcPr>
          <w:p w:rsidR="006701E1" w:rsidRPr="004E22B9" w:rsidRDefault="006701E1" w:rsidP="00386CFB">
            <w:pPr>
              <w:pStyle w:val="ListParagraph"/>
              <w:ind w:left="0"/>
              <w:jc w:val="center"/>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E9424A">
            <w:pPr>
              <w:pStyle w:val="ListParagraph"/>
              <w:ind w:left="0"/>
              <w:jc w:val="center"/>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386CFB">
        <w:trPr>
          <w:trHeight w:val="315"/>
          <w:jc w:val="center"/>
        </w:trPr>
        <w:tc>
          <w:tcPr>
            <w:tcW w:w="875" w:type="dxa"/>
          </w:tcPr>
          <w:p w:rsidR="006701E1" w:rsidRDefault="006701E1" w:rsidP="00386CFB">
            <w:pPr>
              <w:pStyle w:val="ListParagraph"/>
              <w:ind w:left="0"/>
              <w:jc w:val="center"/>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E9424A">
            <w:pPr>
              <w:pStyle w:val="ListParagraph"/>
              <w:ind w:left="0"/>
              <w:jc w:val="center"/>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nhà trọ</w:t>
            </w:r>
          </w:p>
        </w:tc>
      </w:tr>
      <w:tr w:rsidR="006701E1" w:rsidRPr="00B244F3" w:rsidTr="00386CFB">
        <w:trPr>
          <w:trHeight w:val="315"/>
          <w:jc w:val="center"/>
        </w:trPr>
        <w:tc>
          <w:tcPr>
            <w:tcW w:w="875" w:type="dxa"/>
          </w:tcPr>
          <w:p w:rsidR="006701E1" w:rsidRDefault="006701E1" w:rsidP="00386CFB">
            <w:pPr>
              <w:pStyle w:val="ListParagraph"/>
              <w:ind w:left="0"/>
              <w:jc w:val="center"/>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E9424A">
            <w:pPr>
              <w:pStyle w:val="ListParagraph"/>
              <w:ind w:left="0"/>
              <w:jc w:val="center"/>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386CFB">
        <w:trPr>
          <w:trHeight w:val="646"/>
          <w:jc w:val="center"/>
        </w:trPr>
        <w:tc>
          <w:tcPr>
            <w:tcW w:w="875" w:type="dxa"/>
          </w:tcPr>
          <w:p w:rsidR="006701E1" w:rsidRPr="00661FF8" w:rsidRDefault="006701E1" w:rsidP="00386CFB">
            <w:pPr>
              <w:pStyle w:val="ListParagraph"/>
              <w:ind w:left="0"/>
              <w:jc w:val="center"/>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E9424A">
            <w:pPr>
              <w:pStyle w:val="ListParagraph"/>
              <w:ind w:left="0"/>
              <w:jc w:val="center"/>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386CFB">
        <w:trPr>
          <w:trHeight w:val="315"/>
          <w:jc w:val="center"/>
        </w:trPr>
        <w:tc>
          <w:tcPr>
            <w:tcW w:w="875" w:type="dxa"/>
          </w:tcPr>
          <w:p w:rsidR="006701E1" w:rsidRDefault="006701E1" w:rsidP="00386CFB">
            <w:pPr>
              <w:pStyle w:val="ListParagraph"/>
              <w:ind w:left="0"/>
              <w:jc w:val="center"/>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E9424A">
            <w:pPr>
              <w:pStyle w:val="ListParagraph"/>
              <w:ind w:left="0"/>
              <w:jc w:val="center"/>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nhà trọ</w:t>
            </w:r>
          </w:p>
        </w:tc>
      </w:tr>
      <w:tr w:rsidR="006701E1" w:rsidRPr="00B244F3" w:rsidTr="00386CFB">
        <w:trPr>
          <w:trHeight w:val="315"/>
          <w:jc w:val="center"/>
        </w:trPr>
        <w:tc>
          <w:tcPr>
            <w:tcW w:w="875" w:type="dxa"/>
          </w:tcPr>
          <w:p w:rsidR="006701E1" w:rsidRDefault="006701E1" w:rsidP="00386CFB">
            <w:pPr>
              <w:pStyle w:val="ListParagraph"/>
              <w:ind w:left="0"/>
              <w:jc w:val="center"/>
              <w:rPr>
                <w:rFonts w:ascii="Arial" w:hAnsi="Arial" w:cs="Arial"/>
                <w:sz w:val="28"/>
                <w:szCs w:val="28"/>
              </w:rPr>
            </w:pPr>
            <w:r>
              <w:rPr>
                <w:rFonts w:ascii="Arial" w:hAnsi="Arial" w:cs="Arial"/>
                <w:sz w:val="28"/>
                <w:szCs w:val="28"/>
              </w:rPr>
              <w:t>8</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E9424A">
            <w:pPr>
              <w:pStyle w:val="ListParagraph"/>
              <w:ind w:left="0"/>
              <w:jc w:val="center"/>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phóng của nhà trọ</w:t>
            </w:r>
          </w:p>
        </w:tc>
      </w:tr>
      <w:tr w:rsidR="006701E1" w:rsidRPr="00B244F3" w:rsidTr="00386CFB">
        <w:trPr>
          <w:trHeight w:val="315"/>
          <w:jc w:val="center"/>
        </w:trPr>
        <w:tc>
          <w:tcPr>
            <w:tcW w:w="875" w:type="dxa"/>
          </w:tcPr>
          <w:p w:rsidR="006701E1" w:rsidRDefault="006701E1" w:rsidP="00386CFB">
            <w:pPr>
              <w:pStyle w:val="ListParagraph"/>
              <w:ind w:left="0"/>
              <w:jc w:val="center"/>
              <w:rPr>
                <w:rFonts w:ascii="Arial" w:hAnsi="Arial" w:cs="Arial"/>
                <w:sz w:val="28"/>
                <w:szCs w:val="28"/>
              </w:rPr>
            </w:pPr>
            <w:r>
              <w:rPr>
                <w:rFonts w:ascii="Arial" w:hAnsi="Arial" w:cs="Arial"/>
                <w:sz w:val="28"/>
                <w:szCs w:val="28"/>
              </w:rPr>
              <w:t>9</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E9424A">
            <w:pPr>
              <w:pStyle w:val="ListParagraph"/>
              <w:ind w:left="0"/>
              <w:jc w:val="center"/>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6701E1" w:rsidRPr="00B244F3" w:rsidTr="00386CFB">
        <w:trPr>
          <w:trHeight w:val="331"/>
          <w:jc w:val="center"/>
        </w:trPr>
        <w:tc>
          <w:tcPr>
            <w:tcW w:w="875" w:type="dxa"/>
          </w:tcPr>
          <w:p w:rsidR="006701E1" w:rsidRDefault="006701E1" w:rsidP="00386CFB">
            <w:pPr>
              <w:pStyle w:val="ListParagraph"/>
              <w:ind w:left="0"/>
              <w:jc w:val="center"/>
              <w:rPr>
                <w:rFonts w:ascii="Arial" w:hAnsi="Arial" w:cs="Arial"/>
                <w:sz w:val="28"/>
                <w:szCs w:val="28"/>
              </w:rPr>
            </w:pPr>
            <w:r>
              <w:rPr>
                <w:rFonts w:ascii="Arial" w:hAnsi="Arial" w:cs="Arial"/>
                <w:sz w:val="28"/>
                <w:szCs w:val="28"/>
              </w:rPr>
              <w:t>10</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E9424A">
            <w:pPr>
              <w:pStyle w:val="ListParagraph"/>
              <w:ind w:left="0"/>
              <w:jc w:val="center"/>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 xml:space="preserve">Hiển thị các mô tả tổng quan về nhà </w:t>
            </w:r>
            <w:r>
              <w:rPr>
                <w:rFonts w:ascii="Arial" w:hAnsi="Arial" w:cs="Arial"/>
                <w:sz w:val="28"/>
                <w:szCs w:val="28"/>
              </w:rPr>
              <w:lastRenderedPageBreak/>
              <w:t>trọ.</w:t>
            </w:r>
          </w:p>
        </w:tc>
      </w:tr>
      <w:tr w:rsidR="006701E1" w:rsidRPr="00B244F3" w:rsidTr="00386CFB">
        <w:trPr>
          <w:trHeight w:val="315"/>
          <w:jc w:val="center"/>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lastRenderedPageBreak/>
              <w:t>11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386CFB">
        <w:trPr>
          <w:trHeight w:val="315"/>
          <w:jc w:val="center"/>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12</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3C11C8" w:rsidRDefault="003C11C8" w:rsidP="003C11C8">
      <w:pPr>
        <w:rPr>
          <w:rFonts w:ascii="Times New Roman" w:hAnsi="Times New Roman" w:cs="Times New Roman"/>
          <w:noProof/>
          <w:sz w:val="28"/>
          <w:szCs w:val="28"/>
          <w:lang w:val="en-US"/>
        </w:rPr>
      </w:pPr>
    </w:p>
    <w:p w:rsidR="003C11C8" w:rsidRPr="001443B8" w:rsidRDefault="003C11C8" w:rsidP="00E824C7">
      <w:pPr>
        <w:ind w:firstLine="720"/>
        <w:rPr>
          <w:rFonts w:ascii="Times New Roman" w:hAnsi="Times New Roman" w:cs="Times New Roman"/>
          <w:noProof/>
          <w:sz w:val="28"/>
          <w:szCs w:val="28"/>
        </w:rPr>
      </w:pPr>
      <w:r w:rsidRPr="001443B8">
        <w:rPr>
          <w:rFonts w:ascii="Times New Roman" w:hAnsi="Times New Roman" w:cs="Times New Roman"/>
          <w:noProof/>
          <w:sz w:val="28"/>
          <w:szCs w:val="28"/>
        </w:rPr>
        <w:t>Dữ liệu được s</w:t>
      </w:r>
      <w:r w:rsidR="00B11446">
        <w:rPr>
          <w:rFonts w:ascii="Times New Roman" w:hAnsi="Times New Roman" w:cs="Times New Roman"/>
          <w:noProof/>
          <w:sz w:val="28"/>
          <w:szCs w:val="28"/>
          <w:lang w:val="en-US"/>
        </w:rPr>
        <w:t>ử</w:t>
      </w:r>
      <w:r w:rsidRPr="001443B8">
        <w:rPr>
          <w:rFonts w:ascii="Times New Roman" w:hAnsi="Times New Roman" w:cs="Times New Roman"/>
          <w:noProof/>
          <w:sz w:val="28"/>
          <w:szCs w:val="28"/>
        </w:rPr>
        <w:t xml:space="preserve"> dụng:</w:t>
      </w:r>
    </w:p>
    <w:tbl>
      <w:tblPr>
        <w:tblStyle w:val="TableGrid"/>
        <w:tblW w:w="0" w:type="auto"/>
        <w:jc w:val="center"/>
        <w:tblInd w:w="720" w:type="dxa"/>
        <w:tblLook w:val="04A0" w:firstRow="1" w:lastRow="0" w:firstColumn="1" w:lastColumn="0" w:noHBand="0" w:noVBand="1"/>
      </w:tblPr>
      <w:tblGrid>
        <w:gridCol w:w="895"/>
        <w:gridCol w:w="1981"/>
        <w:gridCol w:w="1438"/>
        <w:gridCol w:w="1438"/>
        <w:gridCol w:w="1439"/>
        <w:gridCol w:w="1439"/>
      </w:tblGrid>
      <w:tr w:rsidR="003C11C8" w:rsidRPr="001443B8" w:rsidTr="00386CFB">
        <w:trPr>
          <w:jc w:val="center"/>
        </w:trPr>
        <w:tc>
          <w:tcPr>
            <w:tcW w:w="895" w:type="dxa"/>
            <w:vMerge w:val="restart"/>
            <w:vAlign w:val="center"/>
          </w:tcPr>
          <w:p w:rsidR="003C11C8" w:rsidRPr="001443B8" w:rsidRDefault="003C11C8" w:rsidP="00386CF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3C11C8" w:rsidRPr="001443B8" w:rsidRDefault="003C11C8" w:rsidP="00386CF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3C11C8" w:rsidRPr="001443B8" w:rsidRDefault="003C11C8" w:rsidP="00386CF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3C11C8" w:rsidRPr="001443B8" w:rsidTr="00386CFB">
        <w:trPr>
          <w:jc w:val="center"/>
        </w:trPr>
        <w:tc>
          <w:tcPr>
            <w:tcW w:w="895" w:type="dxa"/>
            <w:vMerge/>
            <w:vAlign w:val="center"/>
          </w:tcPr>
          <w:p w:rsidR="003C11C8" w:rsidRPr="001443B8" w:rsidRDefault="003C11C8" w:rsidP="00386CFB">
            <w:pPr>
              <w:pStyle w:val="ListParagraph"/>
              <w:ind w:left="0"/>
              <w:jc w:val="center"/>
              <w:rPr>
                <w:rFonts w:ascii="Times New Roman" w:hAnsi="Times New Roman" w:cs="Times New Roman"/>
                <w:sz w:val="28"/>
                <w:szCs w:val="28"/>
              </w:rPr>
            </w:pPr>
          </w:p>
        </w:tc>
        <w:tc>
          <w:tcPr>
            <w:tcW w:w="1981" w:type="dxa"/>
            <w:vMerge/>
            <w:vAlign w:val="center"/>
          </w:tcPr>
          <w:p w:rsidR="003C11C8" w:rsidRPr="001443B8" w:rsidRDefault="003C11C8" w:rsidP="00386CFB">
            <w:pPr>
              <w:pStyle w:val="ListParagraph"/>
              <w:ind w:left="0"/>
              <w:jc w:val="center"/>
              <w:rPr>
                <w:rFonts w:ascii="Times New Roman" w:hAnsi="Times New Roman" w:cs="Times New Roman"/>
                <w:sz w:val="28"/>
                <w:szCs w:val="28"/>
              </w:rPr>
            </w:pPr>
          </w:p>
        </w:tc>
        <w:tc>
          <w:tcPr>
            <w:tcW w:w="1438" w:type="dxa"/>
            <w:vAlign w:val="center"/>
          </w:tcPr>
          <w:p w:rsidR="003C11C8" w:rsidRPr="001443B8" w:rsidRDefault="003C11C8" w:rsidP="00386CF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3C11C8" w:rsidRPr="001443B8" w:rsidRDefault="003C11C8" w:rsidP="00386CF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3C11C8" w:rsidRPr="001443B8" w:rsidRDefault="003C11C8" w:rsidP="00386CF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3C11C8" w:rsidRPr="001443B8" w:rsidRDefault="003C11C8" w:rsidP="00386CF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3C11C8" w:rsidRPr="001443B8" w:rsidTr="00386CFB">
        <w:trPr>
          <w:jc w:val="center"/>
        </w:trPr>
        <w:tc>
          <w:tcPr>
            <w:tcW w:w="895" w:type="dxa"/>
          </w:tcPr>
          <w:p w:rsidR="003C11C8" w:rsidRPr="001443B8" w:rsidRDefault="003C11C8" w:rsidP="00386CF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3C11C8" w:rsidRPr="00DF54E1" w:rsidRDefault="003C11C8" w:rsidP="00386CF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3C11C8" w:rsidRPr="00284F66" w:rsidRDefault="003C11C8" w:rsidP="00386CFB">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386CFB">
            <w:pPr>
              <w:pStyle w:val="ListParagraph"/>
              <w:ind w:left="0"/>
              <w:jc w:val="center"/>
              <w:rPr>
                <w:rFonts w:ascii="Times New Roman" w:hAnsi="Times New Roman" w:cs="Times New Roman"/>
                <w:sz w:val="28"/>
                <w:szCs w:val="28"/>
              </w:rPr>
            </w:pPr>
          </w:p>
        </w:tc>
        <w:tc>
          <w:tcPr>
            <w:tcW w:w="1439" w:type="dxa"/>
          </w:tcPr>
          <w:p w:rsidR="003C11C8" w:rsidRPr="001443B8" w:rsidRDefault="003C11C8" w:rsidP="00386CFB">
            <w:pPr>
              <w:pStyle w:val="ListParagraph"/>
              <w:ind w:left="0"/>
              <w:jc w:val="center"/>
              <w:rPr>
                <w:rFonts w:ascii="Times New Roman" w:hAnsi="Times New Roman" w:cs="Times New Roman"/>
                <w:sz w:val="28"/>
                <w:szCs w:val="28"/>
              </w:rPr>
            </w:pPr>
          </w:p>
        </w:tc>
        <w:tc>
          <w:tcPr>
            <w:tcW w:w="1439" w:type="dxa"/>
            <w:vAlign w:val="center"/>
          </w:tcPr>
          <w:p w:rsidR="003C11C8" w:rsidRPr="001443B8" w:rsidRDefault="003C11C8" w:rsidP="00386CF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3C11C8" w:rsidRPr="001443B8" w:rsidTr="00386CFB">
        <w:trPr>
          <w:jc w:val="center"/>
        </w:trPr>
        <w:tc>
          <w:tcPr>
            <w:tcW w:w="895" w:type="dxa"/>
          </w:tcPr>
          <w:p w:rsidR="003C11C8" w:rsidRDefault="003C11C8" w:rsidP="00386CF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3C11C8" w:rsidRDefault="003C11C8" w:rsidP="00386CF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3C11C8" w:rsidRPr="00284F66" w:rsidRDefault="003C11C8" w:rsidP="00386CFB">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386CFB">
            <w:pPr>
              <w:pStyle w:val="ListParagraph"/>
              <w:ind w:left="0"/>
              <w:jc w:val="center"/>
              <w:rPr>
                <w:rFonts w:ascii="Times New Roman" w:hAnsi="Times New Roman" w:cs="Times New Roman"/>
                <w:sz w:val="28"/>
                <w:szCs w:val="28"/>
              </w:rPr>
            </w:pPr>
          </w:p>
        </w:tc>
        <w:tc>
          <w:tcPr>
            <w:tcW w:w="1439" w:type="dxa"/>
          </w:tcPr>
          <w:p w:rsidR="003C11C8" w:rsidRPr="001443B8" w:rsidRDefault="003C11C8" w:rsidP="00386CFB">
            <w:pPr>
              <w:pStyle w:val="ListParagraph"/>
              <w:ind w:left="0"/>
              <w:jc w:val="center"/>
              <w:rPr>
                <w:rFonts w:ascii="Times New Roman" w:hAnsi="Times New Roman" w:cs="Times New Roman"/>
                <w:sz w:val="28"/>
                <w:szCs w:val="28"/>
              </w:rPr>
            </w:pPr>
          </w:p>
        </w:tc>
        <w:tc>
          <w:tcPr>
            <w:tcW w:w="1439" w:type="dxa"/>
            <w:vAlign w:val="center"/>
          </w:tcPr>
          <w:p w:rsidR="003C11C8" w:rsidRDefault="003C11C8" w:rsidP="00386CF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386CFB">
        <w:trPr>
          <w:jc w:val="center"/>
        </w:trPr>
        <w:tc>
          <w:tcPr>
            <w:tcW w:w="895" w:type="dxa"/>
          </w:tcPr>
          <w:p w:rsidR="003C11C8" w:rsidRDefault="003C11C8" w:rsidP="00386CF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3C11C8" w:rsidRDefault="003C11C8" w:rsidP="00386CF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w:t>
            </w:r>
          </w:p>
        </w:tc>
        <w:tc>
          <w:tcPr>
            <w:tcW w:w="1438" w:type="dxa"/>
            <w:vAlign w:val="center"/>
          </w:tcPr>
          <w:p w:rsidR="003C11C8" w:rsidRPr="00284F66" w:rsidRDefault="003C11C8" w:rsidP="00386CFB">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386CFB">
            <w:pPr>
              <w:pStyle w:val="ListParagraph"/>
              <w:ind w:left="0"/>
              <w:jc w:val="center"/>
              <w:rPr>
                <w:rFonts w:ascii="Times New Roman" w:hAnsi="Times New Roman" w:cs="Times New Roman"/>
                <w:sz w:val="28"/>
                <w:szCs w:val="28"/>
              </w:rPr>
            </w:pPr>
          </w:p>
        </w:tc>
        <w:tc>
          <w:tcPr>
            <w:tcW w:w="1439" w:type="dxa"/>
          </w:tcPr>
          <w:p w:rsidR="003C11C8" w:rsidRPr="001443B8" w:rsidRDefault="003C11C8" w:rsidP="00386CFB">
            <w:pPr>
              <w:pStyle w:val="ListParagraph"/>
              <w:ind w:left="0"/>
              <w:jc w:val="center"/>
              <w:rPr>
                <w:rFonts w:ascii="Times New Roman" w:hAnsi="Times New Roman" w:cs="Times New Roman"/>
                <w:sz w:val="28"/>
                <w:szCs w:val="28"/>
              </w:rPr>
            </w:pPr>
          </w:p>
        </w:tc>
        <w:tc>
          <w:tcPr>
            <w:tcW w:w="1439" w:type="dxa"/>
            <w:vAlign w:val="center"/>
          </w:tcPr>
          <w:p w:rsidR="003C11C8" w:rsidRDefault="003C11C8" w:rsidP="00386CF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386CFB">
        <w:trPr>
          <w:jc w:val="center"/>
        </w:trPr>
        <w:tc>
          <w:tcPr>
            <w:tcW w:w="895" w:type="dxa"/>
          </w:tcPr>
          <w:p w:rsidR="003C11C8" w:rsidRPr="00DF54E1" w:rsidRDefault="003C11C8" w:rsidP="00386CF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3C11C8" w:rsidRPr="00DF54E1" w:rsidRDefault="003C11C8" w:rsidP="00386CF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3C11C8" w:rsidRPr="00284F66" w:rsidRDefault="003C11C8" w:rsidP="00386CFB">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386CFB">
            <w:pPr>
              <w:pStyle w:val="ListParagraph"/>
              <w:ind w:left="0"/>
              <w:jc w:val="center"/>
              <w:rPr>
                <w:rFonts w:ascii="Times New Roman" w:hAnsi="Times New Roman" w:cs="Times New Roman"/>
                <w:sz w:val="28"/>
                <w:szCs w:val="28"/>
              </w:rPr>
            </w:pPr>
          </w:p>
        </w:tc>
        <w:tc>
          <w:tcPr>
            <w:tcW w:w="1439" w:type="dxa"/>
          </w:tcPr>
          <w:p w:rsidR="003C11C8" w:rsidRPr="001443B8" w:rsidRDefault="003C11C8" w:rsidP="00386CFB">
            <w:pPr>
              <w:pStyle w:val="ListParagraph"/>
              <w:ind w:left="0"/>
              <w:jc w:val="center"/>
              <w:rPr>
                <w:rFonts w:ascii="Times New Roman" w:hAnsi="Times New Roman" w:cs="Times New Roman"/>
                <w:sz w:val="28"/>
                <w:szCs w:val="28"/>
              </w:rPr>
            </w:pPr>
          </w:p>
        </w:tc>
        <w:tc>
          <w:tcPr>
            <w:tcW w:w="1439" w:type="dxa"/>
            <w:vAlign w:val="center"/>
          </w:tcPr>
          <w:p w:rsidR="003C11C8" w:rsidRPr="00DF54E1" w:rsidRDefault="003C11C8" w:rsidP="00386CF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386CFB">
        <w:trPr>
          <w:jc w:val="center"/>
        </w:trPr>
        <w:tc>
          <w:tcPr>
            <w:tcW w:w="895" w:type="dxa"/>
          </w:tcPr>
          <w:p w:rsidR="003C11C8" w:rsidRPr="00DF54E1" w:rsidRDefault="003C11C8" w:rsidP="00386CF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3C11C8" w:rsidRPr="00DF54E1" w:rsidRDefault="003C11C8" w:rsidP="00386CF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3C11C8" w:rsidRPr="00284F66" w:rsidRDefault="003C11C8" w:rsidP="00386CFB">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386CFB">
            <w:pPr>
              <w:pStyle w:val="ListParagraph"/>
              <w:ind w:left="0"/>
              <w:jc w:val="center"/>
              <w:rPr>
                <w:rFonts w:ascii="Times New Roman" w:hAnsi="Times New Roman" w:cs="Times New Roman"/>
                <w:sz w:val="28"/>
                <w:szCs w:val="28"/>
              </w:rPr>
            </w:pPr>
          </w:p>
        </w:tc>
        <w:tc>
          <w:tcPr>
            <w:tcW w:w="1439" w:type="dxa"/>
          </w:tcPr>
          <w:p w:rsidR="003C11C8" w:rsidRPr="001443B8" w:rsidRDefault="003C11C8" w:rsidP="00386CFB">
            <w:pPr>
              <w:pStyle w:val="ListParagraph"/>
              <w:ind w:left="0"/>
              <w:jc w:val="center"/>
              <w:rPr>
                <w:rFonts w:ascii="Times New Roman" w:hAnsi="Times New Roman" w:cs="Times New Roman"/>
                <w:sz w:val="28"/>
                <w:szCs w:val="28"/>
              </w:rPr>
            </w:pPr>
          </w:p>
        </w:tc>
        <w:tc>
          <w:tcPr>
            <w:tcW w:w="1439" w:type="dxa"/>
            <w:vAlign w:val="center"/>
          </w:tcPr>
          <w:p w:rsidR="003C11C8" w:rsidRPr="00DF54E1" w:rsidRDefault="003C11C8" w:rsidP="00386CF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386CFB">
        <w:trPr>
          <w:jc w:val="center"/>
        </w:trPr>
        <w:tc>
          <w:tcPr>
            <w:tcW w:w="895" w:type="dxa"/>
          </w:tcPr>
          <w:p w:rsidR="003C11C8" w:rsidRPr="00DF54E1" w:rsidRDefault="003C11C8" w:rsidP="00386CF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3C11C8" w:rsidRPr="00DF54E1" w:rsidRDefault="003C11C8" w:rsidP="00386CF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3C11C8" w:rsidRPr="00284F66" w:rsidRDefault="003C11C8" w:rsidP="00386CFB">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386CFB">
            <w:pPr>
              <w:pStyle w:val="ListParagraph"/>
              <w:ind w:left="0"/>
              <w:jc w:val="center"/>
              <w:rPr>
                <w:rFonts w:ascii="Times New Roman" w:hAnsi="Times New Roman" w:cs="Times New Roman"/>
                <w:sz w:val="28"/>
                <w:szCs w:val="28"/>
              </w:rPr>
            </w:pPr>
          </w:p>
        </w:tc>
        <w:tc>
          <w:tcPr>
            <w:tcW w:w="1439" w:type="dxa"/>
          </w:tcPr>
          <w:p w:rsidR="003C11C8" w:rsidRPr="001443B8" w:rsidRDefault="003C11C8" w:rsidP="00386CFB">
            <w:pPr>
              <w:pStyle w:val="ListParagraph"/>
              <w:ind w:left="0"/>
              <w:jc w:val="center"/>
              <w:rPr>
                <w:rFonts w:ascii="Times New Roman" w:hAnsi="Times New Roman" w:cs="Times New Roman"/>
                <w:sz w:val="28"/>
                <w:szCs w:val="28"/>
              </w:rPr>
            </w:pPr>
          </w:p>
        </w:tc>
        <w:tc>
          <w:tcPr>
            <w:tcW w:w="1439" w:type="dxa"/>
            <w:vAlign w:val="center"/>
          </w:tcPr>
          <w:p w:rsidR="003C11C8" w:rsidRPr="00DF54E1" w:rsidRDefault="003C11C8" w:rsidP="00386CF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6701E1" w:rsidRDefault="006701E1" w:rsidP="006701E1">
      <w:pPr>
        <w:rPr>
          <w:rFonts w:ascii="Arial" w:hAnsi="Arial" w:cs="Arial"/>
          <w:sz w:val="32"/>
          <w:szCs w:val="28"/>
        </w:rPr>
      </w:pPr>
    </w:p>
    <w:p w:rsidR="003C11C8" w:rsidRDefault="003C11C8" w:rsidP="006701E1">
      <w:pPr>
        <w:pStyle w:val="ListParagraph"/>
        <w:rPr>
          <w:rFonts w:ascii="Arial" w:hAnsi="Arial" w:cs="Arial"/>
          <w:sz w:val="28"/>
          <w:szCs w:val="28"/>
          <w:lang w:val="en-US"/>
        </w:rPr>
      </w:pPr>
    </w:p>
    <w:p w:rsidR="0064649D" w:rsidRDefault="0064649D" w:rsidP="006701E1">
      <w:pPr>
        <w:pStyle w:val="ListParagraph"/>
        <w:rPr>
          <w:rFonts w:ascii="Arial" w:hAnsi="Arial" w:cs="Arial"/>
          <w:sz w:val="28"/>
          <w:szCs w:val="28"/>
          <w:lang w:val="en-US"/>
        </w:rPr>
      </w:pPr>
    </w:p>
    <w:p w:rsidR="0064649D" w:rsidRPr="00582640" w:rsidRDefault="0064649D" w:rsidP="0064649D">
      <w:pPr>
        <w:pStyle w:val="ListParagraph"/>
        <w:rPr>
          <w:rFonts w:ascii="Arial" w:hAnsi="Arial" w:cs="Arial"/>
          <w:sz w:val="28"/>
          <w:szCs w:val="28"/>
        </w:rPr>
      </w:pPr>
      <w:r w:rsidRPr="00582640">
        <w:rPr>
          <w:rFonts w:ascii="Arial" w:hAnsi="Arial" w:cs="Arial"/>
          <w:sz w:val="28"/>
          <w:szCs w:val="28"/>
        </w:rPr>
        <w:t>Xử lý</w:t>
      </w:r>
    </w:p>
    <w:p w:rsidR="006701E1" w:rsidRDefault="00541ADE" w:rsidP="006701E1">
      <w:pPr>
        <w:pStyle w:val="ListParagraph"/>
        <w:rPr>
          <w:rFonts w:ascii="Arial" w:hAnsi="Arial" w:cs="Arial"/>
          <w:sz w:val="28"/>
          <w:szCs w:val="28"/>
        </w:rPr>
      </w:pPr>
      <w:r>
        <w:rPr>
          <w:rFonts w:ascii="Arial" w:hAnsi="Arial" w:cs="Arial"/>
          <w:noProof/>
          <w:sz w:val="28"/>
          <w:szCs w:val="28"/>
          <w:lang w:val="en-US"/>
        </w:rPr>
        <w:lastRenderedPageBreak/>
        <w:drawing>
          <wp:anchor distT="0" distB="0" distL="114300" distR="114300" simplePos="0" relativeHeight="251586048" behindDoc="0" locked="0" layoutInCell="1" allowOverlap="1">
            <wp:simplePos x="0" y="0"/>
            <wp:positionH relativeFrom="column">
              <wp:posOffset>682625</wp:posOffset>
            </wp:positionH>
            <wp:positionV relativeFrom="paragraph">
              <wp:posOffset>12065</wp:posOffset>
            </wp:positionV>
            <wp:extent cx="4176395" cy="5303520"/>
            <wp:effectExtent l="1905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40">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anchor>
        </w:drawing>
      </w:r>
    </w:p>
    <w:p w:rsidR="006701E1" w:rsidRDefault="006701E1" w:rsidP="006701E1"/>
    <w:p w:rsidR="00C11D55" w:rsidRPr="005F0E63" w:rsidRDefault="00C11D55" w:rsidP="006701E1">
      <w:pPr>
        <w:pStyle w:val="ListParagraph"/>
        <w:rPr>
          <w:rFonts w:ascii="Times New Roman" w:hAnsi="Times New Roman" w:cs="Times New Roman"/>
          <w:sz w:val="28"/>
          <w:szCs w:val="28"/>
        </w:rPr>
      </w:pPr>
    </w:p>
    <w:p w:rsidR="00C11D55" w:rsidRPr="005F0E63" w:rsidRDefault="00C11D55" w:rsidP="00890005">
      <w:pPr>
        <w:pStyle w:val="ListParagraph"/>
        <w:outlineLvl w:val="1"/>
        <w:rPr>
          <w:ins w:id="85" w:author="theirs" w:date="2014-09-10T22:51:00Z"/>
          <w:rFonts w:ascii="Times New Roman" w:hAnsi="Times New Roman" w:cs="Times New Roman"/>
          <w:b/>
          <w:sz w:val="28"/>
          <w:szCs w:val="28"/>
        </w:rPr>
      </w:pPr>
    </w:p>
    <w:p w:rsidR="008A13D7" w:rsidRPr="007B48C3" w:rsidRDefault="00671085" w:rsidP="008E3D95">
      <w:pPr>
        <w:pStyle w:val="ListParagraph"/>
        <w:numPr>
          <w:ilvl w:val="1"/>
          <w:numId w:val="28"/>
        </w:numPr>
        <w:outlineLvl w:val="1"/>
        <w:rPr>
          <w:rFonts w:ascii="Times New Roman" w:hAnsi="Times New Roman" w:cs="Times New Roman"/>
          <w:b/>
          <w:sz w:val="28"/>
          <w:szCs w:val="28"/>
        </w:rPr>
      </w:pPr>
      <w:bookmarkStart w:id="86" w:name="_Toc398323448"/>
      <w:bookmarkStart w:id="87" w:name="_Toc399455848"/>
      <w:r w:rsidRPr="005F0E63">
        <w:rPr>
          <w:rFonts w:ascii="Times New Roman" w:hAnsi="Times New Roman" w:cs="Times New Roman"/>
          <w:b/>
          <w:sz w:val="28"/>
          <w:szCs w:val="28"/>
        </w:rPr>
        <w:t xml:space="preserve">Chức năng </w:t>
      </w:r>
      <w:bookmarkEnd w:id="86"/>
      <w:r w:rsidR="006A57A6" w:rsidRPr="005F0E63">
        <w:rPr>
          <w:rFonts w:ascii="Times New Roman" w:hAnsi="Times New Roman" w:cs="Times New Roman"/>
          <w:b/>
          <w:sz w:val="28"/>
          <w:szCs w:val="28"/>
        </w:rPr>
        <w:t>quản lý người dùng</w:t>
      </w:r>
      <w:bookmarkEnd w:id="87"/>
    </w:p>
    <w:p w:rsidR="00DA5764" w:rsidRPr="008E3D95" w:rsidRDefault="00DA5764" w:rsidP="00C45BBF">
      <w:pPr>
        <w:spacing w:after="200" w:line="276" w:lineRule="auto"/>
        <w:ind w:left="720" w:firstLine="720"/>
        <w:rPr>
          <w:rFonts w:ascii="Arial" w:hAnsi="Arial" w:cs="Arial"/>
          <w:sz w:val="28"/>
          <w:szCs w:val="28"/>
        </w:rPr>
      </w:pPr>
      <w:r w:rsidRPr="008E3D95">
        <w:rPr>
          <w:rFonts w:ascii="Arial" w:hAnsi="Arial" w:cs="Arial"/>
          <w:sz w:val="28"/>
          <w:szCs w:val="28"/>
        </w:rPr>
        <w:t>Mục đích</w:t>
      </w:r>
      <w:r w:rsidR="008E3D95">
        <w:rPr>
          <w:rFonts w:ascii="Arial" w:hAnsi="Arial" w:cs="Arial"/>
          <w:sz w:val="28"/>
          <w:szCs w:val="28"/>
          <w:lang w:val="en-US"/>
        </w:rPr>
        <w:t>: c</w:t>
      </w:r>
      <w:r w:rsidRPr="008E3D95">
        <w:rPr>
          <w:rFonts w:ascii="Arial" w:hAnsi="Arial" w:cs="Arial"/>
          <w:sz w:val="28"/>
          <w:szCs w:val="28"/>
        </w:rPr>
        <w:t>hức năng này giúp quản trị có thể quản lý thông tin tài khoản của người dùng trong hệ thống.</w:t>
      </w:r>
    </w:p>
    <w:p w:rsidR="00DA5764" w:rsidRDefault="00DA5764" w:rsidP="00044C1E">
      <w:pPr>
        <w:pStyle w:val="ListParagraph"/>
        <w:spacing w:after="200" w:line="276" w:lineRule="auto"/>
        <w:rPr>
          <w:rFonts w:ascii="Arial" w:hAnsi="Arial" w:cs="Arial"/>
          <w:sz w:val="28"/>
          <w:szCs w:val="28"/>
        </w:rPr>
      </w:pPr>
      <w:r w:rsidRPr="00AF4BE1">
        <w:rPr>
          <w:rFonts w:ascii="Arial" w:hAnsi="Arial" w:cs="Arial"/>
          <w:sz w:val="28"/>
          <w:szCs w:val="28"/>
        </w:rPr>
        <w:t>Giao diện:</w:t>
      </w:r>
    </w:p>
    <w:p w:rsidR="00DA5764" w:rsidRDefault="00DA5764" w:rsidP="00386CFB">
      <w:pPr>
        <w:pStyle w:val="ListParagraph"/>
        <w:jc w:val="center"/>
        <w:rPr>
          <w:rFonts w:ascii="Arial" w:hAnsi="Arial" w:cs="Arial"/>
          <w:sz w:val="28"/>
          <w:szCs w:val="28"/>
        </w:rPr>
      </w:pPr>
      <w:r>
        <w:rPr>
          <w:rFonts w:ascii="Arial" w:hAnsi="Arial" w:cs="Arial"/>
          <w:noProof/>
          <w:sz w:val="28"/>
          <w:szCs w:val="28"/>
          <w:lang w:val="en-US"/>
        </w:rPr>
        <w:lastRenderedPageBreak/>
        <w:drawing>
          <wp:inline distT="0" distB="0" distL="0" distR="0">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3977005"/>
                    </a:xfrm>
                    <a:prstGeom prst="rect">
                      <a:avLst/>
                    </a:prstGeom>
                    <a:noFill/>
                    <a:ln>
                      <a:noFill/>
                    </a:ln>
                  </pic:spPr>
                </pic:pic>
              </a:graphicData>
            </a:graphic>
          </wp:inline>
        </w:drawing>
      </w:r>
    </w:p>
    <w:p w:rsidR="00DA5764" w:rsidRDefault="00DA5764" w:rsidP="0005006D">
      <w:pPr>
        <w:pStyle w:val="ListParagraph"/>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DA5764" w:rsidRPr="00B244F3" w:rsidTr="00386CFB">
        <w:trPr>
          <w:trHeight w:val="961"/>
          <w:jc w:val="center"/>
        </w:trPr>
        <w:tc>
          <w:tcPr>
            <w:tcW w:w="875" w:type="dxa"/>
            <w:shd w:val="clear" w:color="auto" w:fill="B8CCE4"/>
          </w:tcPr>
          <w:p w:rsidR="00DA5764" w:rsidRPr="00737A66" w:rsidRDefault="00DA5764" w:rsidP="00886449">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Ghi chú</w:t>
            </w:r>
          </w:p>
        </w:tc>
      </w:tr>
      <w:tr w:rsidR="00DA5764" w:rsidRPr="00B244F3" w:rsidTr="00386CFB">
        <w:trPr>
          <w:trHeight w:val="331"/>
          <w:jc w:val="center"/>
        </w:trPr>
        <w:tc>
          <w:tcPr>
            <w:tcW w:w="875" w:type="dxa"/>
          </w:tcPr>
          <w:p w:rsidR="00DA5764" w:rsidRPr="00737A66" w:rsidRDefault="00DA5764" w:rsidP="00886449">
            <w:pPr>
              <w:pStyle w:val="ListParagraph"/>
              <w:ind w:left="0"/>
              <w:jc w:val="center"/>
              <w:rPr>
                <w:rFonts w:ascii="Arial" w:hAnsi="Arial" w:cs="Arial"/>
                <w:sz w:val="28"/>
                <w:szCs w:val="28"/>
              </w:rPr>
            </w:pPr>
            <w:r w:rsidRPr="00737A66">
              <w:rPr>
                <w:rFonts w:ascii="Arial" w:hAnsi="Arial" w:cs="Arial"/>
                <w:sz w:val="28"/>
                <w:szCs w:val="28"/>
              </w:rPr>
              <w:t>1</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DA5764" w:rsidRPr="00B244F3" w:rsidTr="00386CFB">
        <w:trPr>
          <w:trHeight w:val="331"/>
          <w:jc w:val="center"/>
        </w:trPr>
        <w:tc>
          <w:tcPr>
            <w:tcW w:w="875" w:type="dxa"/>
          </w:tcPr>
          <w:p w:rsidR="00DA5764" w:rsidRPr="00737A66" w:rsidRDefault="00DA5764" w:rsidP="00886449">
            <w:pPr>
              <w:pStyle w:val="ListParagraph"/>
              <w:ind w:left="0"/>
              <w:jc w:val="center"/>
              <w:rPr>
                <w:rFonts w:ascii="Arial" w:hAnsi="Arial" w:cs="Arial"/>
                <w:sz w:val="28"/>
                <w:szCs w:val="28"/>
              </w:rPr>
            </w:pPr>
            <w:r w:rsidRPr="00737A66">
              <w:rPr>
                <w:rFonts w:ascii="Arial" w:hAnsi="Arial" w:cs="Arial"/>
                <w:sz w:val="28"/>
                <w:szCs w:val="28"/>
              </w:rPr>
              <w:t>2</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Nhập thông tim tìm kiếm</w:t>
            </w:r>
          </w:p>
        </w:tc>
      </w:tr>
      <w:tr w:rsidR="00DA5764" w:rsidRPr="00B244F3" w:rsidTr="00386CFB">
        <w:trPr>
          <w:trHeight w:val="331"/>
          <w:jc w:val="center"/>
        </w:trPr>
        <w:tc>
          <w:tcPr>
            <w:tcW w:w="875" w:type="dxa"/>
          </w:tcPr>
          <w:p w:rsidR="00DA5764" w:rsidRPr="00737A66" w:rsidRDefault="00DA5764" w:rsidP="00886449">
            <w:pPr>
              <w:pStyle w:val="ListParagraph"/>
              <w:ind w:left="0"/>
              <w:jc w:val="center"/>
              <w:rPr>
                <w:rFonts w:ascii="Arial" w:hAnsi="Arial" w:cs="Arial"/>
                <w:sz w:val="28"/>
                <w:szCs w:val="28"/>
              </w:rPr>
            </w:pPr>
            <w:r w:rsidRPr="00737A66">
              <w:rPr>
                <w:rFonts w:ascii="Arial" w:hAnsi="Arial" w:cs="Arial"/>
                <w:sz w:val="28"/>
                <w:szCs w:val="28"/>
              </w:rPr>
              <w:t>3</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Table</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DA5764" w:rsidRPr="00B244F3" w:rsidTr="00386CFB">
        <w:trPr>
          <w:trHeight w:val="315"/>
          <w:jc w:val="center"/>
        </w:trPr>
        <w:tc>
          <w:tcPr>
            <w:tcW w:w="875" w:type="dxa"/>
          </w:tcPr>
          <w:p w:rsidR="00DA5764" w:rsidRPr="00737A66" w:rsidRDefault="00DA5764" w:rsidP="00886449">
            <w:pPr>
              <w:pStyle w:val="ListParagraph"/>
              <w:ind w:left="0"/>
              <w:jc w:val="center"/>
              <w:rPr>
                <w:rFonts w:ascii="Arial" w:hAnsi="Arial" w:cs="Arial"/>
                <w:sz w:val="28"/>
                <w:szCs w:val="28"/>
              </w:rPr>
            </w:pPr>
            <w:r w:rsidRPr="00737A66">
              <w:rPr>
                <w:rFonts w:ascii="Arial" w:hAnsi="Arial" w:cs="Arial"/>
                <w:sz w:val="28"/>
                <w:szCs w:val="28"/>
              </w:rPr>
              <w:t>4</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trước</w:t>
            </w:r>
          </w:p>
        </w:tc>
      </w:tr>
      <w:tr w:rsidR="00DA5764" w:rsidRPr="00B244F3" w:rsidTr="00386CFB">
        <w:trPr>
          <w:trHeight w:val="315"/>
          <w:jc w:val="center"/>
        </w:trPr>
        <w:tc>
          <w:tcPr>
            <w:tcW w:w="875" w:type="dxa"/>
          </w:tcPr>
          <w:p w:rsidR="00DA5764" w:rsidRPr="00737A66" w:rsidRDefault="00DA5764" w:rsidP="00886449">
            <w:pPr>
              <w:pStyle w:val="ListParagraph"/>
              <w:ind w:left="0"/>
              <w:jc w:val="center"/>
              <w:rPr>
                <w:rFonts w:ascii="Arial" w:hAnsi="Arial" w:cs="Arial"/>
                <w:sz w:val="28"/>
                <w:szCs w:val="28"/>
              </w:rPr>
            </w:pPr>
            <w:r w:rsidRPr="00737A66">
              <w:rPr>
                <w:rFonts w:ascii="Arial" w:hAnsi="Arial" w:cs="Arial"/>
                <w:sz w:val="28"/>
                <w:szCs w:val="28"/>
              </w:rPr>
              <w:t>5</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sau</w:t>
            </w:r>
          </w:p>
        </w:tc>
      </w:tr>
      <w:tr w:rsidR="00DA5764" w:rsidRPr="00B244F3" w:rsidTr="00386CFB">
        <w:trPr>
          <w:trHeight w:val="646"/>
          <w:jc w:val="center"/>
        </w:trPr>
        <w:tc>
          <w:tcPr>
            <w:tcW w:w="875" w:type="dxa"/>
          </w:tcPr>
          <w:p w:rsidR="00DA5764" w:rsidRPr="00737A66" w:rsidRDefault="00DA5764" w:rsidP="00886449">
            <w:pPr>
              <w:pStyle w:val="ListParagraph"/>
              <w:ind w:left="0"/>
              <w:jc w:val="center"/>
              <w:rPr>
                <w:rFonts w:ascii="Arial" w:hAnsi="Arial" w:cs="Arial"/>
                <w:sz w:val="28"/>
                <w:szCs w:val="28"/>
              </w:rPr>
            </w:pPr>
            <w:r w:rsidRPr="00737A66">
              <w:rPr>
                <w:rFonts w:ascii="Arial" w:hAnsi="Arial" w:cs="Arial"/>
                <w:sz w:val="28"/>
                <w:szCs w:val="28"/>
              </w:rPr>
              <w:t>6</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Check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DA5764" w:rsidRPr="00B244F3" w:rsidTr="00386CFB">
        <w:trPr>
          <w:trHeight w:val="315"/>
          <w:jc w:val="center"/>
        </w:trPr>
        <w:tc>
          <w:tcPr>
            <w:tcW w:w="875" w:type="dxa"/>
          </w:tcPr>
          <w:p w:rsidR="00DA5764" w:rsidRPr="00737A66" w:rsidRDefault="00DA5764" w:rsidP="00886449">
            <w:pPr>
              <w:pStyle w:val="ListParagraph"/>
              <w:ind w:left="0"/>
              <w:jc w:val="center"/>
              <w:rPr>
                <w:rFonts w:ascii="Arial" w:hAnsi="Arial" w:cs="Arial"/>
                <w:sz w:val="28"/>
                <w:szCs w:val="28"/>
              </w:rPr>
            </w:pPr>
            <w:r w:rsidRPr="00737A66">
              <w:rPr>
                <w:rFonts w:ascii="Arial" w:hAnsi="Arial" w:cs="Arial"/>
                <w:sz w:val="28"/>
                <w:szCs w:val="28"/>
              </w:rPr>
              <w:t>7</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Hiển thị thông tin chi tiết</w:t>
            </w:r>
          </w:p>
        </w:tc>
      </w:tr>
      <w:tr w:rsidR="00DA5764" w:rsidRPr="00B244F3" w:rsidTr="00386CFB">
        <w:trPr>
          <w:trHeight w:val="315"/>
          <w:jc w:val="center"/>
        </w:trPr>
        <w:tc>
          <w:tcPr>
            <w:tcW w:w="875" w:type="dxa"/>
          </w:tcPr>
          <w:p w:rsidR="00DA5764" w:rsidRPr="00737A66" w:rsidRDefault="00DA5764" w:rsidP="00886449">
            <w:pPr>
              <w:pStyle w:val="ListParagraph"/>
              <w:ind w:left="0"/>
              <w:jc w:val="center"/>
              <w:rPr>
                <w:rFonts w:ascii="Arial" w:hAnsi="Arial" w:cs="Arial"/>
                <w:sz w:val="28"/>
                <w:szCs w:val="28"/>
              </w:rPr>
            </w:pPr>
            <w:r w:rsidRPr="00737A66">
              <w:rPr>
                <w:rFonts w:ascii="Arial" w:hAnsi="Arial" w:cs="Arial"/>
                <w:sz w:val="28"/>
                <w:szCs w:val="28"/>
              </w:rPr>
              <w:t>8</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Khóa tài khoản</w:t>
            </w:r>
          </w:p>
        </w:tc>
      </w:tr>
      <w:tr w:rsidR="00DA5764" w:rsidRPr="00B244F3" w:rsidTr="00386CFB">
        <w:trPr>
          <w:trHeight w:val="315"/>
          <w:jc w:val="center"/>
        </w:trPr>
        <w:tc>
          <w:tcPr>
            <w:tcW w:w="875" w:type="dxa"/>
          </w:tcPr>
          <w:p w:rsidR="00DA5764" w:rsidRPr="00737A66" w:rsidRDefault="00DA5764" w:rsidP="00886449">
            <w:pPr>
              <w:pStyle w:val="ListParagraph"/>
              <w:ind w:left="0"/>
              <w:jc w:val="center"/>
              <w:rPr>
                <w:rFonts w:ascii="Arial" w:hAnsi="Arial" w:cs="Arial"/>
                <w:sz w:val="28"/>
                <w:szCs w:val="28"/>
              </w:rPr>
            </w:pPr>
            <w:r w:rsidRPr="00737A66">
              <w:rPr>
                <w:rFonts w:ascii="Arial" w:hAnsi="Arial" w:cs="Arial"/>
                <w:sz w:val="28"/>
                <w:szCs w:val="28"/>
              </w:rPr>
              <w:lastRenderedPageBreak/>
              <w:t>9</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 xml:space="preserve">Xóa tài khoản </w:t>
            </w:r>
          </w:p>
        </w:tc>
      </w:tr>
      <w:tr w:rsidR="00DA5764" w:rsidRPr="00B244F3" w:rsidTr="00386CFB">
        <w:trPr>
          <w:trHeight w:val="331"/>
          <w:jc w:val="center"/>
        </w:trPr>
        <w:tc>
          <w:tcPr>
            <w:tcW w:w="875" w:type="dxa"/>
          </w:tcPr>
          <w:p w:rsidR="00DA5764" w:rsidRPr="00737A66" w:rsidRDefault="00DA5764" w:rsidP="00886449">
            <w:pPr>
              <w:pStyle w:val="ListParagraph"/>
              <w:ind w:left="0"/>
              <w:jc w:val="center"/>
              <w:rPr>
                <w:rFonts w:ascii="Arial" w:hAnsi="Arial" w:cs="Arial"/>
                <w:sz w:val="28"/>
                <w:szCs w:val="28"/>
              </w:rPr>
            </w:pPr>
            <w:r w:rsidRPr="00737A66">
              <w:rPr>
                <w:rFonts w:ascii="Arial" w:hAnsi="Arial" w:cs="Arial"/>
                <w:sz w:val="28"/>
                <w:szCs w:val="28"/>
              </w:rPr>
              <w:t>10</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DA5764" w:rsidRPr="00B244F3" w:rsidTr="00386CFB">
        <w:trPr>
          <w:trHeight w:val="331"/>
          <w:jc w:val="center"/>
        </w:trPr>
        <w:tc>
          <w:tcPr>
            <w:tcW w:w="875" w:type="dxa"/>
          </w:tcPr>
          <w:p w:rsidR="00DA5764" w:rsidRPr="00737A66" w:rsidRDefault="00DA5764" w:rsidP="00886449">
            <w:pPr>
              <w:pStyle w:val="ListParagraph"/>
              <w:ind w:left="0"/>
              <w:jc w:val="center"/>
              <w:rPr>
                <w:rFonts w:ascii="Arial" w:hAnsi="Arial" w:cs="Arial"/>
                <w:sz w:val="28"/>
                <w:szCs w:val="28"/>
              </w:rPr>
            </w:pPr>
            <w:r>
              <w:rPr>
                <w:rFonts w:ascii="Arial" w:hAnsi="Arial" w:cs="Arial"/>
                <w:sz w:val="28"/>
                <w:szCs w:val="28"/>
              </w:rPr>
              <w:t>11</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Combo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Thay đổi loại tài khoản.</w:t>
            </w:r>
          </w:p>
        </w:tc>
      </w:tr>
    </w:tbl>
    <w:p w:rsidR="00DA5764" w:rsidRDefault="00DA5764" w:rsidP="00DA5764">
      <w:pPr>
        <w:pStyle w:val="ListParagraph"/>
        <w:rPr>
          <w:rFonts w:ascii="Arial" w:hAnsi="Arial" w:cs="Arial"/>
          <w:sz w:val="28"/>
          <w:szCs w:val="28"/>
        </w:rPr>
      </w:pPr>
    </w:p>
    <w:p w:rsidR="00DA5764" w:rsidRDefault="00DA5764" w:rsidP="0005006D">
      <w:pPr>
        <w:pStyle w:val="ListParagraph"/>
        <w:spacing w:after="200" w:line="276" w:lineRule="auto"/>
        <w:rPr>
          <w:rFonts w:ascii="Arial" w:hAnsi="Arial" w:cs="Arial"/>
          <w:sz w:val="28"/>
          <w:szCs w:val="28"/>
        </w:rPr>
      </w:pPr>
      <w:r>
        <w:rPr>
          <w:rFonts w:ascii="Arial" w:hAnsi="Arial" w:cs="Arial"/>
          <w:sz w:val="28"/>
          <w:szCs w:val="28"/>
        </w:rPr>
        <w:t>Dữ liệu được sử dụng</w:t>
      </w: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DA5764" w:rsidTr="00CA7864">
        <w:trPr>
          <w:jc w:val="center"/>
        </w:trPr>
        <w:tc>
          <w:tcPr>
            <w:tcW w:w="895" w:type="dxa"/>
            <w:vMerge w:val="restart"/>
            <w:shd w:val="clear" w:color="auto" w:fill="C6D9F1"/>
          </w:tcPr>
          <w:p w:rsidR="00DA5764" w:rsidRPr="00AC1FC0" w:rsidRDefault="00DA5764" w:rsidP="00CA7864">
            <w:pPr>
              <w:pStyle w:val="ListParagraph"/>
              <w:ind w:left="0"/>
              <w:jc w:val="center"/>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DA5764" w:rsidRPr="00AC1FC0" w:rsidRDefault="00DA5764" w:rsidP="00CA7864">
            <w:pPr>
              <w:pStyle w:val="ListParagraph"/>
              <w:ind w:left="0"/>
              <w:jc w:val="center"/>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DA5764" w:rsidRPr="00AC1FC0" w:rsidRDefault="00DA5764" w:rsidP="00CA7864">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DA5764" w:rsidTr="00CA7864">
        <w:trPr>
          <w:jc w:val="center"/>
        </w:trPr>
        <w:tc>
          <w:tcPr>
            <w:tcW w:w="895" w:type="dxa"/>
            <w:vMerge/>
          </w:tcPr>
          <w:p w:rsidR="00DA5764" w:rsidRPr="00AC1FC0" w:rsidRDefault="00DA5764" w:rsidP="00CA7864">
            <w:pPr>
              <w:pStyle w:val="ListParagraph"/>
              <w:ind w:left="0"/>
              <w:jc w:val="center"/>
              <w:rPr>
                <w:rFonts w:ascii="Arial" w:hAnsi="Arial" w:cs="Arial"/>
                <w:sz w:val="28"/>
                <w:szCs w:val="28"/>
              </w:rPr>
            </w:pPr>
          </w:p>
        </w:tc>
        <w:tc>
          <w:tcPr>
            <w:tcW w:w="1981" w:type="dxa"/>
            <w:vMerge/>
          </w:tcPr>
          <w:p w:rsidR="00DA5764" w:rsidRPr="00AC1FC0" w:rsidRDefault="00DA5764" w:rsidP="00CA7864">
            <w:pPr>
              <w:pStyle w:val="ListParagraph"/>
              <w:ind w:left="0"/>
              <w:jc w:val="center"/>
              <w:rPr>
                <w:rFonts w:ascii="Arial" w:hAnsi="Arial" w:cs="Arial"/>
                <w:sz w:val="28"/>
                <w:szCs w:val="28"/>
              </w:rPr>
            </w:pPr>
          </w:p>
        </w:tc>
        <w:tc>
          <w:tcPr>
            <w:tcW w:w="1438" w:type="dxa"/>
            <w:shd w:val="clear" w:color="auto" w:fill="C6D9F1"/>
          </w:tcPr>
          <w:p w:rsidR="00DA5764" w:rsidRPr="00AC1FC0" w:rsidRDefault="00DA5764" w:rsidP="00CA7864">
            <w:pPr>
              <w:pStyle w:val="ListParagraph"/>
              <w:ind w:left="0"/>
              <w:jc w:val="center"/>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DA5764" w:rsidRPr="00AC1FC0" w:rsidRDefault="00DA5764" w:rsidP="00CA7864">
            <w:pPr>
              <w:pStyle w:val="ListParagraph"/>
              <w:ind w:left="0"/>
              <w:jc w:val="center"/>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DA5764" w:rsidRPr="00AC1FC0" w:rsidRDefault="00DA5764" w:rsidP="00CA7864">
            <w:pPr>
              <w:pStyle w:val="ListParagraph"/>
              <w:ind w:left="0"/>
              <w:jc w:val="center"/>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DA5764" w:rsidRPr="00AC1FC0" w:rsidRDefault="00DA5764" w:rsidP="00CA7864">
            <w:pPr>
              <w:pStyle w:val="ListParagraph"/>
              <w:ind w:left="0"/>
              <w:jc w:val="center"/>
              <w:rPr>
                <w:rFonts w:ascii="Arial" w:hAnsi="Arial" w:cs="Arial"/>
                <w:sz w:val="28"/>
                <w:szCs w:val="28"/>
              </w:rPr>
            </w:pPr>
            <w:r w:rsidRPr="00AC1FC0">
              <w:rPr>
                <w:rFonts w:ascii="Arial" w:hAnsi="Arial" w:cs="Arial"/>
                <w:sz w:val="28"/>
                <w:szCs w:val="28"/>
              </w:rPr>
              <w:t>Truy vấn</w:t>
            </w:r>
          </w:p>
        </w:tc>
      </w:tr>
      <w:tr w:rsidR="00DA5764" w:rsidTr="00CA7864">
        <w:trPr>
          <w:jc w:val="center"/>
        </w:trPr>
        <w:tc>
          <w:tcPr>
            <w:tcW w:w="895" w:type="dxa"/>
          </w:tcPr>
          <w:p w:rsidR="00DA5764" w:rsidRPr="00A263D7" w:rsidRDefault="00A263D7" w:rsidP="00CA7864">
            <w:pPr>
              <w:pStyle w:val="ListParagraph"/>
              <w:ind w:left="0"/>
              <w:jc w:val="center"/>
              <w:rPr>
                <w:rFonts w:ascii="Arial" w:hAnsi="Arial" w:cs="Arial"/>
                <w:sz w:val="28"/>
                <w:szCs w:val="28"/>
                <w:lang w:val="en-US"/>
              </w:rPr>
            </w:pPr>
            <w:r>
              <w:rPr>
                <w:rFonts w:ascii="Arial" w:hAnsi="Arial" w:cs="Arial"/>
                <w:sz w:val="28"/>
                <w:szCs w:val="28"/>
                <w:lang w:val="en-US"/>
              </w:rPr>
              <w:t>1</w:t>
            </w:r>
          </w:p>
        </w:tc>
        <w:tc>
          <w:tcPr>
            <w:tcW w:w="1981" w:type="dxa"/>
          </w:tcPr>
          <w:p w:rsidR="00DA5764" w:rsidRPr="00AC1FC0" w:rsidRDefault="00DA5764" w:rsidP="00CA7864">
            <w:pPr>
              <w:pStyle w:val="ListParagraph"/>
              <w:ind w:left="0"/>
              <w:jc w:val="center"/>
              <w:rPr>
                <w:rFonts w:ascii="Arial" w:hAnsi="Arial" w:cs="Arial"/>
                <w:sz w:val="28"/>
                <w:szCs w:val="28"/>
              </w:rPr>
            </w:pPr>
            <w:r w:rsidRPr="00AC1FC0">
              <w:rPr>
                <w:rFonts w:ascii="Arial" w:hAnsi="Arial" w:cs="Arial"/>
                <w:sz w:val="28"/>
                <w:szCs w:val="28"/>
              </w:rPr>
              <w:t>Tài khoản</w:t>
            </w:r>
          </w:p>
        </w:tc>
        <w:tc>
          <w:tcPr>
            <w:tcW w:w="1438" w:type="dxa"/>
          </w:tcPr>
          <w:p w:rsidR="00DA5764" w:rsidRPr="00AC1FC0" w:rsidRDefault="00DA5764" w:rsidP="00CA7864">
            <w:pPr>
              <w:pStyle w:val="ListParagraph"/>
              <w:ind w:left="0"/>
              <w:jc w:val="center"/>
              <w:rPr>
                <w:rFonts w:ascii="Arial" w:hAnsi="Arial" w:cs="Arial"/>
                <w:sz w:val="28"/>
                <w:szCs w:val="28"/>
              </w:rPr>
            </w:pPr>
            <w:r>
              <w:rPr>
                <w:rFonts w:ascii="Arial" w:hAnsi="Arial" w:cs="Arial"/>
                <w:sz w:val="28"/>
                <w:szCs w:val="28"/>
              </w:rPr>
              <w:t>X</w:t>
            </w:r>
          </w:p>
        </w:tc>
        <w:tc>
          <w:tcPr>
            <w:tcW w:w="1438" w:type="dxa"/>
          </w:tcPr>
          <w:p w:rsidR="00DA5764" w:rsidRPr="00AC1FC0" w:rsidRDefault="00DA5764" w:rsidP="00CA7864">
            <w:pPr>
              <w:pStyle w:val="ListParagraph"/>
              <w:ind w:left="0"/>
              <w:jc w:val="center"/>
              <w:rPr>
                <w:rFonts w:ascii="Arial" w:hAnsi="Arial" w:cs="Arial"/>
                <w:sz w:val="28"/>
                <w:szCs w:val="28"/>
              </w:rPr>
            </w:pPr>
            <w:r>
              <w:rPr>
                <w:rFonts w:ascii="Arial" w:hAnsi="Arial" w:cs="Arial"/>
                <w:sz w:val="28"/>
                <w:szCs w:val="28"/>
              </w:rPr>
              <w:t>X</w:t>
            </w:r>
          </w:p>
        </w:tc>
        <w:tc>
          <w:tcPr>
            <w:tcW w:w="1439" w:type="dxa"/>
          </w:tcPr>
          <w:p w:rsidR="00DA5764" w:rsidRPr="00AC1FC0" w:rsidRDefault="00DA5764" w:rsidP="00CA7864">
            <w:pPr>
              <w:pStyle w:val="ListParagraph"/>
              <w:ind w:left="0"/>
              <w:jc w:val="center"/>
              <w:rPr>
                <w:rFonts w:ascii="Arial" w:hAnsi="Arial" w:cs="Arial"/>
                <w:sz w:val="28"/>
                <w:szCs w:val="28"/>
              </w:rPr>
            </w:pPr>
            <w:r>
              <w:rPr>
                <w:rFonts w:ascii="Arial" w:hAnsi="Arial" w:cs="Arial"/>
                <w:sz w:val="28"/>
                <w:szCs w:val="28"/>
              </w:rPr>
              <w:t>X</w:t>
            </w:r>
          </w:p>
        </w:tc>
        <w:tc>
          <w:tcPr>
            <w:tcW w:w="1439" w:type="dxa"/>
          </w:tcPr>
          <w:p w:rsidR="00DA5764" w:rsidRPr="00AC1FC0" w:rsidRDefault="00DA5764" w:rsidP="00CA7864">
            <w:pPr>
              <w:pStyle w:val="ListParagraph"/>
              <w:ind w:left="0"/>
              <w:jc w:val="center"/>
              <w:rPr>
                <w:rFonts w:ascii="Arial" w:hAnsi="Arial" w:cs="Arial"/>
                <w:sz w:val="28"/>
                <w:szCs w:val="28"/>
              </w:rPr>
            </w:pPr>
            <w:r w:rsidRPr="00AC1FC0">
              <w:rPr>
                <w:rFonts w:ascii="Arial" w:hAnsi="Arial" w:cs="Arial"/>
                <w:sz w:val="28"/>
                <w:szCs w:val="28"/>
              </w:rPr>
              <w:t>X</w:t>
            </w:r>
          </w:p>
        </w:tc>
      </w:tr>
      <w:tr w:rsidR="00DA5764" w:rsidTr="00CA7864">
        <w:trPr>
          <w:jc w:val="center"/>
        </w:trPr>
        <w:tc>
          <w:tcPr>
            <w:tcW w:w="895" w:type="dxa"/>
          </w:tcPr>
          <w:p w:rsidR="00DA5764" w:rsidRPr="00A263D7" w:rsidRDefault="00A263D7" w:rsidP="00CA7864">
            <w:pPr>
              <w:pStyle w:val="ListParagraph"/>
              <w:ind w:left="0"/>
              <w:jc w:val="center"/>
              <w:rPr>
                <w:rFonts w:ascii="Arial" w:hAnsi="Arial" w:cs="Arial"/>
                <w:sz w:val="28"/>
                <w:szCs w:val="28"/>
                <w:lang w:val="en-US"/>
              </w:rPr>
            </w:pPr>
            <w:r>
              <w:rPr>
                <w:rFonts w:ascii="Arial" w:hAnsi="Arial" w:cs="Arial"/>
                <w:sz w:val="28"/>
                <w:szCs w:val="28"/>
                <w:lang w:val="en-US"/>
              </w:rPr>
              <w:t>2</w:t>
            </w:r>
          </w:p>
        </w:tc>
        <w:tc>
          <w:tcPr>
            <w:tcW w:w="1981" w:type="dxa"/>
          </w:tcPr>
          <w:p w:rsidR="00DA5764" w:rsidRPr="00AC1FC0" w:rsidRDefault="00DA5764" w:rsidP="00CA7864">
            <w:pPr>
              <w:pStyle w:val="ListParagraph"/>
              <w:ind w:left="0"/>
              <w:jc w:val="center"/>
              <w:rPr>
                <w:rFonts w:ascii="Arial" w:hAnsi="Arial" w:cs="Arial"/>
                <w:sz w:val="28"/>
                <w:szCs w:val="28"/>
              </w:rPr>
            </w:pPr>
            <w:r>
              <w:rPr>
                <w:rFonts w:ascii="Arial" w:hAnsi="Arial" w:cs="Arial"/>
                <w:sz w:val="28"/>
                <w:szCs w:val="28"/>
              </w:rPr>
              <w:t>Loại tài khoản</w:t>
            </w:r>
          </w:p>
        </w:tc>
        <w:tc>
          <w:tcPr>
            <w:tcW w:w="1438" w:type="dxa"/>
          </w:tcPr>
          <w:p w:rsidR="00DA5764" w:rsidRPr="00AC1FC0" w:rsidRDefault="00DA5764" w:rsidP="00CA7864">
            <w:pPr>
              <w:pStyle w:val="ListParagraph"/>
              <w:ind w:left="0"/>
              <w:jc w:val="center"/>
              <w:rPr>
                <w:rFonts w:ascii="Arial" w:hAnsi="Arial" w:cs="Arial"/>
                <w:sz w:val="28"/>
                <w:szCs w:val="28"/>
              </w:rPr>
            </w:pPr>
          </w:p>
        </w:tc>
        <w:tc>
          <w:tcPr>
            <w:tcW w:w="1438" w:type="dxa"/>
          </w:tcPr>
          <w:p w:rsidR="00DA5764" w:rsidRPr="00AC1FC0" w:rsidRDefault="00DA5764" w:rsidP="00CA7864">
            <w:pPr>
              <w:pStyle w:val="ListParagraph"/>
              <w:ind w:left="0"/>
              <w:jc w:val="center"/>
              <w:rPr>
                <w:rFonts w:ascii="Arial" w:hAnsi="Arial" w:cs="Arial"/>
                <w:sz w:val="28"/>
                <w:szCs w:val="28"/>
              </w:rPr>
            </w:pPr>
          </w:p>
        </w:tc>
        <w:tc>
          <w:tcPr>
            <w:tcW w:w="1439" w:type="dxa"/>
          </w:tcPr>
          <w:p w:rsidR="00DA5764" w:rsidRPr="00AC1FC0" w:rsidRDefault="00DA5764" w:rsidP="00CA7864">
            <w:pPr>
              <w:pStyle w:val="ListParagraph"/>
              <w:ind w:left="0"/>
              <w:jc w:val="center"/>
              <w:rPr>
                <w:rFonts w:ascii="Arial" w:hAnsi="Arial" w:cs="Arial"/>
                <w:sz w:val="28"/>
                <w:szCs w:val="28"/>
              </w:rPr>
            </w:pPr>
          </w:p>
        </w:tc>
        <w:tc>
          <w:tcPr>
            <w:tcW w:w="1439" w:type="dxa"/>
          </w:tcPr>
          <w:p w:rsidR="00DA5764" w:rsidRPr="00AC1FC0" w:rsidRDefault="00DA5764" w:rsidP="00CA7864">
            <w:pPr>
              <w:pStyle w:val="ListParagraph"/>
              <w:ind w:left="0"/>
              <w:jc w:val="center"/>
              <w:rPr>
                <w:rFonts w:ascii="Arial" w:hAnsi="Arial" w:cs="Arial"/>
                <w:sz w:val="28"/>
                <w:szCs w:val="28"/>
              </w:rPr>
            </w:pPr>
            <w:r>
              <w:rPr>
                <w:rFonts w:ascii="Arial" w:hAnsi="Arial" w:cs="Arial"/>
                <w:sz w:val="28"/>
                <w:szCs w:val="28"/>
              </w:rPr>
              <w:t>X</w:t>
            </w:r>
          </w:p>
        </w:tc>
      </w:tr>
      <w:tr w:rsidR="00A263D7" w:rsidTr="00CA7864">
        <w:trPr>
          <w:jc w:val="center"/>
        </w:trPr>
        <w:tc>
          <w:tcPr>
            <w:tcW w:w="895" w:type="dxa"/>
          </w:tcPr>
          <w:p w:rsidR="00A263D7" w:rsidRPr="00A263D7" w:rsidRDefault="00A263D7" w:rsidP="00CA7864">
            <w:pPr>
              <w:pStyle w:val="ListParagraph"/>
              <w:ind w:left="0"/>
              <w:jc w:val="center"/>
              <w:rPr>
                <w:rFonts w:ascii="Arial" w:hAnsi="Arial" w:cs="Arial"/>
                <w:sz w:val="28"/>
                <w:szCs w:val="28"/>
                <w:lang w:val="en-US"/>
              </w:rPr>
            </w:pPr>
            <w:r>
              <w:rPr>
                <w:rFonts w:ascii="Arial" w:hAnsi="Arial" w:cs="Arial"/>
                <w:sz w:val="28"/>
                <w:szCs w:val="28"/>
                <w:lang w:val="en-US"/>
              </w:rPr>
              <w:t>3</w:t>
            </w:r>
          </w:p>
        </w:tc>
        <w:tc>
          <w:tcPr>
            <w:tcW w:w="1981" w:type="dxa"/>
          </w:tcPr>
          <w:p w:rsidR="00A263D7" w:rsidRPr="00A263D7" w:rsidRDefault="00A263D7" w:rsidP="00CA7864">
            <w:pPr>
              <w:pStyle w:val="ListParagraph"/>
              <w:ind w:left="0"/>
              <w:jc w:val="center"/>
              <w:rPr>
                <w:rFonts w:ascii="Arial" w:hAnsi="Arial" w:cs="Arial"/>
                <w:sz w:val="28"/>
                <w:szCs w:val="28"/>
                <w:lang w:val="en-US"/>
              </w:rPr>
            </w:pPr>
            <w:r>
              <w:rPr>
                <w:rFonts w:ascii="Arial" w:hAnsi="Arial" w:cs="Arial"/>
                <w:sz w:val="28"/>
                <w:szCs w:val="28"/>
                <w:lang w:val="en-US"/>
              </w:rPr>
              <w:t>Phường-Xã</w:t>
            </w:r>
          </w:p>
        </w:tc>
        <w:tc>
          <w:tcPr>
            <w:tcW w:w="1438" w:type="dxa"/>
          </w:tcPr>
          <w:p w:rsidR="00A263D7" w:rsidRPr="00AC1FC0" w:rsidRDefault="00A263D7" w:rsidP="00CA7864">
            <w:pPr>
              <w:pStyle w:val="ListParagraph"/>
              <w:ind w:left="0"/>
              <w:jc w:val="center"/>
              <w:rPr>
                <w:rFonts w:ascii="Arial" w:hAnsi="Arial" w:cs="Arial"/>
                <w:sz w:val="28"/>
                <w:szCs w:val="28"/>
              </w:rPr>
            </w:pPr>
          </w:p>
        </w:tc>
        <w:tc>
          <w:tcPr>
            <w:tcW w:w="1438" w:type="dxa"/>
          </w:tcPr>
          <w:p w:rsidR="00A263D7" w:rsidRPr="00AC1FC0" w:rsidRDefault="00A263D7" w:rsidP="00CA7864">
            <w:pPr>
              <w:pStyle w:val="ListParagraph"/>
              <w:ind w:left="0"/>
              <w:jc w:val="center"/>
              <w:rPr>
                <w:rFonts w:ascii="Arial" w:hAnsi="Arial" w:cs="Arial"/>
                <w:sz w:val="28"/>
                <w:szCs w:val="28"/>
              </w:rPr>
            </w:pPr>
          </w:p>
        </w:tc>
        <w:tc>
          <w:tcPr>
            <w:tcW w:w="1439" w:type="dxa"/>
          </w:tcPr>
          <w:p w:rsidR="00A263D7" w:rsidRPr="00AC1FC0" w:rsidRDefault="00A263D7" w:rsidP="00CA7864">
            <w:pPr>
              <w:pStyle w:val="ListParagraph"/>
              <w:ind w:left="0"/>
              <w:jc w:val="center"/>
              <w:rPr>
                <w:rFonts w:ascii="Arial" w:hAnsi="Arial" w:cs="Arial"/>
                <w:sz w:val="28"/>
                <w:szCs w:val="28"/>
              </w:rPr>
            </w:pPr>
          </w:p>
        </w:tc>
        <w:tc>
          <w:tcPr>
            <w:tcW w:w="1439" w:type="dxa"/>
          </w:tcPr>
          <w:p w:rsidR="00A263D7" w:rsidRPr="00A263D7" w:rsidRDefault="00A263D7" w:rsidP="00CA7864">
            <w:pPr>
              <w:pStyle w:val="ListParagraph"/>
              <w:ind w:left="0"/>
              <w:jc w:val="center"/>
              <w:rPr>
                <w:rFonts w:ascii="Arial" w:hAnsi="Arial" w:cs="Arial"/>
                <w:sz w:val="28"/>
                <w:szCs w:val="28"/>
                <w:lang w:val="en-US"/>
              </w:rPr>
            </w:pPr>
            <w:r>
              <w:rPr>
                <w:rFonts w:ascii="Arial" w:hAnsi="Arial" w:cs="Arial"/>
                <w:sz w:val="28"/>
                <w:szCs w:val="28"/>
                <w:lang w:val="en-US"/>
              </w:rPr>
              <w:t>X</w:t>
            </w:r>
          </w:p>
        </w:tc>
      </w:tr>
      <w:tr w:rsidR="00A263D7" w:rsidTr="00CA7864">
        <w:trPr>
          <w:jc w:val="center"/>
        </w:trPr>
        <w:tc>
          <w:tcPr>
            <w:tcW w:w="895" w:type="dxa"/>
          </w:tcPr>
          <w:p w:rsidR="00A263D7" w:rsidRDefault="00A263D7" w:rsidP="00CA7864">
            <w:pPr>
              <w:pStyle w:val="ListParagraph"/>
              <w:ind w:left="0"/>
              <w:jc w:val="center"/>
              <w:rPr>
                <w:rFonts w:ascii="Arial" w:hAnsi="Arial" w:cs="Arial"/>
                <w:sz w:val="28"/>
                <w:szCs w:val="28"/>
                <w:lang w:val="en-US"/>
              </w:rPr>
            </w:pPr>
            <w:r>
              <w:rPr>
                <w:rFonts w:ascii="Arial" w:hAnsi="Arial" w:cs="Arial"/>
                <w:sz w:val="28"/>
                <w:szCs w:val="28"/>
                <w:lang w:val="en-US"/>
              </w:rPr>
              <w:t>4</w:t>
            </w:r>
          </w:p>
        </w:tc>
        <w:tc>
          <w:tcPr>
            <w:tcW w:w="1981" w:type="dxa"/>
          </w:tcPr>
          <w:p w:rsidR="00A263D7" w:rsidRPr="00A263D7" w:rsidRDefault="00A263D7" w:rsidP="00CA7864">
            <w:pPr>
              <w:pStyle w:val="ListParagraph"/>
              <w:ind w:left="0"/>
              <w:jc w:val="center"/>
              <w:rPr>
                <w:rFonts w:ascii="Arial" w:hAnsi="Arial" w:cs="Arial"/>
                <w:sz w:val="28"/>
                <w:szCs w:val="28"/>
                <w:lang w:val="en-US"/>
              </w:rPr>
            </w:pPr>
            <w:r>
              <w:rPr>
                <w:rFonts w:ascii="Arial" w:hAnsi="Arial" w:cs="Arial"/>
                <w:sz w:val="28"/>
                <w:szCs w:val="28"/>
                <w:lang w:val="en-US"/>
              </w:rPr>
              <w:t>Quận-Huyện</w:t>
            </w:r>
          </w:p>
        </w:tc>
        <w:tc>
          <w:tcPr>
            <w:tcW w:w="1438" w:type="dxa"/>
          </w:tcPr>
          <w:p w:rsidR="00A263D7" w:rsidRPr="00AC1FC0" w:rsidRDefault="00A263D7" w:rsidP="00CA7864">
            <w:pPr>
              <w:pStyle w:val="ListParagraph"/>
              <w:ind w:left="0"/>
              <w:jc w:val="center"/>
              <w:rPr>
                <w:rFonts w:ascii="Arial" w:hAnsi="Arial" w:cs="Arial"/>
                <w:sz w:val="28"/>
                <w:szCs w:val="28"/>
              </w:rPr>
            </w:pPr>
          </w:p>
        </w:tc>
        <w:tc>
          <w:tcPr>
            <w:tcW w:w="1438" w:type="dxa"/>
          </w:tcPr>
          <w:p w:rsidR="00A263D7" w:rsidRPr="00AC1FC0" w:rsidRDefault="00A263D7" w:rsidP="00CA7864">
            <w:pPr>
              <w:pStyle w:val="ListParagraph"/>
              <w:ind w:left="0"/>
              <w:jc w:val="center"/>
              <w:rPr>
                <w:rFonts w:ascii="Arial" w:hAnsi="Arial" w:cs="Arial"/>
                <w:sz w:val="28"/>
                <w:szCs w:val="28"/>
              </w:rPr>
            </w:pPr>
          </w:p>
        </w:tc>
        <w:tc>
          <w:tcPr>
            <w:tcW w:w="1439" w:type="dxa"/>
          </w:tcPr>
          <w:p w:rsidR="00A263D7" w:rsidRPr="00AC1FC0" w:rsidRDefault="00A263D7" w:rsidP="00CA7864">
            <w:pPr>
              <w:pStyle w:val="ListParagraph"/>
              <w:ind w:left="0"/>
              <w:jc w:val="center"/>
              <w:rPr>
                <w:rFonts w:ascii="Arial" w:hAnsi="Arial" w:cs="Arial"/>
                <w:sz w:val="28"/>
                <w:szCs w:val="28"/>
              </w:rPr>
            </w:pPr>
          </w:p>
        </w:tc>
        <w:tc>
          <w:tcPr>
            <w:tcW w:w="1439" w:type="dxa"/>
          </w:tcPr>
          <w:p w:rsidR="00A263D7" w:rsidRPr="00A263D7" w:rsidRDefault="00A263D7" w:rsidP="00CA7864">
            <w:pPr>
              <w:pStyle w:val="ListParagraph"/>
              <w:ind w:left="0"/>
              <w:jc w:val="center"/>
              <w:rPr>
                <w:rFonts w:ascii="Arial" w:hAnsi="Arial" w:cs="Arial"/>
                <w:sz w:val="28"/>
                <w:szCs w:val="28"/>
                <w:lang w:val="en-US"/>
              </w:rPr>
            </w:pPr>
            <w:r>
              <w:rPr>
                <w:rFonts w:ascii="Arial" w:hAnsi="Arial" w:cs="Arial"/>
                <w:sz w:val="28"/>
                <w:szCs w:val="28"/>
                <w:lang w:val="en-US"/>
              </w:rPr>
              <w:t>X</w:t>
            </w:r>
          </w:p>
        </w:tc>
      </w:tr>
      <w:tr w:rsidR="00A263D7" w:rsidTr="00CA7864">
        <w:trPr>
          <w:jc w:val="center"/>
        </w:trPr>
        <w:tc>
          <w:tcPr>
            <w:tcW w:w="895" w:type="dxa"/>
          </w:tcPr>
          <w:p w:rsidR="00A263D7" w:rsidRDefault="00A263D7" w:rsidP="00CA7864">
            <w:pPr>
              <w:pStyle w:val="ListParagraph"/>
              <w:ind w:left="0"/>
              <w:jc w:val="center"/>
              <w:rPr>
                <w:rFonts w:ascii="Arial" w:hAnsi="Arial" w:cs="Arial"/>
                <w:sz w:val="28"/>
                <w:szCs w:val="28"/>
                <w:lang w:val="en-US"/>
              </w:rPr>
            </w:pPr>
            <w:r>
              <w:rPr>
                <w:rFonts w:ascii="Arial" w:hAnsi="Arial" w:cs="Arial"/>
                <w:sz w:val="28"/>
                <w:szCs w:val="28"/>
                <w:lang w:val="en-US"/>
              </w:rPr>
              <w:t>5</w:t>
            </w:r>
          </w:p>
        </w:tc>
        <w:tc>
          <w:tcPr>
            <w:tcW w:w="1981" w:type="dxa"/>
          </w:tcPr>
          <w:p w:rsidR="00A263D7" w:rsidRPr="00A263D7" w:rsidRDefault="00A263D7" w:rsidP="00CA7864">
            <w:pPr>
              <w:pStyle w:val="ListParagraph"/>
              <w:ind w:left="0"/>
              <w:jc w:val="center"/>
              <w:rPr>
                <w:rFonts w:ascii="Arial" w:hAnsi="Arial" w:cs="Arial"/>
                <w:sz w:val="28"/>
                <w:szCs w:val="28"/>
                <w:lang w:val="en-US"/>
              </w:rPr>
            </w:pPr>
            <w:r>
              <w:rPr>
                <w:rFonts w:ascii="Arial" w:hAnsi="Arial" w:cs="Arial"/>
                <w:sz w:val="28"/>
                <w:szCs w:val="28"/>
                <w:lang w:val="en-US"/>
              </w:rPr>
              <w:t>Tỉnh-Thành</w:t>
            </w:r>
          </w:p>
        </w:tc>
        <w:tc>
          <w:tcPr>
            <w:tcW w:w="1438" w:type="dxa"/>
          </w:tcPr>
          <w:p w:rsidR="00A263D7" w:rsidRPr="00AC1FC0" w:rsidRDefault="00A263D7" w:rsidP="00CA7864">
            <w:pPr>
              <w:pStyle w:val="ListParagraph"/>
              <w:ind w:left="0"/>
              <w:jc w:val="center"/>
              <w:rPr>
                <w:rFonts w:ascii="Arial" w:hAnsi="Arial" w:cs="Arial"/>
                <w:sz w:val="28"/>
                <w:szCs w:val="28"/>
              </w:rPr>
            </w:pPr>
          </w:p>
        </w:tc>
        <w:tc>
          <w:tcPr>
            <w:tcW w:w="1438" w:type="dxa"/>
          </w:tcPr>
          <w:p w:rsidR="00A263D7" w:rsidRPr="00AC1FC0" w:rsidRDefault="00A263D7" w:rsidP="00CA7864">
            <w:pPr>
              <w:pStyle w:val="ListParagraph"/>
              <w:ind w:left="0"/>
              <w:jc w:val="center"/>
              <w:rPr>
                <w:rFonts w:ascii="Arial" w:hAnsi="Arial" w:cs="Arial"/>
                <w:sz w:val="28"/>
                <w:szCs w:val="28"/>
              </w:rPr>
            </w:pPr>
          </w:p>
        </w:tc>
        <w:tc>
          <w:tcPr>
            <w:tcW w:w="1439" w:type="dxa"/>
          </w:tcPr>
          <w:p w:rsidR="00A263D7" w:rsidRPr="00AC1FC0" w:rsidRDefault="00A263D7" w:rsidP="00CA7864">
            <w:pPr>
              <w:pStyle w:val="ListParagraph"/>
              <w:ind w:left="0"/>
              <w:jc w:val="center"/>
              <w:rPr>
                <w:rFonts w:ascii="Arial" w:hAnsi="Arial" w:cs="Arial"/>
                <w:sz w:val="28"/>
                <w:szCs w:val="28"/>
              </w:rPr>
            </w:pPr>
          </w:p>
        </w:tc>
        <w:tc>
          <w:tcPr>
            <w:tcW w:w="1439" w:type="dxa"/>
          </w:tcPr>
          <w:p w:rsidR="00A263D7" w:rsidRPr="00A263D7" w:rsidRDefault="00A263D7" w:rsidP="00CA7864">
            <w:pPr>
              <w:pStyle w:val="ListParagraph"/>
              <w:ind w:left="0"/>
              <w:jc w:val="center"/>
              <w:rPr>
                <w:rFonts w:ascii="Arial" w:hAnsi="Arial" w:cs="Arial"/>
                <w:sz w:val="28"/>
                <w:szCs w:val="28"/>
                <w:lang w:val="en-US"/>
              </w:rPr>
            </w:pPr>
            <w:r>
              <w:rPr>
                <w:rFonts w:ascii="Arial" w:hAnsi="Arial" w:cs="Arial"/>
                <w:sz w:val="28"/>
                <w:szCs w:val="28"/>
                <w:lang w:val="en-US"/>
              </w:rPr>
              <w:t>X</w:t>
            </w:r>
          </w:p>
        </w:tc>
      </w:tr>
    </w:tbl>
    <w:p w:rsidR="00DA5764" w:rsidRDefault="00DA5764" w:rsidP="00DA5764">
      <w:pPr>
        <w:pStyle w:val="ListParagraph"/>
        <w:rPr>
          <w:rFonts w:ascii="Arial" w:hAnsi="Arial" w:cs="Arial"/>
          <w:sz w:val="28"/>
          <w:szCs w:val="28"/>
        </w:rPr>
      </w:pPr>
    </w:p>
    <w:p w:rsidR="00DA5764" w:rsidRPr="00A51AD7" w:rsidRDefault="00DA5764" w:rsidP="0055141B">
      <w:pPr>
        <w:pStyle w:val="ListParagraph"/>
        <w:spacing w:after="200" w:line="276" w:lineRule="auto"/>
        <w:rPr>
          <w:rFonts w:ascii="Arial" w:hAnsi="Arial" w:cs="Arial"/>
          <w:sz w:val="28"/>
          <w:szCs w:val="28"/>
        </w:rPr>
      </w:pPr>
      <w:r>
        <w:rPr>
          <w:rFonts w:ascii="Arial" w:hAnsi="Arial" w:cs="Arial"/>
          <w:sz w:val="28"/>
          <w:szCs w:val="28"/>
        </w:rPr>
        <w:t>X</w:t>
      </w:r>
      <w:r w:rsidR="004C66A3">
        <w:rPr>
          <w:rFonts w:ascii="Arial" w:hAnsi="Arial" w:cs="Arial"/>
          <w:sz w:val="28"/>
          <w:szCs w:val="28"/>
        </w:rPr>
        <w:t>ử</w:t>
      </w:r>
      <w:r>
        <w:rPr>
          <w:rFonts w:ascii="Arial" w:hAnsi="Arial" w:cs="Arial"/>
          <w:sz w:val="28"/>
          <w:szCs w:val="28"/>
        </w:rPr>
        <w:t xml:space="preserve"> lý:</w:t>
      </w:r>
    </w:p>
    <w:p w:rsidR="00DA5764" w:rsidRDefault="00DA5764" w:rsidP="00386CFB">
      <w:pPr>
        <w:pStyle w:val="ListParagraph"/>
        <w:jc w:val="center"/>
        <w:rPr>
          <w:rFonts w:ascii="Arial" w:hAnsi="Arial" w:cs="Arial"/>
          <w:sz w:val="28"/>
          <w:szCs w:val="28"/>
        </w:rPr>
      </w:pPr>
      <w:r>
        <w:rPr>
          <w:rFonts w:ascii="Arial" w:hAnsi="Arial" w:cs="Arial"/>
          <w:noProof/>
          <w:sz w:val="28"/>
          <w:szCs w:val="28"/>
          <w:lang w:val="en-US"/>
        </w:rPr>
        <w:drawing>
          <wp:inline distT="0" distB="0" distL="0" distR="0">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A5764" w:rsidRDefault="00DA5764" w:rsidP="00386CFB">
      <w:pPr>
        <w:pStyle w:val="ListParagraph"/>
        <w:jc w:val="center"/>
        <w:rPr>
          <w:rFonts w:ascii="Arial" w:hAnsi="Arial" w:cs="Arial"/>
          <w:sz w:val="28"/>
          <w:szCs w:val="28"/>
          <w:lang w:val="en-US"/>
        </w:rPr>
      </w:pPr>
      <w:r>
        <w:rPr>
          <w:rFonts w:ascii="Arial" w:hAnsi="Arial" w:cs="Arial"/>
          <w:noProof/>
          <w:sz w:val="28"/>
          <w:szCs w:val="28"/>
          <w:lang w:val="en-US"/>
        </w:rPr>
        <w:lastRenderedPageBreak/>
        <w:drawing>
          <wp:inline distT="0" distB="0" distL="0" distR="0">
            <wp:extent cx="3999230" cy="3470275"/>
            <wp:effectExtent l="0" t="0" r="0" b="0"/>
            <wp:docPr id="44" name="Picture 44"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80023A" w:rsidRPr="0080023A" w:rsidRDefault="0080023A" w:rsidP="00386CFB">
      <w:pPr>
        <w:pStyle w:val="ListParagraph"/>
        <w:jc w:val="center"/>
        <w:rPr>
          <w:rFonts w:ascii="Arial" w:hAnsi="Arial" w:cs="Arial"/>
          <w:sz w:val="28"/>
          <w:szCs w:val="28"/>
          <w:lang w:val="en-US"/>
        </w:rPr>
      </w:pPr>
      <w:r>
        <w:rPr>
          <w:rFonts w:ascii="Arial" w:hAnsi="Arial" w:cs="Arial"/>
          <w:noProof/>
          <w:sz w:val="28"/>
          <w:szCs w:val="28"/>
          <w:lang w:val="en-US"/>
        </w:rPr>
        <w:drawing>
          <wp:inline distT="0" distB="0" distL="0" distR="0">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7F740A" w:rsidRPr="007B48C3" w:rsidRDefault="007F740A" w:rsidP="008A13D7">
      <w:pPr>
        <w:pStyle w:val="ListParagraph"/>
        <w:outlineLvl w:val="1"/>
        <w:rPr>
          <w:ins w:id="88" w:author="theirs" w:date="2014-09-10T22:51:00Z"/>
          <w:rFonts w:ascii="Times New Roman" w:hAnsi="Times New Roman" w:cs="Times New Roman"/>
          <w:b/>
          <w:sz w:val="28"/>
          <w:szCs w:val="28"/>
        </w:rPr>
      </w:pPr>
    </w:p>
    <w:p w:rsidR="008A13D7" w:rsidRPr="00582640" w:rsidRDefault="00671085" w:rsidP="008A13D7">
      <w:pPr>
        <w:pStyle w:val="ListParagraph"/>
        <w:outlineLvl w:val="1"/>
        <w:rPr>
          <w:rFonts w:ascii="Times New Roman" w:hAnsi="Times New Roman" w:cs="Times New Roman"/>
          <w:b/>
          <w:sz w:val="28"/>
          <w:szCs w:val="28"/>
        </w:rPr>
      </w:pPr>
      <w:bookmarkStart w:id="89" w:name="_Toc398323449"/>
      <w:bookmarkStart w:id="90" w:name="_Toc3994558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89"/>
      <w:bookmarkEnd w:id="90"/>
    </w:p>
    <w:p w:rsidR="00A55510" w:rsidRDefault="00A55510" w:rsidP="00A80AFF">
      <w:pPr>
        <w:ind w:left="720" w:firstLine="720"/>
      </w:pPr>
      <w:r>
        <w:rPr>
          <w:sz w:val="28"/>
          <w:szCs w:val="28"/>
        </w:rPr>
        <w:t>Mụ</w:t>
      </w:r>
      <w:r w:rsidR="00DB11A6">
        <w:rPr>
          <w:sz w:val="28"/>
          <w:szCs w:val="28"/>
        </w:rPr>
        <w:t xml:space="preserve">c đích: </w:t>
      </w:r>
      <w:r w:rsidR="00DB11A6">
        <w:rPr>
          <w:sz w:val="28"/>
          <w:szCs w:val="28"/>
          <w:lang w:val="en-US"/>
        </w:rPr>
        <w:t>G</w:t>
      </w:r>
      <w:r>
        <w:rPr>
          <w:sz w:val="28"/>
          <w:szCs w:val="28"/>
        </w:rPr>
        <w:t>iúp người dùng có thể bình luận các bài viế</w:t>
      </w:r>
      <w:r w:rsidR="004D0A79">
        <w:rPr>
          <w:sz w:val="28"/>
          <w:szCs w:val="28"/>
        </w:rPr>
        <w:t>t</w:t>
      </w:r>
      <w:r w:rsidR="004D0A79">
        <w:rPr>
          <w:sz w:val="28"/>
          <w:szCs w:val="28"/>
        </w:rPr>
        <w:br/>
      </w:r>
      <w:r>
        <w:rPr>
          <w:sz w:val="28"/>
          <w:szCs w:val="28"/>
        </w:rPr>
        <w:t>Giao diện:</w:t>
      </w:r>
    </w:p>
    <w:p w:rsidR="00A55510" w:rsidRDefault="00A55510" w:rsidP="00386CFB">
      <w:pPr>
        <w:jc w:val="center"/>
        <w:rPr>
          <w:rFonts w:ascii="Times New Roman" w:hAnsi="Times New Roman" w:cs="Times New Roman"/>
          <w:sz w:val="28"/>
          <w:szCs w:val="28"/>
        </w:rPr>
      </w:pPr>
      <w:r>
        <w:rPr>
          <w:noProof/>
          <w:sz w:val="28"/>
          <w:szCs w:val="28"/>
          <w:lang w:val="en-US"/>
        </w:rPr>
        <w:lastRenderedPageBreak/>
        <w:drawing>
          <wp:inline distT="0" distB="0" distL="0" distR="0">
            <wp:extent cx="6390005" cy="3415030"/>
            <wp:effectExtent l="0" t="0" r="0" b="0"/>
            <wp:docPr id="53" name="Picture 53" descr="binhluan-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005" cy="3415030"/>
                    </a:xfrm>
                    <a:prstGeom prst="rect">
                      <a:avLst/>
                    </a:prstGeom>
                    <a:noFill/>
                    <a:ln>
                      <a:noFill/>
                    </a:ln>
                  </pic:spPr>
                </pic:pic>
              </a:graphicData>
            </a:graphic>
          </wp:inline>
        </w:drawing>
      </w:r>
      <w:r w:rsidR="00AD3AD7">
        <w:rPr>
          <w:sz w:val="28"/>
          <w:szCs w:val="28"/>
        </w:rPr>
        <w:br/>
      </w:r>
      <w:r w:rsidR="00AD3AD7">
        <w:rPr>
          <w:sz w:val="28"/>
          <w:szCs w:val="28"/>
          <w:lang w:val="en-US"/>
        </w:rPr>
        <w:t xml:space="preserve">                 </w:t>
      </w:r>
      <w:r>
        <w:rPr>
          <w:sz w:val="28"/>
          <w:szCs w:val="28"/>
        </w:rPr>
        <w:t>Các thành phần trong giao diện:</w:t>
      </w:r>
      <w:r>
        <w:rPr>
          <w:sz w:val="28"/>
          <w:szCs w:val="28"/>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4"/>
        <w:gridCol w:w="1818"/>
        <w:gridCol w:w="1713"/>
        <w:gridCol w:w="5106"/>
      </w:tblGrid>
      <w:tr w:rsidR="00A55510" w:rsidTr="00886449">
        <w:trPr>
          <w:jc w:val="center"/>
        </w:trPr>
        <w:tc>
          <w:tcPr>
            <w:tcW w:w="854"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Ghi chú</w:t>
            </w:r>
          </w:p>
        </w:tc>
      </w:tr>
      <w:tr w:rsidR="00A55510" w:rsidTr="00886449">
        <w:trPr>
          <w:jc w:val="center"/>
        </w:trPr>
        <w:tc>
          <w:tcPr>
            <w:tcW w:w="854" w:type="dxa"/>
            <w:tcBorders>
              <w:top w:val="single" w:sz="4" w:space="0" w:color="auto"/>
              <w:left w:val="single" w:sz="4" w:space="0" w:color="auto"/>
              <w:bottom w:val="single" w:sz="4" w:space="0" w:color="auto"/>
              <w:right w:val="single" w:sz="4" w:space="0" w:color="auto"/>
            </w:tcBorders>
            <w:hideMark/>
          </w:tcPr>
          <w:p w:rsidR="00A55510" w:rsidRDefault="00A55510" w:rsidP="00886449">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1</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Textarea</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Khung để nhập nôi dung bình luận</w:t>
            </w:r>
          </w:p>
        </w:tc>
      </w:tr>
      <w:tr w:rsidR="00A55510" w:rsidTr="00886449">
        <w:trPr>
          <w:jc w:val="center"/>
        </w:trPr>
        <w:tc>
          <w:tcPr>
            <w:tcW w:w="854" w:type="dxa"/>
            <w:tcBorders>
              <w:top w:val="single" w:sz="4" w:space="0" w:color="auto"/>
              <w:left w:val="single" w:sz="4" w:space="0" w:color="auto"/>
              <w:bottom w:val="single" w:sz="4" w:space="0" w:color="auto"/>
              <w:right w:val="single" w:sz="4" w:space="0" w:color="auto"/>
            </w:tcBorders>
            <w:hideMark/>
          </w:tcPr>
          <w:p w:rsidR="00A55510" w:rsidRDefault="00A55510" w:rsidP="00886449">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2</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Người dùng nhấp vào nút “Gửi bình luận” để gửi.</w:t>
            </w:r>
          </w:p>
        </w:tc>
      </w:tr>
      <w:tr w:rsidR="00A55510" w:rsidTr="00886449">
        <w:trPr>
          <w:jc w:val="center"/>
        </w:trPr>
        <w:tc>
          <w:tcPr>
            <w:tcW w:w="854" w:type="dxa"/>
            <w:tcBorders>
              <w:top w:val="single" w:sz="4" w:space="0" w:color="auto"/>
              <w:left w:val="single" w:sz="4" w:space="0" w:color="auto"/>
              <w:bottom w:val="single" w:sz="4" w:space="0" w:color="auto"/>
              <w:right w:val="single" w:sz="4" w:space="0" w:color="auto"/>
            </w:tcBorders>
            <w:hideMark/>
          </w:tcPr>
          <w:p w:rsidR="00A55510" w:rsidRDefault="00A55510" w:rsidP="00886449">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3</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để trả lời các bình luận trước</w:t>
            </w:r>
          </w:p>
        </w:tc>
      </w:tr>
      <w:tr w:rsidR="00A55510" w:rsidTr="00886449">
        <w:trPr>
          <w:jc w:val="center"/>
        </w:trPr>
        <w:tc>
          <w:tcPr>
            <w:tcW w:w="854" w:type="dxa"/>
            <w:tcBorders>
              <w:top w:val="single" w:sz="4" w:space="0" w:color="auto"/>
              <w:left w:val="single" w:sz="4" w:space="0" w:color="auto"/>
              <w:bottom w:val="single" w:sz="4" w:space="0" w:color="auto"/>
              <w:right w:val="single" w:sz="4" w:space="0" w:color="auto"/>
            </w:tcBorders>
            <w:hideMark/>
          </w:tcPr>
          <w:p w:rsidR="00A55510" w:rsidRDefault="00A55510" w:rsidP="00886449">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4</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lang w:eastAsia="ar-SA"/>
              </w:rPr>
            </w:pPr>
            <w:r>
              <w:rPr>
                <w:rFonts w:ascii="Times New Roman" w:hAnsi="Times New Roman" w:cs="Times New Roman"/>
                <w:sz w:val="28"/>
                <w:szCs w:val="28"/>
              </w:rPr>
              <w:t>Người dùng nhấp vào nút “ Tố cáo” để tố cáo bình luận bài viết</w:t>
            </w:r>
          </w:p>
        </w:tc>
      </w:tr>
      <w:tr w:rsidR="00A55510" w:rsidTr="00886449">
        <w:trPr>
          <w:jc w:val="center"/>
        </w:trPr>
        <w:tc>
          <w:tcPr>
            <w:tcW w:w="854" w:type="dxa"/>
            <w:tcBorders>
              <w:top w:val="single" w:sz="4" w:space="0" w:color="auto"/>
              <w:left w:val="single" w:sz="4" w:space="0" w:color="auto"/>
              <w:bottom w:val="single" w:sz="4" w:space="0" w:color="auto"/>
              <w:right w:val="single" w:sz="4" w:space="0" w:color="auto"/>
            </w:tcBorders>
            <w:hideMark/>
          </w:tcPr>
          <w:p w:rsidR="00A55510" w:rsidRDefault="00A55510" w:rsidP="00886449">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5</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nút “ Bình luận” để bình luận bài viết</w:t>
            </w:r>
          </w:p>
        </w:tc>
      </w:tr>
    </w:tbl>
    <w:p w:rsidR="00874DAA" w:rsidRDefault="00874DAA" w:rsidP="00A55510">
      <w:pPr>
        <w:rPr>
          <w:rFonts w:ascii="Times New Roman" w:hAnsi="Times New Roman" w:cs="Times New Roman"/>
          <w:sz w:val="28"/>
          <w:szCs w:val="28"/>
          <w:lang w:val="en-US"/>
        </w:rPr>
      </w:pPr>
    </w:p>
    <w:p w:rsidR="00874DAA" w:rsidRDefault="00874DAA" w:rsidP="00874DAA">
      <w:pPr>
        <w:spacing w:after="200" w:line="276" w:lineRule="auto"/>
        <w:rPr>
          <w:rFonts w:ascii="Arial" w:hAnsi="Arial" w:cs="Arial"/>
          <w:sz w:val="28"/>
          <w:szCs w:val="28"/>
          <w:lang w:val="en-US"/>
        </w:rPr>
      </w:pPr>
    </w:p>
    <w:p w:rsidR="00874DAA" w:rsidRPr="00874DAA" w:rsidRDefault="00874DAA" w:rsidP="00874DAA">
      <w:pPr>
        <w:spacing w:after="200" w:line="276" w:lineRule="auto"/>
        <w:rPr>
          <w:rFonts w:ascii="Arial" w:hAnsi="Arial" w:cs="Arial"/>
          <w:sz w:val="28"/>
          <w:szCs w:val="28"/>
          <w:lang w:val="en-US"/>
        </w:rPr>
      </w:pPr>
    </w:p>
    <w:p w:rsidR="00874DAA" w:rsidRPr="00874DAA" w:rsidRDefault="00874DAA" w:rsidP="00AD3AD7">
      <w:pPr>
        <w:pStyle w:val="ListParagraph"/>
        <w:spacing w:after="200" w:line="276" w:lineRule="auto"/>
        <w:ind w:firstLine="720"/>
        <w:rPr>
          <w:rFonts w:ascii="Arial" w:hAnsi="Arial" w:cs="Arial"/>
          <w:sz w:val="28"/>
          <w:szCs w:val="28"/>
        </w:rPr>
      </w:pPr>
      <w:r w:rsidRPr="00874DAA">
        <w:rPr>
          <w:rFonts w:ascii="Arial" w:hAnsi="Arial" w:cs="Arial"/>
          <w:sz w:val="28"/>
          <w:szCs w:val="28"/>
        </w:rPr>
        <w:lastRenderedPageBreak/>
        <w:t>Dữ liệu được sử dụng</w:t>
      </w: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1981"/>
        <w:gridCol w:w="1438"/>
        <w:gridCol w:w="1438"/>
        <w:gridCol w:w="1439"/>
        <w:gridCol w:w="1439"/>
      </w:tblGrid>
      <w:tr w:rsidR="00874DAA" w:rsidTr="00886449">
        <w:trPr>
          <w:jc w:val="center"/>
        </w:trPr>
        <w:tc>
          <w:tcPr>
            <w:tcW w:w="901" w:type="dxa"/>
            <w:vMerge w:val="restart"/>
            <w:shd w:val="clear" w:color="auto" w:fill="C6D9F1"/>
          </w:tcPr>
          <w:p w:rsidR="00874DAA" w:rsidRPr="00AC1FC0" w:rsidRDefault="00874DAA" w:rsidP="006C5205">
            <w:pPr>
              <w:pStyle w:val="ListParagraph"/>
              <w:ind w:left="0"/>
              <w:jc w:val="center"/>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874DAA" w:rsidRPr="00AC1FC0" w:rsidRDefault="00874DAA" w:rsidP="006C5205">
            <w:pPr>
              <w:pStyle w:val="ListParagraph"/>
              <w:ind w:left="0"/>
              <w:jc w:val="center"/>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874DAA" w:rsidRPr="00AC1FC0" w:rsidRDefault="00874DAA" w:rsidP="006C5205">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874DAA" w:rsidTr="00886449">
        <w:trPr>
          <w:jc w:val="center"/>
        </w:trPr>
        <w:tc>
          <w:tcPr>
            <w:tcW w:w="901" w:type="dxa"/>
            <w:vMerge/>
          </w:tcPr>
          <w:p w:rsidR="00874DAA" w:rsidRPr="00AC1FC0" w:rsidRDefault="00874DAA" w:rsidP="006C5205">
            <w:pPr>
              <w:pStyle w:val="ListParagraph"/>
              <w:ind w:left="0"/>
              <w:jc w:val="center"/>
              <w:rPr>
                <w:rFonts w:ascii="Arial" w:hAnsi="Arial" w:cs="Arial"/>
                <w:sz w:val="28"/>
                <w:szCs w:val="28"/>
              </w:rPr>
            </w:pPr>
          </w:p>
        </w:tc>
        <w:tc>
          <w:tcPr>
            <w:tcW w:w="1981" w:type="dxa"/>
            <w:vMerge/>
          </w:tcPr>
          <w:p w:rsidR="00874DAA" w:rsidRPr="00AC1FC0" w:rsidRDefault="00874DAA" w:rsidP="006C5205">
            <w:pPr>
              <w:pStyle w:val="ListParagraph"/>
              <w:ind w:left="0"/>
              <w:jc w:val="center"/>
              <w:rPr>
                <w:rFonts w:ascii="Arial" w:hAnsi="Arial" w:cs="Arial"/>
                <w:sz w:val="28"/>
                <w:szCs w:val="28"/>
              </w:rPr>
            </w:pPr>
          </w:p>
        </w:tc>
        <w:tc>
          <w:tcPr>
            <w:tcW w:w="1438" w:type="dxa"/>
            <w:shd w:val="clear" w:color="auto" w:fill="C6D9F1"/>
          </w:tcPr>
          <w:p w:rsidR="00874DAA" w:rsidRPr="00AC1FC0" w:rsidRDefault="00874DAA" w:rsidP="006C5205">
            <w:pPr>
              <w:pStyle w:val="ListParagraph"/>
              <w:ind w:left="0"/>
              <w:jc w:val="center"/>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874DAA" w:rsidRPr="00AC1FC0" w:rsidRDefault="00874DAA" w:rsidP="006C5205">
            <w:pPr>
              <w:pStyle w:val="ListParagraph"/>
              <w:ind w:left="0"/>
              <w:jc w:val="center"/>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874DAA" w:rsidRPr="00AC1FC0" w:rsidRDefault="00874DAA" w:rsidP="006C5205">
            <w:pPr>
              <w:pStyle w:val="ListParagraph"/>
              <w:ind w:left="0"/>
              <w:jc w:val="center"/>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874DAA" w:rsidRPr="00AC1FC0" w:rsidRDefault="00874DAA" w:rsidP="006C5205">
            <w:pPr>
              <w:pStyle w:val="ListParagraph"/>
              <w:ind w:left="0"/>
              <w:jc w:val="center"/>
              <w:rPr>
                <w:rFonts w:ascii="Arial" w:hAnsi="Arial" w:cs="Arial"/>
                <w:sz w:val="28"/>
                <w:szCs w:val="28"/>
              </w:rPr>
            </w:pPr>
            <w:r w:rsidRPr="00AC1FC0">
              <w:rPr>
                <w:rFonts w:ascii="Arial" w:hAnsi="Arial" w:cs="Arial"/>
                <w:sz w:val="28"/>
                <w:szCs w:val="28"/>
              </w:rPr>
              <w:t>Truy vấn</w:t>
            </w:r>
          </w:p>
        </w:tc>
      </w:tr>
      <w:tr w:rsidR="00874DAA" w:rsidTr="00886449">
        <w:trPr>
          <w:jc w:val="center"/>
        </w:trPr>
        <w:tc>
          <w:tcPr>
            <w:tcW w:w="901" w:type="dxa"/>
          </w:tcPr>
          <w:p w:rsidR="00874DAA" w:rsidRPr="00BD20AF" w:rsidRDefault="00BD20AF" w:rsidP="006C5205">
            <w:pPr>
              <w:pStyle w:val="ListParagraph"/>
              <w:ind w:left="0"/>
              <w:jc w:val="center"/>
              <w:rPr>
                <w:rFonts w:ascii="Arial" w:hAnsi="Arial" w:cs="Arial"/>
                <w:sz w:val="28"/>
                <w:szCs w:val="28"/>
                <w:lang w:val="en-US"/>
              </w:rPr>
            </w:pPr>
            <w:r>
              <w:rPr>
                <w:rFonts w:ascii="Arial" w:hAnsi="Arial" w:cs="Arial"/>
                <w:sz w:val="28"/>
                <w:szCs w:val="28"/>
                <w:lang w:val="en-US"/>
              </w:rPr>
              <w:t>1</w:t>
            </w:r>
          </w:p>
        </w:tc>
        <w:tc>
          <w:tcPr>
            <w:tcW w:w="1981" w:type="dxa"/>
          </w:tcPr>
          <w:p w:rsidR="00874DAA" w:rsidRPr="00AC1FC0" w:rsidRDefault="00874DAA" w:rsidP="006C5205">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874DAA" w:rsidRPr="00AC1FC0" w:rsidRDefault="00874DAA" w:rsidP="006C5205">
            <w:pPr>
              <w:pStyle w:val="ListParagraph"/>
              <w:ind w:left="0"/>
              <w:jc w:val="center"/>
              <w:rPr>
                <w:rFonts w:ascii="Arial" w:hAnsi="Arial" w:cs="Arial"/>
                <w:sz w:val="28"/>
                <w:szCs w:val="28"/>
              </w:rPr>
            </w:pPr>
          </w:p>
        </w:tc>
        <w:tc>
          <w:tcPr>
            <w:tcW w:w="1438" w:type="dxa"/>
          </w:tcPr>
          <w:p w:rsidR="00874DAA" w:rsidRPr="00BD20AF" w:rsidRDefault="00874DAA" w:rsidP="006C5205">
            <w:pPr>
              <w:pStyle w:val="ListParagraph"/>
              <w:ind w:left="0"/>
              <w:jc w:val="center"/>
              <w:rPr>
                <w:rFonts w:ascii="Arial" w:hAnsi="Arial" w:cs="Arial"/>
                <w:sz w:val="28"/>
                <w:szCs w:val="28"/>
                <w:lang w:val="en-US"/>
              </w:rPr>
            </w:pPr>
          </w:p>
        </w:tc>
        <w:tc>
          <w:tcPr>
            <w:tcW w:w="1439" w:type="dxa"/>
          </w:tcPr>
          <w:p w:rsidR="00874DAA" w:rsidRPr="00BD20AF" w:rsidRDefault="00874DAA" w:rsidP="006C5205">
            <w:pPr>
              <w:pStyle w:val="ListParagraph"/>
              <w:ind w:left="0"/>
              <w:jc w:val="center"/>
              <w:rPr>
                <w:rFonts w:ascii="Arial" w:hAnsi="Arial" w:cs="Arial"/>
                <w:sz w:val="28"/>
                <w:szCs w:val="28"/>
                <w:lang w:val="en-US"/>
              </w:rPr>
            </w:pPr>
          </w:p>
        </w:tc>
        <w:tc>
          <w:tcPr>
            <w:tcW w:w="1439" w:type="dxa"/>
          </w:tcPr>
          <w:p w:rsidR="00874DAA" w:rsidRPr="00AC1FC0" w:rsidRDefault="00874DAA" w:rsidP="006C5205">
            <w:pPr>
              <w:pStyle w:val="ListParagraph"/>
              <w:ind w:left="0"/>
              <w:jc w:val="center"/>
              <w:rPr>
                <w:rFonts w:ascii="Arial" w:hAnsi="Arial" w:cs="Arial"/>
                <w:sz w:val="28"/>
                <w:szCs w:val="28"/>
              </w:rPr>
            </w:pPr>
            <w:r w:rsidRPr="00AC1FC0">
              <w:rPr>
                <w:rFonts w:ascii="Arial" w:hAnsi="Arial" w:cs="Arial"/>
                <w:sz w:val="28"/>
                <w:szCs w:val="28"/>
              </w:rPr>
              <w:t>X</w:t>
            </w:r>
          </w:p>
        </w:tc>
      </w:tr>
      <w:tr w:rsidR="00874DAA" w:rsidTr="00886449">
        <w:trPr>
          <w:jc w:val="center"/>
        </w:trPr>
        <w:tc>
          <w:tcPr>
            <w:tcW w:w="901" w:type="dxa"/>
          </w:tcPr>
          <w:p w:rsidR="00874DAA" w:rsidRPr="00BD20AF" w:rsidRDefault="00BD20AF" w:rsidP="006C5205">
            <w:pPr>
              <w:pStyle w:val="ListParagraph"/>
              <w:ind w:left="0"/>
              <w:jc w:val="center"/>
              <w:rPr>
                <w:rFonts w:ascii="Arial" w:hAnsi="Arial" w:cs="Arial"/>
                <w:sz w:val="28"/>
                <w:szCs w:val="28"/>
                <w:lang w:val="en-US"/>
              </w:rPr>
            </w:pPr>
            <w:r>
              <w:rPr>
                <w:rFonts w:ascii="Arial" w:hAnsi="Arial" w:cs="Arial"/>
                <w:sz w:val="28"/>
                <w:szCs w:val="28"/>
                <w:lang w:val="en-US"/>
              </w:rPr>
              <w:t>2</w:t>
            </w:r>
          </w:p>
        </w:tc>
        <w:tc>
          <w:tcPr>
            <w:tcW w:w="1981" w:type="dxa"/>
          </w:tcPr>
          <w:p w:rsidR="00874DAA" w:rsidRPr="00874DAA" w:rsidRDefault="00BD20AF" w:rsidP="006C5205">
            <w:pPr>
              <w:pStyle w:val="ListParagraph"/>
              <w:ind w:left="0"/>
              <w:rPr>
                <w:rFonts w:ascii="Arial" w:hAnsi="Arial" w:cs="Arial"/>
                <w:sz w:val="28"/>
                <w:szCs w:val="28"/>
                <w:lang w:val="en-US"/>
              </w:rPr>
            </w:pPr>
            <w:r>
              <w:rPr>
                <w:rFonts w:ascii="Arial" w:hAnsi="Arial" w:cs="Arial"/>
                <w:sz w:val="28"/>
                <w:szCs w:val="28"/>
                <w:lang w:val="en-US"/>
              </w:rPr>
              <w:t>Bình luận</w:t>
            </w:r>
          </w:p>
        </w:tc>
        <w:tc>
          <w:tcPr>
            <w:tcW w:w="1438" w:type="dxa"/>
          </w:tcPr>
          <w:p w:rsidR="00874DAA" w:rsidRPr="00BD20AF" w:rsidRDefault="00BD20AF" w:rsidP="006C5205">
            <w:pPr>
              <w:pStyle w:val="ListParagraph"/>
              <w:ind w:left="0"/>
              <w:jc w:val="center"/>
              <w:rPr>
                <w:rFonts w:ascii="Arial" w:hAnsi="Arial" w:cs="Arial"/>
                <w:sz w:val="28"/>
                <w:szCs w:val="28"/>
                <w:lang w:val="en-US"/>
              </w:rPr>
            </w:pPr>
            <w:r>
              <w:rPr>
                <w:rFonts w:ascii="Arial" w:hAnsi="Arial" w:cs="Arial"/>
                <w:sz w:val="28"/>
                <w:szCs w:val="28"/>
                <w:lang w:val="en-US"/>
              </w:rPr>
              <w:t>X</w:t>
            </w:r>
          </w:p>
        </w:tc>
        <w:tc>
          <w:tcPr>
            <w:tcW w:w="1438" w:type="dxa"/>
          </w:tcPr>
          <w:p w:rsidR="00874DAA" w:rsidRPr="00AC1FC0" w:rsidRDefault="00874DAA" w:rsidP="006C5205">
            <w:pPr>
              <w:pStyle w:val="ListParagraph"/>
              <w:ind w:left="0"/>
              <w:jc w:val="center"/>
              <w:rPr>
                <w:rFonts w:ascii="Arial" w:hAnsi="Arial" w:cs="Arial"/>
                <w:sz w:val="28"/>
                <w:szCs w:val="28"/>
              </w:rPr>
            </w:pPr>
          </w:p>
        </w:tc>
        <w:tc>
          <w:tcPr>
            <w:tcW w:w="1439" w:type="dxa"/>
          </w:tcPr>
          <w:p w:rsidR="00874DAA" w:rsidRPr="00AC1FC0" w:rsidRDefault="00874DAA" w:rsidP="006C5205">
            <w:pPr>
              <w:pStyle w:val="ListParagraph"/>
              <w:ind w:left="0"/>
              <w:jc w:val="center"/>
              <w:rPr>
                <w:rFonts w:ascii="Arial" w:hAnsi="Arial" w:cs="Arial"/>
                <w:sz w:val="28"/>
                <w:szCs w:val="28"/>
              </w:rPr>
            </w:pPr>
          </w:p>
        </w:tc>
        <w:tc>
          <w:tcPr>
            <w:tcW w:w="1439" w:type="dxa"/>
          </w:tcPr>
          <w:p w:rsidR="00874DAA" w:rsidRPr="00AC1FC0" w:rsidRDefault="00874DAA" w:rsidP="006C5205">
            <w:pPr>
              <w:pStyle w:val="ListParagraph"/>
              <w:ind w:left="0"/>
              <w:jc w:val="center"/>
              <w:rPr>
                <w:rFonts w:ascii="Arial" w:hAnsi="Arial" w:cs="Arial"/>
                <w:sz w:val="28"/>
                <w:szCs w:val="28"/>
              </w:rPr>
            </w:pPr>
            <w:r>
              <w:rPr>
                <w:rFonts w:ascii="Arial" w:hAnsi="Arial" w:cs="Arial"/>
                <w:sz w:val="28"/>
                <w:szCs w:val="28"/>
              </w:rPr>
              <w:t>X</w:t>
            </w:r>
          </w:p>
        </w:tc>
      </w:tr>
      <w:tr w:rsidR="00BD20AF" w:rsidTr="00886449">
        <w:trPr>
          <w:trHeight w:val="364"/>
          <w:jc w:val="center"/>
        </w:trPr>
        <w:tc>
          <w:tcPr>
            <w:tcW w:w="901" w:type="dxa"/>
          </w:tcPr>
          <w:p w:rsidR="00BD20AF" w:rsidRDefault="00BD20AF" w:rsidP="006C5205">
            <w:pPr>
              <w:pStyle w:val="ListParagraph"/>
              <w:ind w:left="0"/>
              <w:jc w:val="center"/>
              <w:rPr>
                <w:rFonts w:ascii="Arial" w:hAnsi="Arial" w:cs="Arial"/>
                <w:sz w:val="28"/>
                <w:szCs w:val="28"/>
                <w:lang w:val="en-US"/>
              </w:rPr>
            </w:pPr>
            <w:r>
              <w:rPr>
                <w:rFonts w:ascii="Arial" w:hAnsi="Arial" w:cs="Arial"/>
                <w:sz w:val="28"/>
                <w:szCs w:val="28"/>
                <w:lang w:val="en-US"/>
              </w:rPr>
              <w:t>3</w:t>
            </w:r>
          </w:p>
        </w:tc>
        <w:tc>
          <w:tcPr>
            <w:tcW w:w="1981" w:type="dxa"/>
          </w:tcPr>
          <w:p w:rsidR="00BD20AF" w:rsidRDefault="00BD20AF" w:rsidP="006C5205">
            <w:pPr>
              <w:pStyle w:val="ListParagraph"/>
              <w:ind w:left="0"/>
              <w:rPr>
                <w:rFonts w:ascii="Arial" w:hAnsi="Arial" w:cs="Arial"/>
                <w:sz w:val="28"/>
                <w:szCs w:val="28"/>
                <w:lang w:val="en-US"/>
              </w:rPr>
            </w:pPr>
            <w:r>
              <w:rPr>
                <w:rFonts w:ascii="Arial" w:hAnsi="Arial" w:cs="Arial"/>
                <w:sz w:val="28"/>
                <w:szCs w:val="28"/>
                <w:lang w:val="en-US"/>
              </w:rPr>
              <w:t>Nhà trọ</w:t>
            </w:r>
          </w:p>
        </w:tc>
        <w:tc>
          <w:tcPr>
            <w:tcW w:w="1438" w:type="dxa"/>
          </w:tcPr>
          <w:p w:rsidR="00BD20AF" w:rsidRPr="00AC1FC0" w:rsidRDefault="00BD20AF" w:rsidP="006C5205">
            <w:pPr>
              <w:pStyle w:val="ListParagraph"/>
              <w:ind w:left="0"/>
              <w:jc w:val="center"/>
              <w:rPr>
                <w:rFonts w:ascii="Arial" w:hAnsi="Arial" w:cs="Arial"/>
                <w:sz w:val="28"/>
                <w:szCs w:val="28"/>
              </w:rPr>
            </w:pPr>
          </w:p>
        </w:tc>
        <w:tc>
          <w:tcPr>
            <w:tcW w:w="1438" w:type="dxa"/>
          </w:tcPr>
          <w:p w:rsidR="00BD20AF" w:rsidRPr="00AC1FC0" w:rsidRDefault="00BD20AF" w:rsidP="006C5205">
            <w:pPr>
              <w:pStyle w:val="ListParagraph"/>
              <w:ind w:left="0"/>
              <w:jc w:val="center"/>
              <w:rPr>
                <w:rFonts w:ascii="Arial" w:hAnsi="Arial" w:cs="Arial"/>
                <w:sz w:val="28"/>
                <w:szCs w:val="28"/>
              </w:rPr>
            </w:pPr>
          </w:p>
        </w:tc>
        <w:tc>
          <w:tcPr>
            <w:tcW w:w="1439" w:type="dxa"/>
          </w:tcPr>
          <w:p w:rsidR="00BD20AF" w:rsidRPr="00AC1FC0" w:rsidRDefault="00BD20AF" w:rsidP="006C5205">
            <w:pPr>
              <w:pStyle w:val="ListParagraph"/>
              <w:ind w:left="0"/>
              <w:jc w:val="center"/>
              <w:rPr>
                <w:rFonts w:ascii="Arial" w:hAnsi="Arial" w:cs="Arial"/>
                <w:sz w:val="28"/>
                <w:szCs w:val="28"/>
              </w:rPr>
            </w:pPr>
          </w:p>
        </w:tc>
        <w:tc>
          <w:tcPr>
            <w:tcW w:w="1439" w:type="dxa"/>
          </w:tcPr>
          <w:p w:rsidR="00BD20AF" w:rsidRPr="00BD20AF" w:rsidRDefault="00BD20AF" w:rsidP="006C5205">
            <w:pPr>
              <w:pStyle w:val="ListParagraph"/>
              <w:ind w:left="0"/>
              <w:jc w:val="center"/>
              <w:rPr>
                <w:rFonts w:ascii="Arial" w:hAnsi="Arial" w:cs="Arial"/>
                <w:sz w:val="28"/>
                <w:szCs w:val="28"/>
                <w:lang w:val="en-US"/>
              </w:rPr>
            </w:pPr>
            <w:r>
              <w:rPr>
                <w:rFonts w:ascii="Arial" w:hAnsi="Arial" w:cs="Arial"/>
                <w:sz w:val="28"/>
                <w:szCs w:val="28"/>
                <w:lang w:val="en-US"/>
              </w:rPr>
              <w:t>X</w:t>
            </w:r>
          </w:p>
        </w:tc>
      </w:tr>
    </w:tbl>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p>
    <w:p w:rsidR="00A55510" w:rsidRDefault="00A55510" w:rsidP="00A210DA">
      <w:pPr>
        <w:ind w:firstLine="720"/>
        <w:rPr>
          <w:rFonts w:ascii="Times New Roman" w:eastAsia="SimSun" w:hAnsi="Times New Roman" w:cs="Times New Roman"/>
          <w:kern w:val="2"/>
          <w:sz w:val="28"/>
          <w:szCs w:val="28"/>
          <w:lang w:eastAsia="ar-SA"/>
        </w:rPr>
      </w:pPr>
      <w:r>
        <w:rPr>
          <w:rFonts w:ascii="Times New Roman" w:hAnsi="Times New Roman" w:cs="Times New Roman"/>
          <w:sz w:val="28"/>
          <w:szCs w:val="28"/>
        </w:rPr>
        <w:t>Xử lý: sơ đồ sau cho thấy hoạt động bình luận của người dùng</w:t>
      </w:r>
    </w:p>
    <w:p w:rsidR="00340B57" w:rsidRDefault="00874DAA" w:rsidP="00890005">
      <w:pPr>
        <w:pStyle w:val="ListParagraph"/>
        <w:outlineLvl w:val="1"/>
        <w:rPr>
          <w:rFonts w:ascii="Times New Roman" w:hAnsi="Times New Roman" w:cs="Times New Roman"/>
          <w:b/>
          <w:sz w:val="28"/>
          <w:szCs w:val="28"/>
        </w:rPr>
      </w:pPr>
      <w:bookmarkStart w:id="91" w:name="_Toc398323450"/>
      <w:r>
        <w:rPr>
          <w:rFonts w:ascii="Times New Roman" w:hAnsi="Times New Roman" w:cs="Times New Roman"/>
          <w:b/>
          <w:noProof/>
          <w:sz w:val="28"/>
          <w:szCs w:val="28"/>
          <w:lang w:val="en-US"/>
        </w:rPr>
        <w:drawing>
          <wp:inline distT="0" distB="0" distL="0" distR="0" wp14:anchorId="25140907" wp14:editId="0CAB0745">
            <wp:extent cx="5826760" cy="3232150"/>
            <wp:effectExtent l="0" t="0" r="2540" b="6350"/>
            <wp:docPr id="49" name="Picture 49" descr="C:\Users\Windows\Google Drive\1TAILIEUHOCTAP\1HK120142015\DB_CLPM\DB_PM\TL_TKE\THIET_KE\BinhL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Google Drive\1TAILIEUHOCTAP\1HK120142015\DB_CLPM\DB_PM\TL_TKE\THIET_KE\BinhLua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6760" cy="3232150"/>
                    </a:xfrm>
                    <a:prstGeom prst="rect">
                      <a:avLst/>
                    </a:prstGeom>
                    <a:noFill/>
                    <a:ln>
                      <a:noFill/>
                    </a:ln>
                  </pic:spPr>
                </pic:pic>
              </a:graphicData>
            </a:graphic>
          </wp:inline>
        </w:drawing>
      </w:r>
    </w:p>
    <w:p w:rsidR="00ED67D6" w:rsidRPr="00183647" w:rsidRDefault="00671085" w:rsidP="00890005">
      <w:pPr>
        <w:pStyle w:val="ListParagraph"/>
        <w:outlineLvl w:val="1"/>
        <w:rPr>
          <w:rFonts w:ascii="Times New Roman" w:hAnsi="Times New Roman" w:cs="Times New Roman"/>
          <w:b/>
          <w:sz w:val="28"/>
          <w:szCs w:val="28"/>
        </w:rPr>
      </w:pPr>
      <w:bookmarkStart w:id="92" w:name="_Toc3994558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91"/>
      <w:r w:rsidR="004D5AAE" w:rsidRPr="005F0E63">
        <w:rPr>
          <w:rFonts w:ascii="Times New Roman" w:hAnsi="Times New Roman" w:cs="Times New Roman"/>
          <w:b/>
          <w:sz w:val="28"/>
          <w:szCs w:val="28"/>
        </w:rPr>
        <w:t>quản lý bình luận</w:t>
      </w:r>
      <w:bookmarkEnd w:id="92"/>
    </w:p>
    <w:p w:rsidR="00ED79C8" w:rsidRPr="004F22F0" w:rsidRDefault="00ED79C8" w:rsidP="004F22F0">
      <w:pPr>
        <w:ind w:left="720" w:firstLine="720"/>
        <w:rPr>
          <w:rFonts w:ascii="Times New Roman" w:hAnsi="Times New Roman" w:cs="Times New Roman"/>
          <w:sz w:val="28"/>
          <w:szCs w:val="28"/>
          <w:lang w:val="en-US"/>
        </w:rPr>
      </w:pPr>
      <w:r w:rsidRPr="00183647">
        <w:rPr>
          <w:rFonts w:ascii="Times New Roman" w:hAnsi="Times New Roman" w:cs="Times New Roman"/>
          <w:sz w:val="28"/>
          <w:szCs w:val="28"/>
        </w:rPr>
        <w:t>Mụ</w:t>
      </w:r>
      <w:r w:rsidR="00C03AF4">
        <w:rPr>
          <w:rFonts w:ascii="Times New Roman" w:hAnsi="Times New Roman" w:cs="Times New Roman"/>
          <w:sz w:val="28"/>
          <w:szCs w:val="28"/>
        </w:rPr>
        <w:t>c đích:</w:t>
      </w:r>
      <w:r w:rsidR="00C03AF4">
        <w:rPr>
          <w:rFonts w:ascii="Times New Roman" w:hAnsi="Times New Roman" w:cs="Times New Roman"/>
          <w:sz w:val="28"/>
          <w:szCs w:val="28"/>
          <w:lang w:val="en-US"/>
        </w:rPr>
        <w:t xml:space="preserve"> </w:t>
      </w:r>
      <w:r w:rsidR="001E6AB1">
        <w:rPr>
          <w:rFonts w:ascii="Times New Roman" w:hAnsi="Times New Roman" w:cs="Times New Roman"/>
          <w:sz w:val="28"/>
          <w:szCs w:val="28"/>
          <w:lang w:val="en-US"/>
        </w:rPr>
        <w:t>G</w:t>
      </w:r>
      <w:r w:rsidRPr="00183647">
        <w:rPr>
          <w:rFonts w:ascii="Times New Roman" w:hAnsi="Times New Roman" w:cs="Times New Roman"/>
          <w:sz w:val="28"/>
          <w:szCs w:val="28"/>
        </w:rPr>
        <w:t>iúp người dùng có thể xem các bình luận của hệ thống, xóa các bình luận xấu trong hệ thống</w:t>
      </w:r>
    </w:p>
    <w:p w:rsidR="00ED79C8" w:rsidRPr="00C74A40" w:rsidRDefault="00ED79C8" w:rsidP="003E5854">
      <w:pPr>
        <w:ind w:firstLine="720"/>
        <w:rPr>
          <w:rFonts w:ascii="Times New Roman" w:hAnsi="Times New Roman" w:cs="Times New Roman"/>
          <w:sz w:val="28"/>
          <w:szCs w:val="28"/>
          <w:lang w:val="en-US"/>
        </w:rPr>
      </w:pPr>
      <w:r w:rsidRPr="00C74A40">
        <w:rPr>
          <w:rFonts w:ascii="Times New Roman" w:hAnsi="Times New Roman" w:cs="Times New Roman"/>
          <w:noProof/>
          <w:sz w:val="28"/>
          <w:szCs w:val="28"/>
          <w:lang w:val="en-US"/>
        </w:rPr>
        <w:lastRenderedPageBreak/>
        <w:drawing>
          <wp:anchor distT="0" distB="0" distL="114300" distR="114300" simplePos="0" relativeHeight="251728384" behindDoc="0" locked="0" layoutInCell="1" allowOverlap="1">
            <wp:simplePos x="0" y="0"/>
            <wp:positionH relativeFrom="column">
              <wp:posOffset>-727710</wp:posOffset>
            </wp:positionH>
            <wp:positionV relativeFrom="paragraph">
              <wp:posOffset>323215</wp:posOffset>
            </wp:positionV>
            <wp:extent cx="7112000" cy="22028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7">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anchor>
        </w:drawing>
      </w:r>
      <w:r w:rsidRPr="00C74A40">
        <w:rPr>
          <w:rFonts w:ascii="Times New Roman" w:hAnsi="Times New Roman" w:cs="Times New Roman"/>
          <w:sz w:val="28"/>
          <w:szCs w:val="28"/>
          <w:lang w:val="en-US"/>
        </w:rPr>
        <w:t>Giao diện</w:t>
      </w:r>
      <w:r w:rsidR="00E53409">
        <w:rPr>
          <w:rFonts w:ascii="Times New Roman" w:hAnsi="Times New Roman" w:cs="Times New Roman"/>
          <w:sz w:val="28"/>
          <w:szCs w:val="28"/>
          <w:lang w:val="en-US"/>
        </w:rPr>
        <w:t>:</w:t>
      </w:r>
    </w:p>
    <w:p w:rsidR="00ED79C8" w:rsidRDefault="00ED79C8" w:rsidP="00ED79C8">
      <w:pPr>
        <w:rPr>
          <w:lang w:val="en-US"/>
        </w:rPr>
      </w:pPr>
    </w:p>
    <w:p w:rsidR="00ED79C8" w:rsidRDefault="00ED79C8" w:rsidP="00ED79C8">
      <w:pPr>
        <w:rPr>
          <w:lang w:val="en-US"/>
        </w:rPr>
      </w:pPr>
    </w:p>
    <w:p w:rsidR="00ED79C8" w:rsidRDefault="00ED79C8" w:rsidP="00ED79C8">
      <w:pPr>
        <w:pStyle w:val="ListParagraph"/>
        <w:rPr>
          <w:rFonts w:ascii="Arial" w:hAnsi="Arial" w:cs="Arial"/>
          <w:sz w:val="28"/>
          <w:szCs w:val="28"/>
        </w:rPr>
      </w:pPr>
      <w:r w:rsidRPr="00B244F3">
        <w:rPr>
          <w:rFonts w:ascii="Arial" w:hAnsi="Arial" w:cs="Arial"/>
          <w:sz w:val="28"/>
          <w:szCs w:val="28"/>
        </w:rPr>
        <w:t xml:space="preserve"> Các thành phần trong giao diện:</w:t>
      </w:r>
    </w:p>
    <w:p w:rsidR="00ED79C8" w:rsidRDefault="00ED79C8" w:rsidP="00ED79C8">
      <w:pPr>
        <w:pStyle w:val="ListParagraph"/>
        <w:rPr>
          <w:rFonts w:ascii="Arial" w:hAnsi="Arial" w:cs="Arial"/>
          <w:sz w:val="32"/>
          <w:szCs w:val="28"/>
        </w:rPr>
      </w:pPr>
    </w:p>
    <w:tbl>
      <w:tblPr>
        <w:tblStyle w:val="TableGrid"/>
        <w:tblW w:w="8905" w:type="dxa"/>
        <w:jc w:val="center"/>
        <w:tblLook w:val="04A0" w:firstRow="1" w:lastRow="0" w:firstColumn="1" w:lastColumn="0" w:noHBand="0" w:noVBand="1"/>
      </w:tblPr>
      <w:tblGrid>
        <w:gridCol w:w="1165"/>
        <w:gridCol w:w="2340"/>
        <w:gridCol w:w="1655"/>
        <w:gridCol w:w="3745"/>
      </w:tblGrid>
      <w:tr w:rsidR="00ED79C8" w:rsidRPr="00B244F3" w:rsidTr="00CA7864">
        <w:trPr>
          <w:jc w:val="center"/>
        </w:trPr>
        <w:tc>
          <w:tcPr>
            <w:tcW w:w="116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65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74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B244F3" w:rsidTr="00CA7864">
        <w:trPr>
          <w:jc w:val="center"/>
        </w:trPr>
        <w:tc>
          <w:tcPr>
            <w:tcW w:w="1165" w:type="dxa"/>
          </w:tcPr>
          <w:p w:rsidR="00ED79C8" w:rsidRPr="00B244F3" w:rsidRDefault="00ED79C8" w:rsidP="00CA7864">
            <w:pPr>
              <w:pStyle w:val="ListParagraph"/>
              <w:ind w:left="0"/>
              <w:jc w:val="center"/>
              <w:rPr>
                <w:rFonts w:ascii="Arial" w:hAnsi="Arial" w:cs="Arial"/>
                <w:sz w:val="28"/>
                <w:szCs w:val="28"/>
              </w:rPr>
            </w:pPr>
            <w:r>
              <w:rPr>
                <w:rFonts w:ascii="Arial" w:hAnsi="Arial" w:cs="Arial"/>
                <w:sz w:val="28"/>
                <w:szCs w:val="28"/>
              </w:rPr>
              <w:t>1</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Combobox</w:t>
            </w:r>
          </w:p>
        </w:tc>
        <w:tc>
          <w:tcPr>
            <w:tcW w:w="1655" w:type="dxa"/>
          </w:tcPr>
          <w:p w:rsidR="00ED79C8" w:rsidRPr="00B244F3" w:rsidRDefault="00ED79C8" w:rsidP="00CA7864">
            <w:pPr>
              <w:pStyle w:val="ListParagraph"/>
              <w:ind w:left="0"/>
              <w:jc w:val="center"/>
              <w:rPr>
                <w:rFonts w:ascii="Arial" w:hAnsi="Arial" w:cs="Arial"/>
                <w:sz w:val="28"/>
                <w:szCs w:val="28"/>
              </w:rPr>
            </w:pPr>
            <w:r>
              <w:rPr>
                <w:rFonts w:ascii="Arial" w:hAnsi="Arial" w:cs="Arial"/>
                <w:sz w:val="28"/>
                <w:szCs w:val="28"/>
              </w:rPr>
              <w:t>10</w:t>
            </w:r>
          </w:p>
        </w:tc>
        <w:tc>
          <w:tcPr>
            <w:tcW w:w="3745"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Hiển thị số dòng trên 1 trang</w:t>
            </w:r>
          </w:p>
        </w:tc>
      </w:tr>
      <w:tr w:rsidR="00ED79C8" w:rsidRPr="00B244F3" w:rsidTr="00CA7864">
        <w:trPr>
          <w:jc w:val="center"/>
        </w:trPr>
        <w:tc>
          <w:tcPr>
            <w:tcW w:w="1165" w:type="dxa"/>
          </w:tcPr>
          <w:p w:rsidR="00ED79C8" w:rsidRPr="00610611" w:rsidRDefault="00ED79C8" w:rsidP="00CA7864">
            <w:pPr>
              <w:pStyle w:val="ListParagraph"/>
              <w:ind w:left="0"/>
              <w:jc w:val="center"/>
              <w:rPr>
                <w:rFonts w:ascii="Arial" w:hAnsi="Arial" w:cs="Arial"/>
                <w:sz w:val="28"/>
                <w:szCs w:val="28"/>
              </w:rPr>
            </w:pPr>
            <w:r>
              <w:rPr>
                <w:rFonts w:ascii="Arial" w:hAnsi="Arial" w:cs="Arial"/>
                <w:sz w:val="28"/>
                <w:szCs w:val="28"/>
              </w:rPr>
              <w:t>2</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Textbox</w:t>
            </w:r>
          </w:p>
        </w:tc>
        <w:tc>
          <w:tcPr>
            <w:tcW w:w="1655" w:type="dxa"/>
          </w:tcPr>
          <w:p w:rsidR="00ED79C8" w:rsidRDefault="00ED79C8" w:rsidP="00CA7864">
            <w:pPr>
              <w:pStyle w:val="ListParagraph"/>
              <w:ind w:left="0"/>
              <w:jc w:val="center"/>
              <w:rPr>
                <w:rFonts w:ascii="Arial" w:hAnsi="Arial" w:cs="Arial"/>
                <w:sz w:val="28"/>
                <w:szCs w:val="28"/>
              </w:rPr>
            </w:pPr>
          </w:p>
        </w:tc>
        <w:tc>
          <w:tcPr>
            <w:tcW w:w="3745" w:type="dxa"/>
          </w:tcPr>
          <w:p w:rsidR="00ED79C8" w:rsidRDefault="00ED79C8" w:rsidP="009F6587">
            <w:pPr>
              <w:pStyle w:val="ListParagraph"/>
              <w:ind w:left="0"/>
              <w:rPr>
                <w:rFonts w:ascii="Arial" w:hAnsi="Arial" w:cs="Arial"/>
                <w:sz w:val="28"/>
                <w:szCs w:val="28"/>
              </w:rPr>
            </w:pPr>
            <w:r>
              <w:rPr>
                <w:rFonts w:ascii="Arial" w:hAnsi="Arial" w:cs="Arial"/>
                <w:sz w:val="28"/>
                <w:szCs w:val="28"/>
              </w:rPr>
              <w:t>Nhập thông tin tìm kiếm</w:t>
            </w:r>
          </w:p>
        </w:tc>
      </w:tr>
      <w:tr w:rsidR="00ED79C8" w:rsidRPr="00B244F3" w:rsidTr="00CA7864">
        <w:trPr>
          <w:jc w:val="center"/>
        </w:trPr>
        <w:tc>
          <w:tcPr>
            <w:tcW w:w="1165" w:type="dxa"/>
          </w:tcPr>
          <w:p w:rsidR="00ED79C8" w:rsidRPr="002E7992" w:rsidRDefault="00ED79C8" w:rsidP="00CA7864">
            <w:pPr>
              <w:pStyle w:val="ListParagraph"/>
              <w:ind w:left="0"/>
              <w:jc w:val="center"/>
              <w:rPr>
                <w:rFonts w:ascii="Arial" w:hAnsi="Arial" w:cs="Arial"/>
                <w:sz w:val="28"/>
                <w:szCs w:val="28"/>
              </w:rPr>
            </w:pPr>
            <w:r>
              <w:rPr>
                <w:rFonts w:ascii="Arial" w:hAnsi="Arial" w:cs="Arial"/>
                <w:sz w:val="28"/>
                <w:szCs w:val="28"/>
              </w:rPr>
              <w:t>3</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1655" w:type="dxa"/>
          </w:tcPr>
          <w:p w:rsidR="00ED79C8" w:rsidRDefault="00ED79C8" w:rsidP="00CA7864">
            <w:pPr>
              <w:pStyle w:val="ListParagraph"/>
              <w:ind w:left="0"/>
              <w:jc w:val="center"/>
              <w:rPr>
                <w:rFonts w:ascii="Arial" w:hAnsi="Arial" w:cs="Arial"/>
                <w:sz w:val="28"/>
                <w:szCs w:val="28"/>
              </w:rPr>
            </w:pPr>
          </w:p>
        </w:tc>
        <w:tc>
          <w:tcPr>
            <w:tcW w:w="3745"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w:t>
            </w:r>
          </w:p>
        </w:tc>
      </w:tr>
      <w:tr w:rsidR="00ED79C8" w:rsidRPr="00B244F3" w:rsidTr="00CA7864">
        <w:trPr>
          <w:jc w:val="center"/>
        </w:trPr>
        <w:tc>
          <w:tcPr>
            <w:tcW w:w="1165" w:type="dxa"/>
          </w:tcPr>
          <w:p w:rsidR="00ED79C8" w:rsidRPr="002E7992" w:rsidRDefault="00ED79C8" w:rsidP="00CA7864">
            <w:pPr>
              <w:pStyle w:val="ListParagraph"/>
              <w:ind w:left="0"/>
              <w:jc w:val="center"/>
              <w:rPr>
                <w:rFonts w:ascii="Arial" w:hAnsi="Arial" w:cs="Arial"/>
                <w:sz w:val="28"/>
                <w:szCs w:val="28"/>
              </w:rPr>
            </w:pPr>
            <w:r>
              <w:rPr>
                <w:rFonts w:ascii="Arial" w:hAnsi="Arial" w:cs="Arial"/>
                <w:sz w:val="28"/>
                <w:szCs w:val="28"/>
              </w:rPr>
              <w:t>4</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1655" w:type="dxa"/>
          </w:tcPr>
          <w:p w:rsidR="00ED79C8" w:rsidRDefault="00ED79C8" w:rsidP="00CA7864">
            <w:pPr>
              <w:pStyle w:val="ListParagraph"/>
              <w:ind w:left="0"/>
              <w:jc w:val="center"/>
              <w:rPr>
                <w:rFonts w:ascii="Arial" w:hAnsi="Arial" w:cs="Arial"/>
                <w:sz w:val="28"/>
                <w:szCs w:val="28"/>
              </w:rPr>
            </w:pPr>
          </w:p>
        </w:tc>
        <w:tc>
          <w:tcPr>
            <w:tcW w:w="3745"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ED79C8" w:rsidRPr="00B244F3" w:rsidTr="00CA7864">
        <w:trPr>
          <w:jc w:val="center"/>
        </w:trPr>
        <w:tc>
          <w:tcPr>
            <w:tcW w:w="1165" w:type="dxa"/>
          </w:tcPr>
          <w:p w:rsidR="00ED79C8" w:rsidRDefault="00ED79C8" w:rsidP="00CA7864">
            <w:pPr>
              <w:pStyle w:val="ListParagraph"/>
              <w:ind w:left="0"/>
              <w:jc w:val="center"/>
              <w:rPr>
                <w:rFonts w:ascii="Arial" w:hAnsi="Arial" w:cs="Arial"/>
                <w:sz w:val="28"/>
                <w:szCs w:val="28"/>
              </w:rPr>
            </w:pPr>
            <w:r>
              <w:rPr>
                <w:rFonts w:ascii="Arial" w:hAnsi="Arial" w:cs="Arial"/>
                <w:sz w:val="28"/>
                <w:szCs w:val="28"/>
              </w:rPr>
              <w:t>5</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1655" w:type="dxa"/>
          </w:tcPr>
          <w:p w:rsidR="00ED79C8" w:rsidRDefault="00ED79C8" w:rsidP="00CA7864">
            <w:pPr>
              <w:pStyle w:val="ListParagraph"/>
              <w:ind w:left="0"/>
              <w:jc w:val="center"/>
              <w:rPr>
                <w:rFonts w:ascii="Arial" w:hAnsi="Arial" w:cs="Arial"/>
                <w:sz w:val="28"/>
                <w:szCs w:val="28"/>
              </w:rPr>
            </w:pPr>
          </w:p>
        </w:tc>
        <w:tc>
          <w:tcPr>
            <w:tcW w:w="3745"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tài khoản bình luận</w:t>
            </w:r>
          </w:p>
        </w:tc>
      </w:tr>
      <w:tr w:rsidR="00ED79C8" w:rsidRPr="00B244F3" w:rsidTr="00CA7864">
        <w:trPr>
          <w:jc w:val="center"/>
        </w:trPr>
        <w:tc>
          <w:tcPr>
            <w:tcW w:w="1165" w:type="dxa"/>
          </w:tcPr>
          <w:p w:rsidR="00ED79C8" w:rsidRPr="002E7992" w:rsidRDefault="00ED79C8" w:rsidP="00CA7864">
            <w:pPr>
              <w:pStyle w:val="ListParagraph"/>
              <w:ind w:left="0"/>
              <w:jc w:val="center"/>
              <w:rPr>
                <w:rFonts w:ascii="Arial" w:hAnsi="Arial" w:cs="Arial"/>
                <w:sz w:val="28"/>
                <w:szCs w:val="28"/>
              </w:rPr>
            </w:pPr>
            <w:r>
              <w:rPr>
                <w:rFonts w:ascii="Arial" w:hAnsi="Arial" w:cs="Arial"/>
                <w:sz w:val="28"/>
                <w:szCs w:val="28"/>
              </w:rPr>
              <w:t>6</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1655" w:type="dxa"/>
          </w:tcPr>
          <w:p w:rsidR="00ED79C8" w:rsidRDefault="00ED79C8" w:rsidP="00CA7864">
            <w:pPr>
              <w:pStyle w:val="ListParagraph"/>
              <w:ind w:left="0"/>
              <w:jc w:val="center"/>
              <w:rPr>
                <w:rFonts w:ascii="Arial" w:hAnsi="Arial" w:cs="Arial"/>
                <w:sz w:val="28"/>
                <w:szCs w:val="28"/>
              </w:rPr>
            </w:pPr>
          </w:p>
        </w:tc>
        <w:tc>
          <w:tcPr>
            <w:tcW w:w="3745"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ED79C8" w:rsidRPr="00B244F3" w:rsidTr="00CA7864">
        <w:trPr>
          <w:jc w:val="center"/>
        </w:trPr>
        <w:tc>
          <w:tcPr>
            <w:tcW w:w="1165" w:type="dxa"/>
          </w:tcPr>
          <w:p w:rsidR="00ED79C8" w:rsidRPr="002E7992" w:rsidRDefault="00ED79C8" w:rsidP="00CA7864">
            <w:pPr>
              <w:pStyle w:val="ListParagraph"/>
              <w:ind w:left="0"/>
              <w:jc w:val="center"/>
              <w:rPr>
                <w:rFonts w:ascii="Arial" w:hAnsi="Arial" w:cs="Arial"/>
                <w:sz w:val="28"/>
                <w:szCs w:val="28"/>
              </w:rPr>
            </w:pPr>
            <w:r>
              <w:rPr>
                <w:rFonts w:ascii="Arial" w:hAnsi="Arial" w:cs="Arial"/>
                <w:sz w:val="28"/>
                <w:szCs w:val="28"/>
              </w:rPr>
              <w:t>7</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1655" w:type="dxa"/>
          </w:tcPr>
          <w:p w:rsidR="00ED79C8" w:rsidRDefault="00ED79C8" w:rsidP="00CA7864">
            <w:pPr>
              <w:pStyle w:val="ListParagraph"/>
              <w:ind w:left="0"/>
              <w:jc w:val="center"/>
              <w:rPr>
                <w:rFonts w:ascii="Arial" w:hAnsi="Arial" w:cs="Arial"/>
                <w:sz w:val="28"/>
                <w:szCs w:val="28"/>
              </w:rPr>
            </w:pPr>
          </w:p>
        </w:tc>
        <w:tc>
          <w:tcPr>
            <w:tcW w:w="3745"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thời gian được bình luận</w:t>
            </w:r>
          </w:p>
        </w:tc>
      </w:tr>
      <w:tr w:rsidR="00ED79C8" w:rsidRPr="00B244F3" w:rsidTr="00CA7864">
        <w:trPr>
          <w:jc w:val="center"/>
        </w:trPr>
        <w:tc>
          <w:tcPr>
            <w:tcW w:w="1165" w:type="dxa"/>
          </w:tcPr>
          <w:p w:rsidR="00ED79C8" w:rsidRPr="002E7992" w:rsidRDefault="00ED79C8" w:rsidP="00CA7864">
            <w:pPr>
              <w:pStyle w:val="ListParagraph"/>
              <w:ind w:left="0"/>
              <w:jc w:val="center"/>
              <w:rPr>
                <w:rFonts w:ascii="Arial" w:hAnsi="Arial" w:cs="Arial"/>
                <w:sz w:val="28"/>
                <w:szCs w:val="28"/>
              </w:rPr>
            </w:pPr>
            <w:r>
              <w:rPr>
                <w:rFonts w:ascii="Arial" w:hAnsi="Arial" w:cs="Arial"/>
                <w:sz w:val="28"/>
                <w:szCs w:val="28"/>
              </w:rPr>
              <w:t>8</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1655" w:type="dxa"/>
          </w:tcPr>
          <w:p w:rsidR="00ED79C8" w:rsidRDefault="00ED79C8" w:rsidP="00CA7864">
            <w:pPr>
              <w:pStyle w:val="ListParagraph"/>
              <w:ind w:left="0"/>
              <w:jc w:val="center"/>
              <w:rPr>
                <w:rFonts w:ascii="Arial" w:hAnsi="Arial" w:cs="Arial"/>
                <w:sz w:val="28"/>
                <w:szCs w:val="28"/>
              </w:rPr>
            </w:pPr>
          </w:p>
        </w:tc>
        <w:tc>
          <w:tcPr>
            <w:tcW w:w="3745"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nội dung của bình luận</w:t>
            </w:r>
          </w:p>
        </w:tc>
      </w:tr>
      <w:tr w:rsidR="00ED79C8" w:rsidRPr="00B244F3" w:rsidTr="00CA7864">
        <w:trPr>
          <w:jc w:val="center"/>
        </w:trPr>
        <w:tc>
          <w:tcPr>
            <w:tcW w:w="1165" w:type="dxa"/>
          </w:tcPr>
          <w:p w:rsidR="00ED79C8" w:rsidRPr="002E7992" w:rsidRDefault="00ED79C8" w:rsidP="00CA7864">
            <w:pPr>
              <w:pStyle w:val="ListParagraph"/>
              <w:ind w:left="0"/>
              <w:jc w:val="center"/>
              <w:rPr>
                <w:rFonts w:ascii="Arial" w:hAnsi="Arial" w:cs="Arial"/>
                <w:sz w:val="28"/>
                <w:szCs w:val="28"/>
              </w:rPr>
            </w:pPr>
            <w:r>
              <w:rPr>
                <w:rFonts w:ascii="Arial" w:hAnsi="Arial" w:cs="Arial"/>
                <w:sz w:val="28"/>
                <w:szCs w:val="28"/>
              </w:rPr>
              <w:t>9</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Integer</w:t>
            </w:r>
          </w:p>
        </w:tc>
        <w:tc>
          <w:tcPr>
            <w:tcW w:w="1655" w:type="dxa"/>
          </w:tcPr>
          <w:p w:rsidR="00ED79C8" w:rsidRDefault="00ED79C8" w:rsidP="00CA7864">
            <w:pPr>
              <w:pStyle w:val="ListParagraph"/>
              <w:ind w:left="0"/>
              <w:jc w:val="center"/>
              <w:rPr>
                <w:rFonts w:ascii="Arial" w:hAnsi="Arial" w:cs="Arial"/>
                <w:sz w:val="28"/>
                <w:szCs w:val="28"/>
              </w:rPr>
            </w:pPr>
          </w:p>
        </w:tc>
        <w:tc>
          <w:tcPr>
            <w:tcW w:w="3745"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số lần bị báo vi phạm</w:t>
            </w:r>
          </w:p>
        </w:tc>
      </w:tr>
      <w:tr w:rsidR="00ED79C8" w:rsidRPr="00B244F3" w:rsidTr="00CA7864">
        <w:trPr>
          <w:jc w:val="center"/>
        </w:trPr>
        <w:tc>
          <w:tcPr>
            <w:tcW w:w="1165" w:type="dxa"/>
          </w:tcPr>
          <w:p w:rsidR="00ED79C8" w:rsidRDefault="00ED79C8" w:rsidP="00CA7864">
            <w:pPr>
              <w:pStyle w:val="ListParagraph"/>
              <w:ind w:left="0"/>
              <w:jc w:val="center"/>
              <w:rPr>
                <w:rFonts w:ascii="Arial" w:hAnsi="Arial" w:cs="Arial"/>
                <w:sz w:val="28"/>
                <w:szCs w:val="28"/>
              </w:rPr>
            </w:pPr>
            <w:r>
              <w:rPr>
                <w:rFonts w:ascii="Arial" w:hAnsi="Arial" w:cs="Arial"/>
                <w:sz w:val="28"/>
                <w:szCs w:val="28"/>
              </w:rPr>
              <w:t>10</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1655" w:type="dxa"/>
          </w:tcPr>
          <w:p w:rsidR="00ED79C8" w:rsidRDefault="00ED79C8" w:rsidP="00CA7864">
            <w:pPr>
              <w:pStyle w:val="ListParagraph"/>
              <w:ind w:left="0"/>
              <w:jc w:val="center"/>
              <w:rPr>
                <w:rFonts w:ascii="Arial" w:hAnsi="Arial" w:cs="Arial"/>
                <w:sz w:val="28"/>
                <w:szCs w:val="28"/>
              </w:rPr>
            </w:pPr>
          </w:p>
        </w:tc>
        <w:tc>
          <w:tcPr>
            <w:tcW w:w="3745"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ED79C8" w:rsidRPr="00B244F3" w:rsidTr="00CA7864">
        <w:trPr>
          <w:jc w:val="center"/>
        </w:trPr>
        <w:tc>
          <w:tcPr>
            <w:tcW w:w="1165" w:type="dxa"/>
          </w:tcPr>
          <w:p w:rsidR="00ED79C8" w:rsidRPr="002E7992" w:rsidRDefault="00ED79C8" w:rsidP="00CA7864">
            <w:pPr>
              <w:pStyle w:val="ListParagraph"/>
              <w:ind w:left="0"/>
              <w:jc w:val="center"/>
              <w:rPr>
                <w:rFonts w:ascii="Arial" w:hAnsi="Arial" w:cs="Arial"/>
                <w:sz w:val="28"/>
                <w:szCs w:val="28"/>
              </w:rPr>
            </w:pPr>
            <w:r>
              <w:rPr>
                <w:rFonts w:ascii="Arial" w:hAnsi="Arial" w:cs="Arial"/>
                <w:sz w:val="28"/>
                <w:szCs w:val="28"/>
              </w:rPr>
              <w:t>11</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1655" w:type="dxa"/>
          </w:tcPr>
          <w:p w:rsidR="00ED79C8" w:rsidRDefault="00ED79C8" w:rsidP="00CA7864">
            <w:pPr>
              <w:pStyle w:val="ListParagraph"/>
              <w:ind w:left="0"/>
              <w:jc w:val="center"/>
              <w:rPr>
                <w:rFonts w:ascii="Arial" w:hAnsi="Arial" w:cs="Arial"/>
                <w:sz w:val="28"/>
                <w:szCs w:val="28"/>
              </w:rPr>
            </w:pPr>
          </w:p>
        </w:tc>
        <w:tc>
          <w:tcPr>
            <w:tcW w:w="3745" w:type="dxa"/>
          </w:tcPr>
          <w:p w:rsidR="00ED79C8" w:rsidRDefault="00ED79C8" w:rsidP="009F6587">
            <w:pPr>
              <w:pStyle w:val="ListParagraph"/>
              <w:ind w:left="0"/>
              <w:rPr>
                <w:rFonts w:ascii="Arial" w:hAnsi="Arial" w:cs="Arial"/>
                <w:sz w:val="28"/>
                <w:szCs w:val="28"/>
              </w:rPr>
            </w:pPr>
            <w:r>
              <w:rPr>
                <w:rFonts w:ascii="Arial" w:hAnsi="Arial" w:cs="Arial"/>
                <w:sz w:val="28"/>
                <w:szCs w:val="28"/>
              </w:rPr>
              <w:t>Dùng để xóa bình luận</w:t>
            </w:r>
          </w:p>
        </w:tc>
      </w:tr>
    </w:tbl>
    <w:p w:rsidR="00ED79C8" w:rsidRPr="007E1E9A" w:rsidRDefault="00ED79C8" w:rsidP="007E1E9A">
      <w:pPr>
        <w:ind w:firstLine="720"/>
        <w:rPr>
          <w:rFonts w:ascii="Arial" w:hAnsi="Arial" w:cs="Arial"/>
          <w:sz w:val="28"/>
          <w:szCs w:val="28"/>
        </w:rPr>
      </w:pPr>
      <w:r w:rsidRPr="007E1E9A">
        <w:rPr>
          <w:rFonts w:ascii="Arial" w:hAnsi="Arial" w:cs="Arial"/>
          <w:sz w:val="28"/>
          <w:szCs w:val="28"/>
        </w:rPr>
        <w:t>Giao diện xác nhận xóa thông báo:</w:t>
      </w:r>
    </w:p>
    <w:p w:rsidR="00ED79C8" w:rsidRPr="00467CEE" w:rsidRDefault="00ED79C8" w:rsidP="00ED79C8">
      <w:pPr>
        <w:pStyle w:val="ListParagraph"/>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noProof/>
          <w:sz w:val="28"/>
          <w:szCs w:val="28"/>
          <w:lang w:val="en-US"/>
        </w:rPr>
        <w:drawing>
          <wp:inline distT="0" distB="0" distL="0" distR="0">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48">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ED79C8" w:rsidRDefault="00ED79C8" w:rsidP="00ED79C8">
      <w:pPr>
        <w:pStyle w:val="ListParagraph"/>
        <w:rPr>
          <w:rFonts w:ascii="Arial" w:hAnsi="Arial" w:cs="Arial"/>
          <w:sz w:val="28"/>
          <w:szCs w:val="28"/>
        </w:rPr>
      </w:pPr>
    </w:p>
    <w:p w:rsidR="00ED79C8" w:rsidRPr="001B18FD" w:rsidRDefault="00ED79C8" w:rsidP="001B18FD">
      <w:pPr>
        <w:ind w:firstLine="720"/>
        <w:rPr>
          <w:rFonts w:ascii="Arial" w:hAnsi="Arial" w:cs="Arial"/>
          <w:sz w:val="28"/>
          <w:szCs w:val="28"/>
          <w:lang w:val="en-US"/>
        </w:rPr>
      </w:pPr>
      <w:r w:rsidRPr="001B18FD">
        <w:rPr>
          <w:rFonts w:ascii="Arial" w:hAnsi="Arial" w:cs="Arial"/>
          <w:sz w:val="28"/>
          <w:szCs w:val="28"/>
          <w:lang w:val="en-US"/>
        </w:rPr>
        <w:t>Các thành phần trong giao diện</w:t>
      </w:r>
    </w:p>
    <w:p w:rsidR="00ED79C8" w:rsidRPr="00467CEE" w:rsidRDefault="00ED79C8" w:rsidP="00ED79C8">
      <w:pPr>
        <w:pStyle w:val="ListParagraph"/>
        <w:ind w:left="1080"/>
        <w:rPr>
          <w:rFonts w:ascii="Arial" w:hAnsi="Arial" w:cs="Arial"/>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ED79C8" w:rsidRPr="00B244F3" w:rsidTr="009F6587">
        <w:tc>
          <w:tcPr>
            <w:tcW w:w="223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DA259B" w:rsidTr="009F6587">
        <w:tc>
          <w:tcPr>
            <w:tcW w:w="2230"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Ok</w:t>
            </w:r>
          </w:p>
        </w:tc>
        <w:tc>
          <w:tcPr>
            <w:tcW w:w="1571"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ED79C8" w:rsidRPr="00DA259B" w:rsidTr="009F6587">
        <w:tc>
          <w:tcPr>
            <w:tcW w:w="2230"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w:t>
            </w:r>
          </w:p>
        </w:tc>
        <w:tc>
          <w:tcPr>
            <w:tcW w:w="1571"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 thao tác xóa</w:t>
            </w:r>
          </w:p>
        </w:tc>
      </w:tr>
    </w:tbl>
    <w:p w:rsidR="00ED79C8" w:rsidRPr="006B5FE6" w:rsidRDefault="00ED79C8" w:rsidP="00ED79C8">
      <w:pPr>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sz w:val="28"/>
          <w:szCs w:val="28"/>
        </w:rPr>
        <w:t>Dữ liệu được sử dụng:</w:t>
      </w:r>
    </w:p>
    <w:p w:rsidR="00ED79C8" w:rsidRDefault="00ED79C8" w:rsidP="00ED79C8">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D79C8" w:rsidTr="009F6587">
        <w:tc>
          <w:tcPr>
            <w:tcW w:w="895" w:type="dxa"/>
            <w:vMerge w:val="restart"/>
          </w:tcPr>
          <w:p w:rsidR="00ED79C8" w:rsidRDefault="00ED79C8" w:rsidP="00603457">
            <w:pPr>
              <w:pStyle w:val="ListParagraph"/>
              <w:ind w:left="0"/>
              <w:jc w:val="center"/>
              <w:rPr>
                <w:rFonts w:ascii="Arial" w:hAnsi="Arial" w:cs="Arial"/>
                <w:sz w:val="28"/>
                <w:szCs w:val="28"/>
              </w:rPr>
            </w:pPr>
            <w:r>
              <w:rPr>
                <w:rFonts w:ascii="Arial" w:hAnsi="Arial" w:cs="Arial"/>
                <w:sz w:val="28"/>
                <w:szCs w:val="28"/>
              </w:rPr>
              <w:t>STT</w:t>
            </w:r>
          </w:p>
        </w:tc>
        <w:tc>
          <w:tcPr>
            <w:tcW w:w="1981"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ED79C8" w:rsidRDefault="00ED79C8" w:rsidP="009F6587">
            <w:pPr>
              <w:pStyle w:val="ListParagraph"/>
              <w:ind w:left="0"/>
              <w:jc w:val="center"/>
              <w:rPr>
                <w:rFonts w:ascii="Arial" w:hAnsi="Arial" w:cs="Arial"/>
                <w:sz w:val="28"/>
                <w:szCs w:val="28"/>
              </w:rPr>
            </w:pPr>
            <w:r>
              <w:rPr>
                <w:rFonts w:ascii="Arial" w:hAnsi="Arial" w:cs="Arial"/>
                <w:sz w:val="28"/>
                <w:szCs w:val="28"/>
              </w:rPr>
              <w:t>Phương thức</w:t>
            </w:r>
          </w:p>
        </w:tc>
      </w:tr>
      <w:tr w:rsidR="00ED79C8" w:rsidTr="009F6587">
        <w:tc>
          <w:tcPr>
            <w:tcW w:w="895" w:type="dxa"/>
            <w:vMerge/>
          </w:tcPr>
          <w:p w:rsidR="00ED79C8" w:rsidRDefault="00ED79C8" w:rsidP="00603457">
            <w:pPr>
              <w:pStyle w:val="ListParagraph"/>
              <w:ind w:left="0"/>
              <w:jc w:val="center"/>
              <w:rPr>
                <w:rFonts w:ascii="Arial" w:hAnsi="Arial" w:cs="Arial"/>
                <w:sz w:val="28"/>
                <w:szCs w:val="28"/>
              </w:rPr>
            </w:pPr>
          </w:p>
        </w:tc>
        <w:tc>
          <w:tcPr>
            <w:tcW w:w="1981" w:type="dxa"/>
            <w:vMerge/>
          </w:tcPr>
          <w:p w:rsidR="00ED79C8" w:rsidRDefault="00ED79C8" w:rsidP="009F6587">
            <w:pPr>
              <w:pStyle w:val="ListParagraph"/>
              <w:ind w:left="0"/>
              <w:rPr>
                <w:rFonts w:ascii="Arial" w:hAnsi="Arial" w:cs="Arial"/>
                <w:sz w:val="28"/>
                <w:szCs w:val="28"/>
              </w:rPr>
            </w:pPr>
          </w:p>
        </w:tc>
        <w:tc>
          <w:tcPr>
            <w:tcW w:w="1438" w:type="dxa"/>
          </w:tcPr>
          <w:p w:rsidR="00ED79C8" w:rsidRDefault="00ED79C8" w:rsidP="00603457">
            <w:pPr>
              <w:pStyle w:val="ListParagraph"/>
              <w:ind w:left="0"/>
              <w:jc w:val="center"/>
              <w:rPr>
                <w:rFonts w:ascii="Arial" w:hAnsi="Arial" w:cs="Arial"/>
                <w:sz w:val="28"/>
                <w:szCs w:val="28"/>
              </w:rPr>
            </w:pPr>
            <w:r>
              <w:rPr>
                <w:rFonts w:ascii="Arial" w:hAnsi="Arial" w:cs="Arial"/>
                <w:sz w:val="28"/>
                <w:szCs w:val="28"/>
              </w:rPr>
              <w:t>Thêm</w:t>
            </w:r>
          </w:p>
        </w:tc>
        <w:tc>
          <w:tcPr>
            <w:tcW w:w="1438" w:type="dxa"/>
          </w:tcPr>
          <w:p w:rsidR="00ED79C8" w:rsidRDefault="00ED79C8" w:rsidP="00603457">
            <w:pPr>
              <w:pStyle w:val="ListParagraph"/>
              <w:ind w:left="0"/>
              <w:jc w:val="center"/>
              <w:rPr>
                <w:rFonts w:ascii="Arial" w:hAnsi="Arial" w:cs="Arial"/>
                <w:sz w:val="28"/>
                <w:szCs w:val="28"/>
              </w:rPr>
            </w:pPr>
            <w:r>
              <w:rPr>
                <w:rFonts w:ascii="Arial" w:hAnsi="Arial" w:cs="Arial"/>
                <w:sz w:val="28"/>
                <w:szCs w:val="28"/>
              </w:rPr>
              <w:t>Sửa</w:t>
            </w:r>
          </w:p>
        </w:tc>
        <w:tc>
          <w:tcPr>
            <w:tcW w:w="1439" w:type="dxa"/>
          </w:tcPr>
          <w:p w:rsidR="00ED79C8" w:rsidRDefault="00ED79C8" w:rsidP="00603457">
            <w:pPr>
              <w:pStyle w:val="ListParagraph"/>
              <w:ind w:left="0"/>
              <w:jc w:val="center"/>
              <w:rPr>
                <w:rFonts w:ascii="Arial" w:hAnsi="Arial" w:cs="Arial"/>
                <w:sz w:val="28"/>
                <w:szCs w:val="28"/>
              </w:rPr>
            </w:pPr>
            <w:r>
              <w:rPr>
                <w:rFonts w:ascii="Arial" w:hAnsi="Arial" w:cs="Arial"/>
                <w:sz w:val="28"/>
                <w:szCs w:val="28"/>
              </w:rPr>
              <w:t>Xoá</w:t>
            </w:r>
          </w:p>
        </w:tc>
        <w:tc>
          <w:tcPr>
            <w:tcW w:w="1439" w:type="dxa"/>
          </w:tcPr>
          <w:p w:rsidR="00ED79C8" w:rsidRDefault="00ED79C8" w:rsidP="00603457">
            <w:pPr>
              <w:pStyle w:val="ListParagraph"/>
              <w:ind w:left="0"/>
              <w:jc w:val="center"/>
              <w:rPr>
                <w:rFonts w:ascii="Arial" w:hAnsi="Arial" w:cs="Arial"/>
                <w:sz w:val="28"/>
                <w:szCs w:val="28"/>
              </w:rPr>
            </w:pPr>
            <w:r>
              <w:rPr>
                <w:rFonts w:ascii="Arial" w:hAnsi="Arial" w:cs="Arial"/>
                <w:sz w:val="28"/>
                <w:szCs w:val="28"/>
              </w:rPr>
              <w:t>Truy vấn</w:t>
            </w:r>
          </w:p>
        </w:tc>
      </w:tr>
      <w:tr w:rsidR="00ED79C8" w:rsidTr="009F6587">
        <w:tc>
          <w:tcPr>
            <w:tcW w:w="895" w:type="dxa"/>
          </w:tcPr>
          <w:p w:rsidR="00ED79C8" w:rsidRDefault="00ED79C8" w:rsidP="00603457">
            <w:pPr>
              <w:pStyle w:val="ListParagraph"/>
              <w:ind w:left="0"/>
              <w:jc w:val="center"/>
              <w:rPr>
                <w:rFonts w:ascii="Arial" w:hAnsi="Arial" w:cs="Arial"/>
                <w:sz w:val="28"/>
                <w:szCs w:val="28"/>
              </w:rPr>
            </w:pPr>
            <w:r>
              <w:rPr>
                <w:rFonts w:ascii="Arial" w:hAnsi="Arial" w:cs="Arial"/>
                <w:sz w:val="28"/>
                <w:szCs w:val="28"/>
              </w:rPr>
              <w:t>1</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Bình luận</w:t>
            </w:r>
          </w:p>
        </w:tc>
        <w:tc>
          <w:tcPr>
            <w:tcW w:w="1438" w:type="dxa"/>
          </w:tcPr>
          <w:p w:rsidR="00ED79C8" w:rsidRDefault="00ED79C8" w:rsidP="00603457">
            <w:pPr>
              <w:pStyle w:val="ListParagraph"/>
              <w:ind w:left="0"/>
              <w:jc w:val="center"/>
              <w:rPr>
                <w:rFonts w:ascii="Arial" w:hAnsi="Arial" w:cs="Arial"/>
                <w:sz w:val="28"/>
                <w:szCs w:val="28"/>
              </w:rPr>
            </w:pPr>
          </w:p>
        </w:tc>
        <w:tc>
          <w:tcPr>
            <w:tcW w:w="1438" w:type="dxa"/>
          </w:tcPr>
          <w:p w:rsidR="00ED79C8" w:rsidRDefault="00ED79C8" w:rsidP="00603457">
            <w:pPr>
              <w:pStyle w:val="ListParagraph"/>
              <w:ind w:left="0"/>
              <w:jc w:val="center"/>
              <w:rPr>
                <w:rFonts w:ascii="Arial" w:hAnsi="Arial" w:cs="Arial"/>
                <w:sz w:val="28"/>
                <w:szCs w:val="28"/>
              </w:rPr>
            </w:pPr>
          </w:p>
        </w:tc>
        <w:tc>
          <w:tcPr>
            <w:tcW w:w="1439" w:type="dxa"/>
          </w:tcPr>
          <w:p w:rsidR="00ED79C8" w:rsidRDefault="00ED79C8" w:rsidP="00603457">
            <w:pPr>
              <w:pStyle w:val="ListParagraph"/>
              <w:ind w:left="0"/>
              <w:jc w:val="center"/>
              <w:rPr>
                <w:rFonts w:ascii="Arial" w:hAnsi="Arial" w:cs="Arial"/>
                <w:sz w:val="28"/>
                <w:szCs w:val="28"/>
              </w:rPr>
            </w:pPr>
            <w:r>
              <w:rPr>
                <w:rFonts w:ascii="Arial" w:hAnsi="Arial" w:cs="Arial"/>
                <w:sz w:val="28"/>
                <w:szCs w:val="28"/>
              </w:rPr>
              <w:t>X</w:t>
            </w:r>
          </w:p>
        </w:tc>
        <w:tc>
          <w:tcPr>
            <w:tcW w:w="1439" w:type="dxa"/>
          </w:tcPr>
          <w:p w:rsidR="00ED79C8" w:rsidRDefault="00ED79C8" w:rsidP="00603457">
            <w:pPr>
              <w:pStyle w:val="ListParagraph"/>
              <w:ind w:left="0"/>
              <w:jc w:val="center"/>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603457">
            <w:pPr>
              <w:pStyle w:val="ListParagraph"/>
              <w:ind w:left="0"/>
              <w:jc w:val="center"/>
              <w:rPr>
                <w:rFonts w:ascii="Arial" w:hAnsi="Arial" w:cs="Arial"/>
                <w:sz w:val="28"/>
                <w:szCs w:val="28"/>
              </w:rPr>
            </w:pPr>
            <w:r>
              <w:rPr>
                <w:rFonts w:ascii="Arial" w:hAnsi="Arial" w:cs="Arial"/>
                <w:sz w:val="28"/>
                <w:szCs w:val="28"/>
              </w:rPr>
              <w:t>2</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Tài khoản</w:t>
            </w:r>
          </w:p>
        </w:tc>
        <w:tc>
          <w:tcPr>
            <w:tcW w:w="1438" w:type="dxa"/>
          </w:tcPr>
          <w:p w:rsidR="00ED79C8" w:rsidRDefault="00ED79C8" w:rsidP="00603457">
            <w:pPr>
              <w:pStyle w:val="ListParagraph"/>
              <w:ind w:left="0"/>
              <w:jc w:val="center"/>
              <w:rPr>
                <w:rFonts w:ascii="Arial" w:hAnsi="Arial" w:cs="Arial"/>
                <w:sz w:val="28"/>
                <w:szCs w:val="28"/>
              </w:rPr>
            </w:pPr>
          </w:p>
        </w:tc>
        <w:tc>
          <w:tcPr>
            <w:tcW w:w="1438" w:type="dxa"/>
          </w:tcPr>
          <w:p w:rsidR="00ED79C8" w:rsidRDefault="00ED79C8" w:rsidP="00603457">
            <w:pPr>
              <w:pStyle w:val="ListParagraph"/>
              <w:ind w:left="0"/>
              <w:jc w:val="center"/>
              <w:rPr>
                <w:rFonts w:ascii="Arial" w:hAnsi="Arial" w:cs="Arial"/>
                <w:sz w:val="28"/>
                <w:szCs w:val="28"/>
              </w:rPr>
            </w:pPr>
          </w:p>
        </w:tc>
        <w:tc>
          <w:tcPr>
            <w:tcW w:w="1439" w:type="dxa"/>
          </w:tcPr>
          <w:p w:rsidR="00ED79C8" w:rsidRDefault="00ED79C8" w:rsidP="00603457">
            <w:pPr>
              <w:pStyle w:val="ListParagraph"/>
              <w:ind w:left="0"/>
              <w:jc w:val="center"/>
              <w:rPr>
                <w:rFonts w:ascii="Arial" w:hAnsi="Arial" w:cs="Arial"/>
                <w:sz w:val="28"/>
                <w:szCs w:val="28"/>
              </w:rPr>
            </w:pPr>
          </w:p>
        </w:tc>
        <w:tc>
          <w:tcPr>
            <w:tcW w:w="1439" w:type="dxa"/>
          </w:tcPr>
          <w:p w:rsidR="00ED79C8" w:rsidRDefault="00ED79C8" w:rsidP="00603457">
            <w:pPr>
              <w:pStyle w:val="ListParagraph"/>
              <w:ind w:left="0"/>
              <w:jc w:val="center"/>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603457">
            <w:pPr>
              <w:pStyle w:val="ListParagraph"/>
              <w:ind w:left="0"/>
              <w:jc w:val="center"/>
              <w:rPr>
                <w:rFonts w:ascii="Arial" w:hAnsi="Arial" w:cs="Arial"/>
                <w:sz w:val="28"/>
                <w:szCs w:val="28"/>
              </w:rPr>
            </w:pPr>
            <w:r>
              <w:rPr>
                <w:rFonts w:ascii="Arial" w:hAnsi="Arial" w:cs="Arial"/>
                <w:sz w:val="28"/>
                <w:szCs w:val="28"/>
              </w:rPr>
              <w:t>3</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Nhà trọ</w:t>
            </w:r>
          </w:p>
        </w:tc>
        <w:tc>
          <w:tcPr>
            <w:tcW w:w="1438" w:type="dxa"/>
          </w:tcPr>
          <w:p w:rsidR="00ED79C8" w:rsidRDefault="00ED79C8" w:rsidP="00603457">
            <w:pPr>
              <w:pStyle w:val="ListParagraph"/>
              <w:ind w:left="0"/>
              <w:jc w:val="center"/>
              <w:rPr>
                <w:rFonts w:ascii="Arial" w:hAnsi="Arial" w:cs="Arial"/>
                <w:sz w:val="28"/>
                <w:szCs w:val="28"/>
              </w:rPr>
            </w:pPr>
          </w:p>
        </w:tc>
        <w:tc>
          <w:tcPr>
            <w:tcW w:w="1438" w:type="dxa"/>
          </w:tcPr>
          <w:p w:rsidR="00ED79C8" w:rsidRDefault="00ED79C8" w:rsidP="00603457">
            <w:pPr>
              <w:pStyle w:val="ListParagraph"/>
              <w:ind w:left="0"/>
              <w:jc w:val="center"/>
              <w:rPr>
                <w:rFonts w:ascii="Arial" w:hAnsi="Arial" w:cs="Arial"/>
                <w:sz w:val="28"/>
                <w:szCs w:val="28"/>
              </w:rPr>
            </w:pPr>
          </w:p>
        </w:tc>
        <w:tc>
          <w:tcPr>
            <w:tcW w:w="1439" w:type="dxa"/>
          </w:tcPr>
          <w:p w:rsidR="00ED79C8" w:rsidRDefault="00ED79C8" w:rsidP="00603457">
            <w:pPr>
              <w:pStyle w:val="ListParagraph"/>
              <w:ind w:left="0"/>
              <w:jc w:val="center"/>
              <w:rPr>
                <w:rFonts w:ascii="Arial" w:hAnsi="Arial" w:cs="Arial"/>
                <w:sz w:val="28"/>
                <w:szCs w:val="28"/>
              </w:rPr>
            </w:pPr>
          </w:p>
        </w:tc>
        <w:tc>
          <w:tcPr>
            <w:tcW w:w="1439" w:type="dxa"/>
          </w:tcPr>
          <w:p w:rsidR="00ED79C8" w:rsidRDefault="00ED79C8" w:rsidP="00603457">
            <w:pPr>
              <w:pStyle w:val="ListParagraph"/>
              <w:ind w:left="0"/>
              <w:jc w:val="center"/>
              <w:rPr>
                <w:rFonts w:ascii="Arial" w:hAnsi="Arial" w:cs="Arial"/>
                <w:sz w:val="28"/>
                <w:szCs w:val="28"/>
              </w:rPr>
            </w:pPr>
            <w:r>
              <w:rPr>
                <w:rFonts w:ascii="Arial" w:hAnsi="Arial" w:cs="Arial"/>
                <w:sz w:val="28"/>
                <w:szCs w:val="28"/>
              </w:rPr>
              <w:t>x</w:t>
            </w:r>
          </w:p>
        </w:tc>
      </w:tr>
    </w:tbl>
    <w:p w:rsidR="00ED79C8" w:rsidRDefault="00ED79C8" w:rsidP="00ED79C8"/>
    <w:p w:rsidR="00ED79C8" w:rsidRPr="0024363F" w:rsidRDefault="00ED79C8" w:rsidP="00ED79C8">
      <w:pPr>
        <w:rPr>
          <w:rFonts w:ascii="Times New Roman" w:hAnsi="Times New Roman" w:cs="Times New Roman"/>
          <w:sz w:val="28"/>
          <w:szCs w:val="28"/>
        </w:rPr>
      </w:pPr>
    </w:p>
    <w:p w:rsidR="00ED79C8" w:rsidRPr="0024363F" w:rsidRDefault="00ED79C8" w:rsidP="00ED79C8">
      <w:pPr>
        <w:rPr>
          <w:rFonts w:ascii="Times New Roman" w:hAnsi="Times New Roman" w:cs="Times New Roman"/>
          <w:sz w:val="28"/>
          <w:szCs w:val="28"/>
          <w:lang w:val="en-US"/>
        </w:rPr>
      </w:pPr>
      <w:r w:rsidRPr="0024363F">
        <w:rPr>
          <w:rFonts w:ascii="Times New Roman" w:hAnsi="Times New Roman" w:cs="Times New Roman"/>
          <w:sz w:val="28"/>
          <w:szCs w:val="28"/>
          <w:lang w:val="en-US"/>
        </w:rPr>
        <w:t xml:space="preserve">Sơ đồ xử </w:t>
      </w:r>
      <w:r w:rsidR="004C66A3" w:rsidRPr="0024363F">
        <w:rPr>
          <w:rFonts w:ascii="Times New Roman" w:hAnsi="Times New Roman" w:cs="Times New Roman"/>
          <w:sz w:val="28"/>
          <w:szCs w:val="28"/>
          <w:lang w:val="en-US"/>
        </w:rPr>
        <w:t>lý</w:t>
      </w:r>
      <w:r w:rsidR="0024363F">
        <w:rPr>
          <w:rFonts w:ascii="Times New Roman" w:hAnsi="Times New Roman" w:cs="Times New Roman"/>
          <w:sz w:val="28"/>
          <w:szCs w:val="28"/>
          <w:lang w:val="en-US"/>
        </w:rPr>
        <w:t>:</w:t>
      </w:r>
    </w:p>
    <w:p w:rsidR="00ED79C8" w:rsidRPr="004352D6" w:rsidRDefault="00ED79C8" w:rsidP="00ED79C8">
      <w:pPr>
        <w:rPr>
          <w:lang w:val="en-US"/>
        </w:rPr>
      </w:pPr>
      <w:r>
        <w:rPr>
          <w:noProof/>
          <w:lang w:val="en-US"/>
        </w:rPr>
        <w:lastRenderedPageBreak/>
        <w:drawing>
          <wp:inline distT="0" distB="0" distL="0" distR="0">
            <wp:extent cx="4238625" cy="705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9">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ED79C8" w:rsidRPr="00ED79C8" w:rsidRDefault="00ED79C8" w:rsidP="00890005">
      <w:pPr>
        <w:pStyle w:val="ListParagraph"/>
        <w:outlineLvl w:val="1"/>
        <w:rPr>
          <w:ins w:id="93" w:author="ChiTam" w:date="2014-09-10T22:51:00Z"/>
          <w:rFonts w:ascii="Times New Roman" w:hAnsi="Times New Roman" w:cs="Times New Roman"/>
          <w:b/>
          <w:sz w:val="28"/>
          <w:szCs w:val="28"/>
          <w:lang w:val="en-US"/>
        </w:rPr>
      </w:pPr>
    </w:p>
    <w:p w:rsidR="00DC5F51" w:rsidRDefault="00241EA4">
      <w:pPr>
        <w:pStyle w:val="ListParagraph"/>
        <w:outlineLvl w:val="1"/>
        <w:rPr>
          <w:rFonts w:ascii="Times New Roman" w:hAnsi="Times New Roman" w:cs="Times New Roman"/>
          <w:b/>
          <w:sz w:val="28"/>
          <w:szCs w:val="28"/>
          <w:lang w:val="en-US"/>
        </w:rPr>
        <w:pPrChange w:id="94" w:author="theirs" w:date="2014-09-10T22:51:00Z">
          <w:pPr>
            <w:pStyle w:val="ListParagraph"/>
          </w:pPr>
        </w:pPrChange>
      </w:pPr>
      <w:bookmarkStart w:id="95" w:name="_Toc398323453"/>
      <w:bookmarkStart w:id="96" w:name="_Toc399455851"/>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95"/>
      <w:r w:rsidR="00890005" w:rsidRPr="005F0E63">
        <w:rPr>
          <w:rFonts w:ascii="Times New Roman" w:hAnsi="Times New Roman" w:cs="Times New Roman"/>
          <w:b/>
          <w:sz w:val="28"/>
          <w:szCs w:val="28"/>
        </w:rPr>
        <w:t>đăng tin</w:t>
      </w:r>
      <w:bookmarkEnd w:id="96"/>
    </w:p>
    <w:p w:rsidR="009F04AB" w:rsidRDefault="009F04AB" w:rsidP="009F04AB">
      <w:pPr>
        <w:ind w:firstLine="720"/>
        <w:rPr>
          <w:sz w:val="28"/>
          <w:szCs w:val="28"/>
        </w:rPr>
      </w:pPr>
      <w:r>
        <w:rPr>
          <w:sz w:val="28"/>
          <w:szCs w:val="28"/>
        </w:rPr>
        <w:lastRenderedPageBreak/>
        <w:t>-</w:t>
      </w:r>
      <w:r>
        <w:rPr>
          <w:sz w:val="28"/>
          <w:szCs w:val="28"/>
          <w:lang w:val="en-US"/>
        </w:rPr>
        <w:t xml:space="preserve"> </w:t>
      </w:r>
      <w:r>
        <w:rPr>
          <w:sz w:val="28"/>
          <w:szCs w:val="28"/>
        </w:rPr>
        <w:t>Mục đích: giúp cho người quản trị hế thống duyệt những tin phù hợp và xóa những tin không phù hợp.</w:t>
      </w:r>
      <w:r>
        <w:rPr>
          <w:sz w:val="28"/>
          <w:szCs w:val="28"/>
        </w:rPr>
        <w:br/>
      </w:r>
      <w:r>
        <w:rPr>
          <w:sz w:val="28"/>
          <w:szCs w:val="28"/>
          <w:lang w:val="en-US"/>
        </w:rPr>
        <w:t xml:space="preserve">           </w:t>
      </w:r>
      <w:r>
        <w:rPr>
          <w:sz w:val="28"/>
          <w:szCs w:val="28"/>
        </w:rPr>
        <w:t>-</w:t>
      </w:r>
      <w:r>
        <w:rPr>
          <w:sz w:val="28"/>
          <w:szCs w:val="28"/>
          <w:lang w:val="en-US"/>
        </w:rPr>
        <w:t xml:space="preserve"> </w:t>
      </w:r>
      <w:r>
        <w:rPr>
          <w:sz w:val="28"/>
          <w:szCs w:val="28"/>
        </w:rPr>
        <w:t>Giao diện:</w:t>
      </w:r>
    </w:p>
    <w:p w:rsidR="009F04AB" w:rsidRDefault="009F04AB" w:rsidP="00261B0A">
      <w:pPr>
        <w:jc w:val="center"/>
        <w:rPr>
          <w:sz w:val="28"/>
          <w:szCs w:val="28"/>
        </w:rPr>
      </w:pPr>
      <w:r>
        <w:rPr>
          <w:sz w:val="28"/>
          <w:szCs w:val="28"/>
        </w:rPr>
        <w:t>Giao diện quản lý đăng tin của Người quản trị</w:t>
      </w:r>
    </w:p>
    <w:p w:rsidR="009F04AB" w:rsidRDefault="009F04AB" w:rsidP="009F04AB">
      <w:pPr>
        <w:rPr>
          <w:rFonts w:ascii="Times New Roman" w:hAnsi="Times New Roman" w:cs="Times New Roman"/>
          <w:sz w:val="28"/>
          <w:szCs w:val="28"/>
        </w:rPr>
      </w:pPr>
      <w:r>
        <w:rPr>
          <w:noProof/>
          <w:sz w:val="28"/>
          <w:szCs w:val="28"/>
          <w:lang w:val="en-US"/>
        </w:rPr>
        <w:drawing>
          <wp:inline distT="0" distB="0" distL="0" distR="0">
            <wp:extent cx="5937250" cy="3026410"/>
            <wp:effectExtent l="0" t="0" r="0" b="0"/>
            <wp:docPr id="32" name="Picture 32"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 ly dang tin - admi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3026410"/>
                    </a:xfrm>
                    <a:prstGeom prst="rect">
                      <a:avLst/>
                    </a:prstGeom>
                    <a:noFill/>
                    <a:ln>
                      <a:noFill/>
                    </a:ln>
                  </pic:spPr>
                </pic:pic>
              </a:graphicData>
            </a:graphic>
          </wp:inline>
        </w:drawing>
      </w:r>
      <w:r>
        <w:rPr>
          <w:sz w:val="28"/>
          <w:szCs w:val="28"/>
        </w:rPr>
        <w:b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804"/>
        <w:gridCol w:w="1603"/>
        <w:gridCol w:w="5454"/>
      </w:tblGrid>
      <w:tr w:rsidR="009F04AB" w:rsidRPr="001443B8" w:rsidTr="00C24004">
        <w:tc>
          <w:tcPr>
            <w:tcW w:w="0" w:type="auto"/>
            <w:shd w:val="clear" w:color="auto" w:fill="BDD6EE"/>
            <w:vAlign w:val="center"/>
          </w:tcPr>
          <w:p w:rsidR="009F04AB" w:rsidRPr="00846D13" w:rsidRDefault="009F04AB" w:rsidP="00C24004">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STT</w:t>
            </w:r>
          </w:p>
        </w:tc>
        <w:tc>
          <w:tcPr>
            <w:tcW w:w="0" w:type="auto"/>
            <w:shd w:val="clear" w:color="auto" w:fill="BDD6EE"/>
            <w:vAlign w:val="center"/>
          </w:tcPr>
          <w:p w:rsidR="009F04AB" w:rsidRPr="00846D13" w:rsidRDefault="009F04AB" w:rsidP="00C24004">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Loại điều khiển</w:t>
            </w:r>
          </w:p>
        </w:tc>
        <w:tc>
          <w:tcPr>
            <w:tcW w:w="0" w:type="auto"/>
            <w:shd w:val="clear" w:color="auto" w:fill="BDD6EE"/>
            <w:vAlign w:val="center"/>
          </w:tcPr>
          <w:p w:rsidR="009F04AB" w:rsidRPr="00846D13" w:rsidRDefault="009F04AB" w:rsidP="00C24004">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Giá trị mặc định</w:t>
            </w:r>
          </w:p>
        </w:tc>
        <w:tc>
          <w:tcPr>
            <w:tcW w:w="0" w:type="auto"/>
            <w:shd w:val="clear" w:color="auto" w:fill="BDD6EE"/>
            <w:vAlign w:val="center"/>
          </w:tcPr>
          <w:p w:rsidR="009F04AB" w:rsidRPr="00846D13" w:rsidRDefault="009F04AB" w:rsidP="00C24004">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Ghi chú</w:t>
            </w:r>
          </w:p>
        </w:tc>
      </w:tr>
      <w:tr w:rsidR="009F04AB" w:rsidRPr="001443B8" w:rsidTr="00C24004">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Combobox</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lựa chọn số lượng thông tin hiện lên trên một trang</w:t>
            </w:r>
          </w:p>
        </w:tc>
      </w:tr>
      <w:tr w:rsidR="009F04AB" w:rsidRPr="001443B8" w:rsidTr="00C24004">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2</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Textbox</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nhập vào thông tin về nhà trọ muốn tìm kiếm</w:t>
            </w:r>
          </w:p>
        </w:tc>
      </w:tr>
      <w:tr w:rsidR="009F04AB" w:rsidRPr="001443B8" w:rsidTr="00C24004">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3</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Hiển thị ngày mà chủ nhà trọ đăng tin quản bá nhà trọ</w:t>
            </w:r>
          </w:p>
        </w:tc>
      </w:tr>
      <w:tr w:rsidR="009F04AB" w:rsidRPr="001443B8" w:rsidTr="00C24004">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4</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Tên tiêu đề của tin nhà trọ đã được đăng</w:t>
            </w:r>
          </w:p>
        </w:tc>
      </w:tr>
      <w:tr w:rsidR="009F04AB" w:rsidRPr="001443B8" w:rsidTr="00C24004">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5</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Hiện tên người đăng tin</w:t>
            </w:r>
          </w:p>
        </w:tc>
      </w:tr>
      <w:tr w:rsidR="009F04AB" w:rsidRPr="001443B8" w:rsidTr="00C24004">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6</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Địa chỉ của nhà trọ được đăng</w:t>
            </w:r>
          </w:p>
        </w:tc>
      </w:tr>
      <w:tr w:rsidR="009F04AB" w:rsidRPr="001443B8" w:rsidTr="00C24004">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7</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Giá của nhà trọ cho thuê</w:t>
            </w:r>
          </w:p>
        </w:tc>
      </w:tr>
      <w:tr w:rsidR="009F04AB" w:rsidRPr="001443B8" w:rsidTr="00C24004">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lastRenderedPageBreak/>
              <w:t>8</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Diện tích của nhà trọ cho thuê</w:t>
            </w:r>
          </w:p>
        </w:tc>
      </w:tr>
      <w:tr w:rsidR="009F04AB" w:rsidRPr="001443B8" w:rsidTr="00C24004">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9</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Quản trị viên tiến hành xóa những tin không phù hợp</w:t>
            </w:r>
          </w:p>
        </w:tc>
      </w:tr>
      <w:tr w:rsidR="009F04AB" w:rsidRPr="001443B8" w:rsidTr="00C24004">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10</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tiến hành duyệt tin để tin đó được đăng lên hệ thống</w:t>
            </w:r>
          </w:p>
        </w:tc>
      </w:tr>
      <w:tr w:rsidR="009F04AB" w:rsidRPr="001443B8" w:rsidTr="00C24004">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11</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chọn để chuyển trang tin.</w:t>
            </w:r>
          </w:p>
        </w:tc>
      </w:tr>
    </w:tbl>
    <w:p w:rsidR="009F04AB" w:rsidRDefault="009F04AB" w:rsidP="009F04AB">
      <w:pPr>
        <w:rPr>
          <w:rFonts w:ascii="Times New Roman" w:hAnsi="Times New Roman" w:cs="Times New Roman"/>
          <w:sz w:val="28"/>
          <w:szCs w:val="28"/>
        </w:rPr>
      </w:pPr>
    </w:p>
    <w:p w:rsidR="009F04AB" w:rsidRDefault="009F04AB" w:rsidP="009F04AB">
      <w:pPr>
        <w:jc w:val="center"/>
        <w:rPr>
          <w:rFonts w:ascii="Times New Roman" w:hAnsi="Times New Roman" w:cs="Times New Roman"/>
          <w:sz w:val="28"/>
          <w:szCs w:val="28"/>
        </w:rPr>
      </w:pPr>
      <w:r>
        <w:rPr>
          <w:rFonts w:ascii="Times New Roman" w:hAnsi="Times New Roman" w:cs="Times New Roman"/>
          <w:sz w:val="28"/>
          <w:szCs w:val="28"/>
        </w:rPr>
        <w:t>Giao diện quản lý đăng tin của chủ nhà trọ</w:t>
      </w:r>
    </w:p>
    <w:p w:rsidR="009F04AB" w:rsidRDefault="009F04AB" w:rsidP="009F04AB">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743744" behindDoc="0" locked="0" layoutInCell="1" allowOverlap="1">
            <wp:simplePos x="0" y="0"/>
            <wp:positionH relativeFrom="column">
              <wp:posOffset>0</wp:posOffset>
            </wp:positionH>
            <wp:positionV relativeFrom="paragraph">
              <wp:posOffset>0</wp:posOffset>
            </wp:positionV>
            <wp:extent cx="5938520" cy="5561965"/>
            <wp:effectExtent l="0" t="0" r="0" b="0"/>
            <wp:wrapNone/>
            <wp:docPr id="50" name="Picture 50" descr="quan ly dang tin - chu nha 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chu nha tr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8520" cy="5561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Default="009F04AB" w:rsidP="009F04AB">
      <w:pPr>
        <w:rPr>
          <w:rFonts w:ascii="Times New Roman" w:hAnsi="Times New Roman" w:cs="Times New Roman"/>
          <w:sz w:val="28"/>
          <w:szCs w:val="28"/>
        </w:rPr>
      </w:pPr>
    </w:p>
    <w:p w:rsidR="009F04AB" w:rsidRDefault="009F04AB" w:rsidP="009F04AB">
      <w:pPr>
        <w:rPr>
          <w:rFonts w:ascii="Times New Roman" w:hAnsi="Times New Roman" w:cs="Times New Roman"/>
          <w:sz w:val="28"/>
          <w:szCs w:val="28"/>
        </w:rPr>
      </w:pPr>
    </w:p>
    <w:p w:rsidR="009F04AB" w:rsidRDefault="009F04AB" w:rsidP="009F04AB">
      <w:pPr>
        <w:rPr>
          <w:rFonts w:ascii="Times New Roman" w:hAnsi="Times New Roman" w:cs="Times New Roman"/>
          <w:sz w:val="28"/>
          <w:szCs w:val="28"/>
        </w:rPr>
      </w:pPr>
    </w:p>
    <w:p w:rsidR="009F04AB" w:rsidRDefault="009F04AB" w:rsidP="009F04AB">
      <w:pPr>
        <w:jc w:val="center"/>
        <w:rPr>
          <w:rFonts w:ascii="Times New Roman" w:hAnsi="Times New Roman" w:cs="Times New Roman"/>
          <w:sz w:val="28"/>
          <w:szCs w:val="28"/>
        </w:rPr>
      </w:pPr>
      <w:r>
        <w:rPr>
          <w:rFonts w:ascii="Times New Roman" w:hAnsi="Times New Roman" w:cs="Times New Roman"/>
          <w:sz w:val="28"/>
          <w:szCs w:val="28"/>
        </w:rPr>
        <w:t>Giao diện thông báo xóa tin</w:t>
      </w:r>
    </w:p>
    <w:p w:rsidR="009F04AB" w:rsidRDefault="009F04AB" w:rsidP="009F04AB">
      <w:pPr>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3335655" cy="1326515"/>
            <wp:effectExtent l="0" t="0" r="0" b="0"/>
            <wp:docPr id="31" name="Picture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5655" cy="1326515"/>
                    </a:xfrm>
                    <a:prstGeom prst="rect">
                      <a:avLst/>
                    </a:prstGeom>
                    <a:noFill/>
                    <a:ln>
                      <a:noFill/>
                    </a:ln>
                  </pic:spPr>
                </pic:pic>
              </a:graphicData>
            </a:graphic>
          </wp:inline>
        </w:drawing>
      </w:r>
    </w:p>
    <w:p w:rsidR="009F04AB" w:rsidRDefault="009F04AB" w:rsidP="009F04AB">
      <w:pPr>
        <w:rPr>
          <w:rFonts w:ascii="Times New Roman" w:hAnsi="Times New Roman" w:cs="Times New Roman"/>
          <w:sz w:val="28"/>
          <w:szCs w:val="28"/>
        </w:rPr>
      </w:pPr>
      <w:r>
        <w:rPr>
          <w:rFonts w:ascii="Times New Roman" w:hAnsi="Times New Roman" w:cs="Times New Roman"/>
          <w:sz w:val="28"/>
          <w:szCs w:val="28"/>
        </w:rPr>
        <w:t>Các thành phần trong giao diện quản lý đăng tin của chủ nhà trọ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890"/>
        <w:gridCol w:w="1192"/>
        <w:gridCol w:w="5780"/>
      </w:tblGrid>
      <w:tr w:rsidR="009F04AB" w:rsidRPr="001443B8" w:rsidTr="00C24004">
        <w:tc>
          <w:tcPr>
            <w:tcW w:w="0" w:type="auto"/>
            <w:shd w:val="clear" w:color="auto" w:fill="BDD6EE"/>
            <w:vAlign w:val="center"/>
          </w:tcPr>
          <w:p w:rsidR="009F04AB" w:rsidRPr="00846D13" w:rsidRDefault="009F04AB" w:rsidP="00C24004">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STT</w:t>
            </w:r>
          </w:p>
        </w:tc>
        <w:tc>
          <w:tcPr>
            <w:tcW w:w="0" w:type="auto"/>
            <w:shd w:val="clear" w:color="auto" w:fill="BDD6EE"/>
            <w:vAlign w:val="center"/>
          </w:tcPr>
          <w:p w:rsidR="009F04AB" w:rsidRPr="00846D13" w:rsidRDefault="009F04AB" w:rsidP="00C24004">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Loại điều khiển</w:t>
            </w:r>
          </w:p>
        </w:tc>
        <w:tc>
          <w:tcPr>
            <w:tcW w:w="0" w:type="auto"/>
            <w:shd w:val="clear" w:color="auto" w:fill="BDD6EE"/>
            <w:vAlign w:val="center"/>
          </w:tcPr>
          <w:p w:rsidR="009F04AB" w:rsidRPr="00846D13" w:rsidRDefault="009F04AB" w:rsidP="00C24004">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Giá trị mặc định</w:t>
            </w:r>
          </w:p>
        </w:tc>
        <w:tc>
          <w:tcPr>
            <w:tcW w:w="0" w:type="auto"/>
            <w:shd w:val="clear" w:color="auto" w:fill="BDD6EE"/>
            <w:vAlign w:val="center"/>
          </w:tcPr>
          <w:p w:rsidR="009F04AB" w:rsidRPr="00846D13" w:rsidRDefault="009F04AB" w:rsidP="00C24004">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Ghi chú</w:t>
            </w:r>
          </w:p>
        </w:tc>
      </w:tr>
      <w:tr w:rsidR="009F04AB" w:rsidRPr="001443B8" w:rsidTr="00C24004">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1</w:t>
            </w: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Text và Hyperlink Text</w:t>
            </w: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Tin mà chủ nhà trọ đã đăng trên hệ thống</w:t>
            </w:r>
          </w:p>
        </w:tc>
      </w:tr>
      <w:tr w:rsidR="009F04AB" w:rsidRPr="001443B8" w:rsidTr="00C24004">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2</w:t>
            </w: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Khi người dùng muốn xóa tin đã đăng nhấn vào nút “Xóa tin” thì hệ thống sẽ hiện ra “Thông báo xóa tin” cho người dùng</w:t>
            </w:r>
          </w:p>
        </w:tc>
      </w:tr>
      <w:tr w:rsidR="009F04AB" w:rsidRPr="001443B8" w:rsidTr="00C24004">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3</w:t>
            </w: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Khi người dùng nhấn vào “Cập nhập”, hệ thống sẽ chuyễn sang trang cập nhập thông tin tin đã chọn</w:t>
            </w:r>
          </w:p>
        </w:tc>
      </w:tr>
      <w:tr w:rsidR="009F04AB" w:rsidRPr="001443B8" w:rsidTr="00C24004">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4</w:t>
            </w: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Người dùng nhấn nút “Xóa” để xác nhận xóa tin đã đăng.</w:t>
            </w:r>
          </w:p>
        </w:tc>
      </w:tr>
      <w:tr w:rsidR="009F04AB" w:rsidRPr="001443B8" w:rsidTr="00C24004">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5</w:t>
            </w: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p>
        </w:tc>
        <w:tc>
          <w:tcPr>
            <w:tcW w:w="0" w:type="auto"/>
            <w:shd w:val="clear" w:color="auto" w:fill="auto"/>
          </w:tcPr>
          <w:p w:rsidR="009F04AB" w:rsidRPr="00846D13" w:rsidRDefault="009F04AB" w:rsidP="00C24004">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Người dùng nhấn nút “Không” để hủy việc xóa tin đã chọn.</w:t>
            </w:r>
          </w:p>
        </w:tc>
      </w:tr>
    </w:tbl>
    <w:p w:rsidR="009F04AB" w:rsidRDefault="009F04AB" w:rsidP="009F04AB">
      <w:pPr>
        <w:rPr>
          <w:rFonts w:ascii="Times New Roman" w:hAnsi="Times New Roman" w:cs="Times New Roman"/>
          <w:sz w:val="28"/>
          <w:szCs w:val="28"/>
          <w:lang w:val="en-US"/>
        </w:rPr>
      </w:pPr>
    </w:p>
    <w:p w:rsidR="00336274" w:rsidRDefault="00336274" w:rsidP="00336274">
      <w:pPr>
        <w:pStyle w:val="ListParagraph"/>
        <w:rPr>
          <w:rFonts w:ascii="Arial" w:hAnsi="Arial" w:cs="Arial"/>
          <w:sz w:val="28"/>
          <w:szCs w:val="28"/>
        </w:rPr>
      </w:pPr>
      <w:r>
        <w:rPr>
          <w:rFonts w:ascii="Arial" w:hAnsi="Arial" w:cs="Arial"/>
          <w:sz w:val="28"/>
          <w:szCs w:val="28"/>
        </w:rPr>
        <w:t>Dữ liệu được sử dụng:</w:t>
      </w:r>
    </w:p>
    <w:p w:rsidR="00336274" w:rsidRDefault="00336274" w:rsidP="00336274">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06"/>
        <w:gridCol w:w="2070"/>
        <w:gridCol w:w="1438"/>
        <w:gridCol w:w="1438"/>
        <w:gridCol w:w="1439"/>
        <w:gridCol w:w="1439"/>
      </w:tblGrid>
      <w:tr w:rsidR="00336274" w:rsidTr="0082007D">
        <w:tc>
          <w:tcPr>
            <w:tcW w:w="806" w:type="dxa"/>
            <w:vMerge w:val="restart"/>
          </w:tcPr>
          <w:p w:rsidR="00336274" w:rsidRDefault="00336274" w:rsidP="00C24004">
            <w:pPr>
              <w:pStyle w:val="ListParagraph"/>
              <w:ind w:left="0"/>
              <w:rPr>
                <w:rFonts w:ascii="Arial" w:hAnsi="Arial" w:cs="Arial"/>
                <w:sz w:val="28"/>
                <w:szCs w:val="28"/>
              </w:rPr>
            </w:pPr>
            <w:r>
              <w:rPr>
                <w:rFonts w:ascii="Arial" w:hAnsi="Arial" w:cs="Arial"/>
                <w:sz w:val="28"/>
                <w:szCs w:val="28"/>
              </w:rPr>
              <w:t>STT</w:t>
            </w:r>
          </w:p>
        </w:tc>
        <w:tc>
          <w:tcPr>
            <w:tcW w:w="2070" w:type="dxa"/>
            <w:vMerge w:val="restart"/>
          </w:tcPr>
          <w:p w:rsidR="00336274" w:rsidRDefault="00336274" w:rsidP="00C24004">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336274" w:rsidRDefault="00336274" w:rsidP="00C24004">
            <w:pPr>
              <w:pStyle w:val="ListParagraph"/>
              <w:ind w:left="0"/>
              <w:jc w:val="center"/>
              <w:rPr>
                <w:rFonts w:ascii="Arial" w:hAnsi="Arial" w:cs="Arial"/>
                <w:sz w:val="28"/>
                <w:szCs w:val="28"/>
              </w:rPr>
            </w:pPr>
            <w:r>
              <w:rPr>
                <w:rFonts w:ascii="Arial" w:hAnsi="Arial" w:cs="Arial"/>
                <w:sz w:val="28"/>
                <w:szCs w:val="28"/>
              </w:rPr>
              <w:t>Phương thức</w:t>
            </w:r>
          </w:p>
        </w:tc>
      </w:tr>
      <w:tr w:rsidR="00336274" w:rsidTr="0082007D">
        <w:tc>
          <w:tcPr>
            <w:tcW w:w="806" w:type="dxa"/>
            <w:vMerge/>
          </w:tcPr>
          <w:p w:rsidR="00336274" w:rsidRDefault="00336274" w:rsidP="00C24004">
            <w:pPr>
              <w:pStyle w:val="ListParagraph"/>
              <w:ind w:left="0"/>
              <w:rPr>
                <w:rFonts w:ascii="Arial" w:hAnsi="Arial" w:cs="Arial"/>
                <w:sz w:val="28"/>
                <w:szCs w:val="28"/>
              </w:rPr>
            </w:pPr>
          </w:p>
        </w:tc>
        <w:tc>
          <w:tcPr>
            <w:tcW w:w="2070" w:type="dxa"/>
            <w:vMerge/>
          </w:tcPr>
          <w:p w:rsidR="00336274" w:rsidRDefault="00336274" w:rsidP="00C24004">
            <w:pPr>
              <w:pStyle w:val="ListParagraph"/>
              <w:ind w:left="0"/>
              <w:rPr>
                <w:rFonts w:ascii="Arial" w:hAnsi="Arial" w:cs="Arial"/>
                <w:sz w:val="28"/>
                <w:szCs w:val="28"/>
              </w:rPr>
            </w:pPr>
          </w:p>
        </w:tc>
        <w:tc>
          <w:tcPr>
            <w:tcW w:w="1438" w:type="dxa"/>
          </w:tcPr>
          <w:p w:rsidR="00336274" w:rsidRDefault="00336274" w:rsidP="00C24004">
            <w:pPr>
              <w:pStyle w:val="ListParagraph"/>
              <w:ind w:left="0"/>
              <w:rPr>
                <w:rFonts w:ascii="Arial" w:hAnsi="Arial" w:cs="Arial"/>
                <w:sz w:val="28"/>
                <w:szCs w:val="28"/>
              </w:rPr>
            </w:pPr>
            <w:r>
              <w:rPr>
                <w:rFonts w:ascii="Arial" w:hAnsi="Arial" w:cs="Arial"/>
                <w:sz w:val="28"/>
                <w:szCs w:val="28"/>
              </w:rPr>
              <w:t>Thêm</w:t>
            </w:r>
          </w:p>
        </w:tc>
        <w:tc>
          <w:tcPr>
            <w:tcW w:w="1438" w:type="dxa"/>
          </w:tcPr>
          <w:p w:rsidR="00336274" w:rsidRDefault="00336274" w:rsidP="00C24004">
            <w:pPr>
              <w:pStyle w:val="ListParagraph"/>
              <w:ind w:left="0"/>
              <w:rPr>
                <w:rFonts w:ascii="Arial" w:hAnsi="Arial" w:cs="Arial"/>
                <w:sz w:val="28"/>
                <w:szCs w:val="28"/>
              </w:rPr>
            </w:pPr>
            <w:r>
              <w:rPr>
                <w:rFonts w:ascii="Arial" w:hAnsi="Arial" w:cs="Arial"/>
                <w:sz w:val="28"/>
                <w:szCs w:val="28"/>
              </w:rPr>
              <w:t>Sửa</w:t>
            </w:r>
          </w:p>
        </w:tc>
        <w:tc>
          <w:tcPr>
            <w:tcW w:w="1439" w:type="dxa"/>
          </w:tcPr>
          <w:p w:rsidR="00336274" w:rsidRDefault="00336274" w:rsidP="00C24004">
            <w:pPr>
              <w:pStyle w:val="ListParagraph"/>
              <w:ind w:left="0"/>
              <w:rPr>
                <w:rFonts w:ascii="Arial" w:hAnsi="Arial" w:cs="Arial"/>
                <w:sz w:val="28"/>
                <w:szCs w:val="28"/>
              </w:rPr>
            </w:pPr>
            <w:r>
              <w:rPr>
                <w:rFonts w:ascii="Arial" w:hAnsi="Arial" w:cs="Arial"/>
                <w:sz w:val="28"/>
                <w:szCs w:val="28"/>
              </w:rPr>
              <w:t>Xoá</w:t>
            </w:r>
          </w:p>
        </w:tc>
        <w:tc>
          <w:tcPr>
            <w:tcW w:w="1439" w:type="dxa"/>
          </w:tcPr>
          <w:p w:rsidR="00336274" w:rsidRDefault="00336274" w:rsidP="00C24004">
            <w:pPr>
              <w:pStyle w:val="ListParagraph"/>
              <w:ind w:left="0"/>
              <w:rPr>
                <w:rFonts w:ascii="Arial" w:hAnsi="Arial" w:cs="Arial"/>
                <w:sz w:val="28"/>
                <w:szCs w:val="28"/>
              </w:rPr>
            </w:pPr>
            <w:r>
              <w:rPr>
                <w:rFonts w:ascii="Arial" w:hAnsi="Arial" w:cs="Arial"/>
                <w:sz w:val="28"/>
                <w:szCs w:val="28"/>
              </w:rPr>
              <w:t>Truy vấn</w:t>
            </w:r>
          </w:p>
        </w:tc>
      </w:tr>
      <w:tr w:rsidR="00336274" w:rsidTr="0082007D">
        <w:tc>
          <w:tcPr>
            <w:tcW w:w="806" w:type="dxa"/>
          </w:tcPr>
          <w:p w:rsidR="00336274" w:rsidRDefault="00336274" w:rsidP="0082007D">
            <w:pPr>
              <w:pStyle w:val="ListParagraph"/>
              <w:ind w:left="0"/>
              <w:jc w:val="center"/>
              <w:rPr>
                <w:rFonts w:ascii="Arial" w:hAnsi="Arial" w:cs="Arial"/>
                <w:sz w:val="28"/>
                <w:szCs w:val="28"/>
              </w:rPr>
            </w:pPr>
            <w:r>
              <w:rPr>
                <w:rFonts w:ascii="Arial" w:hAnsi="Arial" w:cs="Arial"/>
                <w:sz w:val="28"/>
                <w:szCs w:val="28"/>
              </w:rPr>
              <w:t>1</w:t>
            </w:r>
          </w:p>
        </w:tc>
        <w:tc>
          <w:tcPr>
            <w:tcW w:w="2070" w:type="dxa"/>
          </w:tcPr>
          <w:p w:rsidR="00336274" w:rsidRPr="00B177F7" w:rsidRDefault="00B177F7" w:rsidP="00C24004">
            <w:pPr>
              <w:pStyle w:val="ListParagraph"/>
              <w:ind w:left="0"/>
              <w:rPr>
                <w:rFonts w:ascii="Arial" w:hAnsi="Arial" w:cs="Arial"/>
                <w:sz w:val="28"/>
                <w:szCs w:val="28"/>
                <w:lang w:val="en-US"/>
              </w:rPr>
            </w:pPr>
            <w:r>
              <w:rPr>
                <w:rFonts w:ascii="Arial" w:hAnsi="Arial" w:cs="Arial"/>
                <w:sz w:val="28"/>
                <w:szCs w:val="28"/>
                <w:lang w:val="en-US"/>
              </w:rPr>
              <w:t>Tỉnh-Thành</w:t>
            </w:r>
          </w:p>
        </w:tc>
        <w:tc>
          <w:tcPr>
            <w:tcW w:w="1438" w:type="dxa"/>
          </w:tcPr>
          <w:p w:rsidR="00336274" w:rsidRDefault="00336274" w:rsidP="0082007D">
            <w:pPr>
              <w:pStyle w:val="ListParagraph"/>
              <w:ind w:left="0"/>
              <w:jc w:val="center"/>
              <w:rPr>
                <w:rFonts w:ascii="Arial" w:hAnsi="Arial" w:cs="Arial"/>
                <w:sz w:val="28"/>
                <w:szCs w:val="28"/>
              </w:rPr>
            </w:pPr>
          </w:p>
        </w:tc>
        <w:tc>
          <w:tcPr>
            <w:tcW w:w="1438" w:type="dxa"/>
          </w:tcPr>
          <w:p w:rsidR="00336274" w:rsidRDefault="00336274" w:rsidP="0082007D">
            <w:pPr>
              <w:pStyle w:val="ListParagraph"/>
              <w:ind w:left="0"/>
              <w:jc w:val="center"/>
              <w:rPr>
                <w:rFonts w:ascii="Arial" w:hAnsi="Arial" w:cs="Arial"/>
                <w:sz w:val="28"/>
                <w:szCs w:val="28"/>
              </w:rPr>
            </w:pPr>
          </w:p>
        </w:tc>
        <w:tc>
          <w:tcPr>
            <w:tcW w:w="1439" w:type="dxa"/>
          </w:tcPr>
          <w:p w:rsidR="00336274" w:rsidRPr="00B177F7" w:rsidRDefault="00336274" w:rsidP="0082007D">
            <w:pPr>
              <w:pStyle w:val="ListParagraph"/>
              <w:ind w:left="0"/>
              <w:jc w:val="center"/>
              <w:rPr>
                <w:rFonts w:ascii="Arial" w:hAnsi="Arial" w:cs="Arial"/>
                <w:sz w:val="28"/>
                <w:szCs w:val="28"/>
                <w:lang w:val="en-US"/>
              </w:rPr>
            </w:pPr>
          </w:p>
        </w:tc>
        <w:tc>
          <w:tcPr>
            <w:tcW w:w="1439" w:type="dxa"/>
          </w:tcPr>
          <w:p w:rsidR="00336274" w:rsidRPr="00B177F7" w:rsidRDefault="00B177F7" w:rsidP="0082007D">
            <w:pPr>
              <w:pStyle w:val="ListParagraph"/>
              <w:ind w:left="0"/>
              <w:jc w:val="center"/>
              <w:rPr>
                <w:rFonts w:ascii="Arial" w:hAnsi="Arial" w:cs="Arial"/>
                <w:sz w:val="28"/>
                <w:szCs w:val="28"/>
                <w:lang w:val="en-US"/>
              </w:rPr>
            </w:pPr>
            <w:r>
              <w:rPr>
                <w:rFonts w:ascii="Arial" w:hAnsi="Arial" w:cs="Arial"/>
                <w:sz w:val="28"/>
                <w:szCs w:val="28"/>
                <w:lang w:val="en-US"/>
              </w:rPr>
              <w:t>x</w:t>
            </w:r>
          </w:p>
        </w:tc>
      </w:tr>
      <w:tr w:rsidR="00336274" w:rsidTr="0082007D">
        <w:tc>
          <w:tcPr>
            <w:tcW w:w="806" w:type="dxa"/>
          </w:tcPr>
          <w:p w:rsidR="00336274" w:rsidRDefault="00336274" w:rsidP="0082007D">
            <w:pPr>
              <w:pStyle w:val="ListParagraph"/>
              <w:ind w:left="0"/>
              <w:jc w:val="center"/>
              <w:rPr>
                <w:rFonts w:ascii="Arial" w:hAnsi="Arial" w:cs="Arial"/>
                <w:sz w:val="28"/>
                <w:szCs w:val="28"/>
              </w:rPr>
            </w:pPr>
            <w:r>
              <w:rPr>
                <w:rFonts w:ascii="Arial" w:hAnsi="Arial" w:cs="Arial"/>
                <w:sz w:val="28"/>
                <w:szCs w:val="28"/>
              </w:rPr>
              <w:t>2</w:t>
            </w:r>
          </w:p>
        </w:tc>
        <w:tc>
          <w:tcPr>
            <w:tcW w:w="2070" w:type="dxa"/>
          </w:tcPr>
          <w:p w:rsidR="00336274" w:rsidRDefault="00336274" w:rsidP="00C24004">
            <w:pPr>
              <w:pStyle w:val="ListParagraph"/>
              <w:ind w:left="0"/>
              <w:rPr>
                <w:rFonts w:ascii="Arial" w:hAnsi="Arial" w:cs="Arial"/>
                <w:sz w:val="28"/>
                <w:szCs w:val="28"/>
              </w:rPr>
            </w:pPr>
            <w:r>
              <w:rPr>
                <w:rFonts w:ascii="Arial" w:hAnsi="Arial" w:cs="Arial"/>
                <w:sz w:val="28"/>
                <w:szCs w:val="28"/>
              </w:rPr>
              <w:t>Tài khoản</w:t>
            </w:r>
          </w:p>
        </w:tc>
        <w:tc>
          <w:tcPr>
            <w:tcW w:w="1438" w:type="dxa"/>
          </w:tcPr>
          <w:p w:rsidR="00336274" w:rsidRDefault="00336274" w:rsidP="0082007D">
            <w:pPr>
              <w:pStyle w:val="ListParagraph"/>
              <w:ind w:left="0"/>
              <w:jc w:val="center"/>
              <w:rPr>
                <w:rFonts w:ascii="Arial" w:hAnsi="Arial" w:cs="Arial"/>
                <w:sz w:val="28"/>
                <w:szCs w:val="28"/>
              </w:rPr>
            </w:pPr>
          </w:p>
        </w:tc>
        <w:tc>
          <w:tcPr>
            <w:tcW w:w="1438" w:type="dxa"/>
          </w:tcPr>
          <w:p w:rsidR="00336274" w:rsidRDefault="00336274" w:rsidP="0082007D">
            <w:pPr>
              <w:pStyle w:val="ListParagraph"/>
              <w:ind w:left="0"/>
              <w:jc w:val="center"/>
              <w:rPr>
                <w:rFonts w:ascii="Arial" w:hAnsi="Arial" w:cs="Arial"/>
                <w:sz w:val="28"/>
                <w:szCs w:val="28"/>
              </w:rPr>
            </w:pPr>
          </w:p>
        </w:tc>
        <w:tc>
          <w:tcPr>
            <w:tcW w:w="1439" w:type="dxa"/>
          </w:tcPr>
          <w:p w:rsidR="00336274" w:rsidRPr="00B177F7" w:rsidRDefault="00336274" w:rsidP="0082007D">
            <w:pPr>
              <w:pStyle w:val="ListParagraph"/>
              <w:ind w:left="0"/>
              <w:jc w:val="center"/>
              <w:rPr>
                <w:rFonts w:ascii="Arial" w:hAnsi="Arial" w:cs="Arial"/>
                <w:sz w:val="28"/>
                <w:szCs w:val="28"/>
                <w:lang w:val="en-US"/>
              </w:rPr>
            </w:pPr>
          </w:p>
        </w:tc>
        <w:tc>
          <w:tcPr>
            <w:tcW w:w="1439" w:type="dxa"/>
          </w:tcPr>
          <w:p w:rsidR="00336274" w:rsidRPr="00B177F7" w:rsidRDefault="00B177F7" w:rsidP="0082007D">
            <w:pPr>
              <w:pStyle w:val="ListParagraph"/>
              <w:ind w:left="0"/>
              <w:jc w:val="center"/>
              <w:rPr>
                <w:rFonts w:ascii="Arial" w:hAnsi="Arial" w:cs="Arial"/>
                <w:sz w:val="28"/>
                <w:szCs w:val="28"/>
                <w:lang w:val="en-US"/>
              </w:rPr>
            </w:pPr>
            <w:r>
              <w:rPr>
                <w:rFonts w:ascii="Arial" w:hAnsi="Arial" w:cs="Arial"/>
                <w:sz w:val="28"/>
                <w:szCs w:val="28"/>
                <w:lang w:val="en-US"/>
              </w:rPr>
              <w:t>x</w:t>
            </w:r>
          </w:p>
        </w:tc>
      </w:tr>
      <w:tr w:rsidR="00336274" w:rsidTr="0082007D">
        <w:tc>
          <w:tcPr>
            <w:tcW w:w="806" w:type="dxa"/>
          </w:tcPr>
          <w:p w:rsidR="00336274" w:rsidRDefault="00336274" w:rsidP="0082007D">
            <w:pPr>
              <w:pStyle w:val="ListParagraph"/>
              <w:ind w:left="0"/>
              <w:jc w:val="center"/>
              <w:rPr>
                <w:rFonts w:ascii="Arial" w:hAnsi="Arial" w:cs="Arial"/>
                <w:sz w:val="28"/>
                <w:szCs w:val="28"/>
              </w:rPr>
            </w:pPr>
            <w:r>
              <w:rPr>
                <w:rFonts w:ascii="Arial" w:hAnsi="Arial" w:cs="Arial"/>
                <w:sz w:val="28"/>
                <w:szCs w:val="28"/>
              </w:rPr>
              <w:t>3</w:t>
            </w:r>
          </w:p>
        </w:tc>
        <w:tc>
          <w:tcPr>
            <w:tcW w:w="2070" w:type="dxa"/>
          </w:tcPr>
          <w:p w:rsidR="00336274" w:rsidRDefault="00336274" w:rsidP="00C24004">
            <w:pPr>
              <w:pStyle w:val="ListParagraph"/>
              <w:ind w:left="0"/>
              <w:rPr>
                <w:rFonts w:ascii="Arial" w:hAnsi="Arial" w:cs="Arial"/>
                <w:sz w:val="28"/>
                <w:szCs w:val="28"/>
              </w:rPr>
            </w:pPr>
            <w:r>
              <w:rPr>
                <w:rFonts w:ascii="Arial" w:hAnsi="Arial" w:cs="Arial"/>
                <w:sz w:val="28"/>
                <w:szCs w:val="28"/>
              </w:rPr>
              <w:t>Nhà trọ</w:t>
            </w:r>
          </w:p>
        </w:tc>
        <w:tc>
          <w:tcPr>
            <w:tcW w:w="1438" w:type="dxa"/>
          </w:tcPr>
          <w:p w:rsidR="00336274" w:rsidRPr="00B177F7" w:rsidRDefault="00B177F7" w:rsidP="0082007D">
            <w:pPr>
              <w:pStyle w:val="ListParagraph"/>
              <w:ind w:left="0"/>
              <w:jc w:val="center"/>
              <w:rPr>
                <w:rFonts w:ascii="Arial" w:hAnsi="Arial" w:cs="Arial"/>
                <w:sz w:val="28"/>
                <w:szCs w:val="28"/>
                <w:lang w:val="en-US"/>
              </w:rPr>
            </w:pPr>
            <w:r>
              <w:rPr>
                <w:rFonts w:ascii="Arial" w:hAnsi="Arial" w:cs="Arial"/>
                <w:sz w:val="28"/>
                <w:szCs w:val="28"/>
                <w:lang w:val="en-US"/>
              </w:rPr>
              <w:t>x</w:t>
            </w:r>
          </w:p>
        </w:tc>
        <w:tc>
          <w:tcPr>
            <w:tcW w:w="1438" w:type="dxa"/>
          </w:tcPr>
          <w:p w:rsidR="00336274" w:rsidRDefault="00336274" w:rsidP="0082007D">
            <w:pPr>
              <w:pStyle w:val="ListParagraph"/>
              <w:ind w:left="0"/>
              <w:jc w:val="center"/>
              <w:rPr>
                <w:rFonts w:ascii="Arial" w:hAnsi="Arial" w:cs="Arial"/>
                <w:sz w:val="28"/>
                <w:szCs w:val="28"/>
              </w:rPr>
            </w:pPr>
          </w:p>
        </w:tc>
        <w:tc>
          <w:tcPr>
            <w:tcW w:w="1439" w:type="dxa"/>
          </w:tcPr>
          <w:p w:rsidR="00336274" w:rsidRDefault="00336274" w:rsidP="0082007D">
            <w:pPr>
              <w:pStyle w:val="ListParagraph"/>
              <w:ind w:left="0"/>
              <w:jc w:val="center"/>
              <w:rPr>
                <w:rFonts w:ascii="Arial" w:hAnsi="Arial" w:cs="Arial"/>
                <w:sz w:val="28"/>
                <w:szCs w:val="28"/>
              </w:rPr>
            </w:pPr>
          </w:p>
        </w:tc>
        <w:tc>
          <w:tcPr>
            <w:tcW w:w="1439" w:type="dxa"/>
          </w:tcPr>
          <w:p w:rsidR="00336274" w:rsidRDefault="00336274" w:rsidP="0082007D">
            <w:pPr>
              <w:pStyle w:val="ListParagraph"/>
              <w:ind w:left="0"/>
              <w:jc w:val="center"/>
              <w:rPr>
                <w:rFonts w:ascii="Arial" w:hAnsi="Arial" w:cs="Arial"/>
                <w:sz w:val="28"/>
                <w:szCs w:val="28"/>
              </w:rPr>
            </w:pPr>
            <w:r>
              <w:rPr>
                <w:rFonts w:ascii="Arial" w:hAnsi="Arial" w:cs="Arial"/>
                <w:sz w:val="28"/>
                <w:szCs w:val="28"/>
              </w:rPr>
              <w:t>x</w:t>
            </w:r>
          </w:p>
        </w:tc>
      </w:tr>
      <w:tr w:rsidR="00B177F7" w:rsidTr="0082007D">
        <w:tc>
          <w:tcPr>
            <w:tcW w:w="806" w:type="dxa"/>
          </w:tcPr>
          <w:p w:rsidR="00B177F7" w:rsidRPr="00B177F7" w:rsidRDefault="00B177F7" w:rsidP="0082007D">
            <w:pPr>
              <w:pStyle w:val="ListParagraph"/>
              <w:ind w:left="0"/>
              <w:jc w:val="center"/>
              <w:rPr>
                <w:rFonts w:ascii="Arial" w:hAnsi="Arial" w:cs="Arial"/>
                <w:sz w:val="28"/>
                <w:szCs w:val="28"/>
                <w:lang w:val="en-US"/>
              </w:rPr>
            </w:pPr>
            <w:r>
              <w:rPr>
                <w:rFonts w:ascii="Arial" w:hAnsi="Arial" w:cs="Arial"/>
                <w:sz w:val="28"/>
                <w:szCs w:val="28"/>
                <w:lang w:val="en-US"/>
              </w:rPr>
              <w:t>4</w:t>
            </w:r>
          </w:p>
        </w:tc>
        <w:tc>
          <w:tcPr>
            <w:tcW w:w="2070" w:type="dxa"/>
          </w:tcPr>
          <w:p w:rsidR="00B177F7" w:rsidRPr="00B177F7" w:rsidRDefault="00B177F7" w:rsidP="00B177F7">
            <w:pPr>
              <w:pStyle w:val="ListParagraph"/>
              <w:ind w:left="0"/>
              <w:rPr>
                <w:rFonts w:ascii="Arial" w:hAnsi="Arial" w:cs="Arial"/>
                <w:sz w:val="28"/>
                <w:szCs w:val="28"/>
                <w:lang w:val="en-US"/>
              </w:rPr>
            </w:pPr>
            <w:r>
              <w:rPr>
                <w:rFonts w:ascii="Arial" w:hAnsi="Arial" w:cs="Arial"/>
                <w:sz w:val="28"/>
                <w:szCs w:val="28"/>
                <w:lang w:val="en-US"/>
              </w:rPr>
              <w:t>Quận-Huyện</w:t>
            </w:r>
          </w:p>
        </w:tc>
        <w:tc>
          <w:tcPr>
            <w:tcW w:w="1438" w:type="dxa"/>
          </w:tcPr>
          <w:p w:rsidR="00B177F7" w:rsidRDefault="00B177F7" w:rsidP="0082007D">
            <w:pPr>
              <w:pStyle w:val="ListParagraph"/>
              <w:ind w:left="0"/>
              <w:jc w:val="center"/>
              <w:rPr>
                <w:rFonts w:ascii="Arial" w:hAnsi="Arial" w:cs="Arial"/>
                <w:sz w:val="28"/>
                <w:szCs w:val="28"/>
              </w:rPr>
            </w:pPr>
          </w:p>
        </w:tc>
        <w:tc>
          <w:tcPr>
            <w:tcW w:w="1438" w:type="dxa"/>
          </w:tcPr>
          <w:p w:rsidR="00B177F7" w:rsidRDefault="00B177F7" w:rsidP="0082007D">
            <w:pPr>
              <w:pStyle w:val="ListParagraph"/>
              <w:ind w:left="0"/>
              <w:jc w:val="center"/>
              <w:rPr>
                <w:rFonts w:ascii="Arial" w:hAnsi="Arial" w:cs="Arial"/>
                <w:sz w:val="28"/>
                <w:szCs w:val="28"/>
              </w:rPr>
            </w:pPr>
          </w:p>
        </w:tc>
        <w:tc>
          <w:tcPr>
            <w:tcW w:w="1439" w:type="dxa"/>
          </w:tcPr>
          <w:p w:rsidR="00B177F7" w:rsidRDefault="00B177F7" w:rsidP="0082007D">
            <w:pPr>
              <w:pStyle w:val="ListParagraph"/>
              <w:ind w:left="0"/>
              <w:jc w:val="center"/>
              <w:rPr>
                <w:rFonts w:ascii="Arial" w:hAnsi="Arial" w:cs="Arial"/>
                <w:sz w:val="28"/>
                <w:szCs w:val="28"/>
              </w:rPr>
            </w:pPr>
          </w:p>
        </w:tc>
        <w:tc>
          <w:tcPr>
            <w:tcW w:w="1439" w:type="dxa"/>
          </w:tcPr>
          <w:p w:rsidR="00B177F7" w:rsidRPr="00B177F7" w:rsidRDefault="00B177F7" w:rsidP="0082007D">
            <w:pPr>
              <w:pStyle w:val="ListParagraph"/>
              <w:ind w:left="0"/>
              <w:jc w:val="center"/>
              <w:rPr>
                <w:rFonts w:ascii="Arial" w:hAnsi="Arial" w:cs="Arial"/>
                <w:sz w:val="28"/>
                <w:szCs w:val="28"/>
                <w:lang w:val="en-US"/>
              </w:rPr>
            </w:pPr>
            <w:r>
              <w:rPr>
                <w:rFonts w:ascii="Arial" w:hAnsi="Arial" w:cs="Arial"/>
                <w:sz w:val="28"/>
                <w:szCs w:val="28"/>
                <w:lang w:val="en-US"/>
              </w:rPr>
              <w:t>x</w:t>
            </w:r>
          </w:p>
        </w:tc>
      </w:tr>
      <w:tr w:rsidR="00B177F7" w:rsidTr="0082007D">
        <w:tc>
          <w:tcPr>
            <w:tcW w:w="806" w:type="dxa"/>
          </w:tcPr>
          <w:p w:rsidR="00B177F7" w:rsidRPr="00C64361" w:rsidRDefault="00C64361" w:rsidP="0082007D">
            <w:pPr>
              <w:pStyle w:val="ListParagraph"/>
              <w:ind w:left="0"/>
              <w:jc w:val="center"/>
              <w:rPr>
                <w:rFonts w:ascii="Arial" w:hAnsi="Arial" w:cs="Arial"/>
                <w:sz w:val="28"/>
                <w:szCs w:val="28"/>
                <w:lang w:val="en-US"/>
              </w:rPr>
            </w:pPr>
            <w:r>
              <w:rPr>
                <w:rFonts w:ascii="Arial" w:hAnsi="Arial" w:cs="Arial"/>
                <w:sz w:val="28"/>
                <w:szCs w:val="28"/>
                <w:lang w:val="en-US"/>
              </w:rPr>
              <w:t>5</w:t>
            </w:r>
          </w:p>
        </w:tc>
        <w:tc>
          <w:tcPr>
            <w:tcW w:w="2070" w:type="dxa"/>
          </w:tcPr>
          <w:p w:rsidR="00B177F7" w:rsidRDefault="00B177F7" w:rsidP="00C24004">
            <w:pPr>
              <w:pStyle w:val="ListParagraph"/>
              <w:ind w:left="0"/>
              <w:rPr>
                <w:rFonts w:ascii="Arial" w:hAnsi="Arial" w:cs="Arial"/>
                <w:sz w:val="28"/>
                <w:szCs w:val="28"/>
                <w:lang w:val="en-US"/>
              </w:rPr>
            </w:pPr>
            <w:r>
              <w:rPr>
                <w:rFonts w:ascii="Arial" w:hAnsi="Arial" w:cs="Arial"/>
                <w:sz w:val="28"/>
                <w:szCs w:val="28"/>
                <w:lang w:val="en-US"/>
              </w:rPr>
              <w:t>Phường-Xã</w:t>
            </w:r>
          </w:p>
        </w:tc>
        <w:tc>
          <w:tcPr>
            <w:tcW w:w="1438" w:type="dxa"/>
          </w:tcPr>
          <w:p w:rsidR="00B177F7" w:rsidRDefault="00B177F7" w:rsidP="0082007D">
            <w:pPr>
              <w:pStyle w:val="ListParagraph"/>
              <w:ind w:left="0"/>
              <w:jc w:val="center"/>
              <w:rPr>
                <w:rFonts w:ascii="Arial" w:hAnsi="Arial" w:cs="Arial"/>
                <w:sz w:val="28"/>
                <w:szCs w:val="28"/>
              </w:rPr>
            </w:pPr>
          </w:p>
        </w:tc>
        <w:tc>
          <w:tcPr>
            <w:tcW w:w="1438" w:type="dxa"/>
          </w:tcPr>
          <w:p w:rsidR="00B177F7" w:rsidRDefault="00B177F7" w:rsidP="0082007D">
            <w:pPr>
              <w:pStyle w:val="ListParagraph"/>
              <w:ind w:left="0"/>
              <w:jc w:val="center"/>
              <w:rPr>
                <w:rFonts w:ascii="Arial" w:hAnsi="Arial" w:cs="Arial"/>
                <w:sz w:val="28"/>
                <w:szCs w:val="28"/>
              </w:rPr>
            </w:pPr>
          </w:p>
        </w:tc>
        <w:tc>
          <w:tcPr>
            <w:tcW w:w="1439" w:type="dxa"/>
          </w:tcPr>
          <w:p w:rsidR="00B177F7" w:rsidRDefault="00B177F7" w:rsidP="0082007D">
            <w:pPr>
              <w:pStyle w:val="ListParagraph"/>
              <w:ind w:left="0"/>
              <w:jc w:val="center"/>
              <w:rPr>
                <w:rFonts w:ascii="Arial" w:hAnsi="Arial" w:cs="Arial"/>
                <w:sz w:val="28"/>
                <w:szCs w:val="28"/>
              </w:rPr>
            </w:pPr>
          </w:p>
        </w:tc>
        <w:tc>
          <w:tcPr>
            <w:tcW w:w="1439" w:type="dxa"/>
          </w:tcPr>
          <w:p w:rsidR="00B177F7" w:rsidRPr="00B177F7" w:rsidRDefault="00B177F7" w:rsidP="0082007D">
            <w:pPr>
              <w:pStyle w:val="ListParagraph"/>
              <w:ind w:left="0"/>
              <w:jc w:val="center"/>
              <w:rPr>
                <w:rFonts w:ascii="Arial" w:hAnsi="Arial" w:cs="Arial"/>
                <w:sz w:val="28"/>
                <w:szCs w:val="28"/>
                <w:lang w:val="en-US"/>
              </w:rPr>
            </w:pPr>
            <w:r>
              <w:rPr>
                <w:rFonts w:ascii="Arial" w:hAnsi="Arial" w:cs="Arial"/>
                <w:sz w:val="28"/>
                <w:szCs w:val="28"/>
                <w:lang w:val="en-US"/>
              </w:rPr>
              <w:t>x</w:t>
            </w:r>
          </w:p>
        </w:tc>
      </w:tr>
      <w:tr w:rsidR="00B177F7" w:rsidTr="0082007D">
        <w:tc>
          <w:tcPr>
            <w:tcW w:w="806" w:type="dxa"/>
          </w:tcPr>
          <w:p w:rsidR="00B177F7" w:rsidRPr="00B177F7" w:rsidRDefault="00C64361" w:rsidP="0082007D">
            <w:pPr>
              <w:pStyle w:val="ListParagraph"/>
              <w:ind w:left="0"/>
              <w:jc w:val="center"/>
              <w:rPr>
                <w:rFonts w:ascii="Arial" w:hAnsi="Arial" w:cs="Arial"/>
                <w:sz w:val="28"/>
                <w:szCs w:val="28"/>
                <w:lang w:val="en-US"/>
              </w:rPr>
            </w:pPr>
            <w:r>
              <w:rPr>
                <w:rFonts w:ascii="Arial" w:hAnsi="Arial" w:cs="Arial"/>
                <w:sz w:val="28"/>
                <w:szCs w:val="28"/>
                <w:lang w:val="en-US"/>
              </w:rPr>
              <w:t>6</w:t>
            </w:r>
          </w:p>
        </w:tc>
        <w:tc>
          <w:tcPr>
            <w:tcW w:w="2070" w:type="dxa"/>
          </w:tcPr>
          <w:p w:rsidR="00B177F7" w:rsidRDefault="00B177F7" w:rsidP="00C24004">
            <w:pPr>
              <w:pStyle w:val="ListParagraph"/>
              <w:ind w:left="0"/>
              <w:rPr>
                <w:rFonts w:ascii="Arial" w:hAnsi="Arial" w:cs="Arial"/>
                <w:sz w:val="28"/>
                <w:szCs w:val="28"/>
                <w:lang w:val="en-US"/>
              </w:rPr>
            </w:pPr>
            <w:r>
              <w:rPr>
                <w:rFonts w:ascii="Arial" w:hAnsi="Arial" w:cs="Arial"/>
                <w:sz w:val="28"/>
                <w:szCs w:val="28"/>
                <w:lang w:val="en-US"/>
              </w:rPr>
              <w:t>Hình ảnh</w:t>
            </w:r>
          </w:p>
        </w:tc>
        <w:tc>
          <w:tcPr>
            <w:tcW w:w="1438" w:type="dxa"/>
          </w:tcPr>
          <w:p w:rsidR="00B177F7" w:rsidRPr="00B177F7" w:rsidRDefault="00B177F7" w:rsidP="0082007D">
            <w:pPr>
              <w:pStyle w:val="ListParagraph"/>
              <w:ind w:left="0"/>
              <w:jc w:val="center"/>
              <w:rPr>
                <w:rFonts w:ascii="Arial" w:hAnsi="Arial" w:cs="Arial"/>
                <w:sz w:val="28"/>
                <w:szCs w:val="28"/>
                <w:lang w:val="en-US"/>
              </w:rPr>
            </w:pPr>
            <w:r>
              <w:rPr>
                <w:rFonts w:ascii="Arial" w:hAnsi="Arial" w:cs="Arial"/>
                <w:sz w:val="28"/>
                <w:szCs w:val="28"/>
                <w:lang w:val="en-US"/>
              </w:rPr>
              <w:t>x</w:t>
            </w:r>
          </w:p>
        </w:tc>
        <w:tc>
          <w:tcPr>
            <w:tcW w:w="1438" w:type="dxa"/>
          </w:tcPr>
          <w:p w:rsidR="00B177F7" w:rsidRDefault="00B177F7" w:rsidP="0082007D">
            <w:pPr>
              <w:pStyle w:val="ListParagraph"/>
              <w:ind w:left="0"/>
              <w:jc w:val="center"/>
              <w:rPr>
                <w:rFonts w:ascii="Arial" w:hAnsi="Arial" w:cs="Arial"/>
                <w:sz w:val="28"/>
                <w:szCs w:val="28"/>
              </w:rPr>
            </w:pPr>
          </w:p>
        </w:tc>
        <w:tc>
          <w:tcPr>
            <w:tcW w:w="1439" w:type="dxa"/>
          </w:tcPr>
          <w:p w:rsidR="00B177F7" w:rsidRDefault="00B177F7" w:rsidP="0082007D">
            <w:pPr>
              <w:pStyle w:val="ListParagraph"/>
              <w:ind w:left="0"/>
              <w:jc w:val="center"/>
              <w:rPr>
                <w:rFonts w:ascii="Arial" w:hAnsi="Arial" w:cs="Arial"/>
                <w:sz w:val="28"/>
                <w:szCs w:val="28"/>
              </w:rPr>
            </w:pPr>
          </w:p>
        </w:tc>
        <w:tc>
          <w:tcPr>
            <w:tcW w:w="1439" w:type="dxa"/>
          </w:tcPr>
          <w:p w:rsidR="00B177F7" w:rsidRPr="00B177F7" w:rsidRDefault="00B177F7" w:rsidP="0082007D">
            <w:pPr>
              <w:pStyle w:val="ListParagraph"/>
              <w:ind w:left="0"/>
              <w:jc w:val="center"/>
              <w:rPr>
                <w:rFonts w:ascii="Arial" w:hAnsi="Arial" w:cs="Arial"/>
                <w:sz w:val="28"/>
                <w:szCs w:val="28"/>
                <w:lang w:val="en-US"/>
              </w:rPr>
            </w:pPr>
            <w:r>
              <w:rPr>
                <w:rFonts w:ascii="Arial" w:hAnsi="Arial" w:cs="Arial"/>
                <w:sz w:val="28"/>
                <w:szCs w:val="28"/>
                <w:lang w:val="en-US"/>
              </w:rPr>
              <w:t>x</w:t>
            </w:r>
          </w:p>
        </w:tc>
      </w:tr>
    </w:tbl>
    <w:p w:rsidR="00336274" w:rsidRPr="00336274" w:rsidRDefault="00336274" w:rsidP="009F04AB">
      <w:pPr>
        <w:rPr>
          <w:rFonts w:ascii="Times New Roman" w:hAnsi="Times New Roman" w:cs="Times New Roman"/>
          <w:sz w:val="28"/>
          <w:szCs w:val="28"/>
          <w:lang w:val="en-US"/>
        </w:rPr>
      </w:pPr>
    </w:p>
    <w:p w:rsidR="009F04AB" w:rsidRDefault="009F04AB" w:rsidP="009F04AB">
      <w:pPr>
        <w:numPr>
          <w:ilvl w:val="0"/>
          <w:numId w:val="29"/>
        </w:numPr>
        <w:suppressAutoHyphens/>
        <w:spacing w:line="252" w:lineRule="auto"/>
        <w:rPr>
          <w:rFonts w:ascii="Times New Roman" w:hAnsi="Times New Roman" w:cs="Times New Roman"/>
          <w:sz w:val="28"/>
          <w:szCs w:val="28"/>
        </w:rPr>
      </w:pPr>
      <w:r w:rsidRPr="00CD44CE">
        <w:rPr>
          <w:rFonts w:ascii="Times New Roman" w:hAnsi="Times New Roman" w:cs="Times New Roman"/>
          <w:sz w:val="28"/>
          <w:szCs w:val="28"/>
        </w:rPr>
        <w:lastRenderedPageBreak/>
        <w:t xml:space="preserve">Xử lý: các sơ đồ sau cho thấy hoạt động quản lý đăng tin của </w:t>
      </w:r>
      <w:r>
        <w:rPr>
          <w:rFonts w:ascii="Times New Roman" w:hAnsi="Times New Roman" w:cs="Times New Roman"/>
          <w:sz w:val="28"/>
          <w:szCs w:val="28"/>
        </w:rPr>
        <w:t>chủ nhà trọ và quản trị viên</w:t>
      </w: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r>
        <w:rPr>
          <w:rFonts w:ascii="Times New Roman" w:hAnsi="Times New Roman" w:cs="Times New Roman"/>
          <w:sz w:val="28"/>
          <w:szCs w:val="28"/>
        </w:rPr>
        <w:t>Quản lý đăng tin của người quản trị</w:t>
      </w:r>
    </w:p>
    <w:p w:rsidR="009F04AB" w:rsidRDefault="009F04AB" w:rsidP="009F04AB">
      <w:pPr>
        <w:ind w:left="72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37250" cy="4932680"/>
            <wp:effectExtent l="0" t="0" r="0" b="0"/>
            <wp:docPr id="30" name="Picture 30"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admi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4932680"/>
                    </a:xfrm>
                    <a:prstGeom prst="rect">
                      <a:avLst/>
                    </a:prstGeom>
                    <a:noFill/>
                    <a:ln>
                      <a:noFill/>
                    </a:ln>
                  </pic:spPr>
                </pic:pic>
              </a:graphicData>
            </a:graphic>
          </wp:inline>
        </w:drawing>
      </w: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r>
        <w:rPr>
          <w:noProof/>
          <w:lang w:val="en-US"/>
        </w:rPr>
        <w:drawing>
          <wp:anchor distT="0" distB="0" distL="114300" distR="114300" simplePos="0" relativeHeight="251744768" behindDoc="0" locked="0" layoutInCell="1" allowOverlap="1">
            <wp:simplePos x="0" y="0"/>
            <wp:positionH relativeFrom="column">
              <wp:posOffset>462915</wp:posOffset>
            </wp:positionH>
            <wp:positionV relativeFrom="paragraph">
              <wp:posOffset>415290</wp:posOffset>
            </wp:positionV>
            <wp:extent cx="5937885" cy="5034915"/>
            <wp:effectExtent l="0" t="0" r="0" b="0"/>
            <wp:wrapTopAndBottom/>
            <wp:docPr id="33" name="Picture 33" descr="Quan ly dang tin - chu nha 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 ly dang tin - chu nha tr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885" cy="5034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Quản lý đăng tin của chủ nhà trọ</w:t>
      </w:r>
    </w:p>
    <w:p w:rsidR="009F04AB" w:rsidRDefault="009F04AB" w:rsidP="009F04AB">
      <w:pPr>
        <w:ind w:left="720"/>
        <w:rPr>
          <w:rFonts w:ascii="Times New Roman" w:hAnsi="Times New Roman" w:cs="Times New Roman"/>
          <w:sz w:val="28"/>
          <w:szCs w:val="28"/>
        </w:rPr>
      </w:pPr>
    </w:p>
    <w:p w:rsidR="009F04AB" w:rsidRPr="00CD44CE" w:rsidRDefault="009F04AB" w:rsidP="009F04AB">
      <w:pPr>
        <w:ind w:left="720"/>
        <w:jc w:val="center"/>
        <w:rPr>
          <w:rFonts w:ascii="Times New Roman" w:hAnsi="Times New Roman" w:cs="Times New Roman"/>
          <w:sz w:val="28"/>
          <w:szCs w:val="28"/>
        </w:rPr>
      </w:pPr>
    </w:p>
    <w:p w:rsidR="00D54182" w:rsidRPr="00D54182" w:rsidRDefault="00D54182" w:rsidP="00D54182">
      <w:pPr>
        <w:pStyle w:val="ListParagraph"/>
        <w:outlineLvl w:val="1"/>
        <w:rPr>
          <w:rFonts w:ascii="Times New Roman" w:hAnsi="Times New Roman" w:cs="Times New Roman"/>
          <w:b/>
          <w:sz w:val="28"/>
          <w:szCs w:val="28"/>
          <w:lang w:val="en-US"/>
        </w:rPr>
      </w:pPr>
    </w:p>
    <w:p w:rsidR="006C4228" w:rsidRDefault="00241EA4" w:rsidP="006C4228">
      <w:pPr>
        <w:pStyle w:val="ListParagraph"/>
        <w:outlineLvl w:val="1"/>
        <w:rPr>
          <w:rFonts w:ascii="Times New Roman" w:hAnsi="Times New Roman" w:cs="Times New Roman"/>
          <w:b/>
          <w:sz w:val="28"/>
          <w:szCs w:val="28"/>
          <w:lang w:val="en-US"/>
        </w:rPr>
      </w:pPr>
      <w:bookmarkStart w:id="97" w:name="_Toc399455852"/>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bookmarkEnd w:id="97"/>
    </w:p>
    <w:p w:rsidR="006A6F00" w:rsidRPr="00921802" w:rsidRDefault="006A6F00" w:rsidP="00631AE8">
      <w:pPr>
        <w:spacing w:after="0"/>
        <w:ind w:left="720" w:firstLine="720"/>
        <w:rPr>
          <w:rFonts w:ascii="Times New Roman" w:hAnsi="Times New Roman" w:cs="Times New Roman"/>
          <w:sz w:val="28"/>
          <w:szCs w:val="28"/>
        </w:rPr>
      </w:pPr>
      <w:r w:rsidRPr="00921802">
        <w:rPr>
          <w:rFonts w:ascii="Times New Roman" w:hAnsi="Times New Roman" w:cs="Times New Roman"/>
          <w:sz w:val="28"/>
          <w:szCs w:val="28"/>
        </w:rPr>
        <w:t>Mục đích: giúp cho phép chủ nhà trọ có thể đưa thông tin về nhà trọ cho thuê lên website</w:t>
      </w:r>
    </w:p>
    <w:p w:rsidR="006A6F00" w:rsidRPr="00921802" w:rsidRDefault="006A6F00" w:rsidP="008F2F1E">
      <w:pPr>
        <w:spacing w:after="0"/>
        <w:ind w:firstLine="720"/>
        <w:rPr>
          <w:rFonts w:ascii="Times New Roman" w:hAnsi="Times New Roman" w:cs="Times New Roman"/>
          <w:sz w:val="28"/>
          <w:szCs w:val="28"/>
        </w:rPr>
      </w:pPr>
      <w:r w:rsidRPr="00921802">
        <w:rPr>
          <w:rFonts w:ascii="Times New Roman" w:hAnsi="Times New Roman" w:cs="Times New Roman"/>
          <w:sz w:val="28"/>
          <w:szCs w:val="28"/>
        </w:rPr>
        <w:t xml:space="preserve">Giao diện: </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noProof/>
          <w:sz w:val="28"/>
          <w:szCs w:val="28"/>
          <w:lang w:val="en-US"/>
        </w:rPr>
        <w:drawing>
          <wp:inline distT="0" distB="0" distL="0" distR="0">
            <wp:extent cx="5943600" cy="5614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6A6F00" w:rsidRPr="00921802" w:rsidRDefault="006A6F00" w:rsidP="006A6F00">
      <w:pPr>
        <w:spacing w:after="0"/>
        <w:rPr>
          <w:rFonts w:ascii="Times New Roman" w:hAnsi="Times New Roman" w:cs="Times New Roman"/>
          <w:sz w:val="28"/>
          <w:szCs w:val="28"/>
        </w:rPr>
      </w:pPr>
    </w:p>
    <w:p w:rsidR="006A6F00" w:rsidRDefault="006A6F00" w:rsidP="00E05EF5">
      <w:pPr>
        <w:spacing w:after="0"/>
        <w:ind w:firstLine="720"/>
        <w:rPr>
          <w:rFonts w:ascii="Times New Roman" w:hAnsi="Times New Roman" w:cs="Times New Roman"/>
          <w:sz w:val="28"/>
          <w:szCs w:val="28"/>
          <w:lang w:val="en-US"/>
        </w:rPr>
      </w:pPr>
      <w:r w:rsidRPr="00921802">
        <w:rPr>
          <w:rFonts w:ascii="Times New Roman" w:hAnsi="Times New Roman" w:cs="Times New Roman"/>
          <w:sz w:val="28"/>
          <w:szCs w:val="28"/>
        </w:rPr>
        <w:t>Các thành phần trong giao diện:</w:t>
      </w:r>
    </w:p>
    <w:p w:rsidR="00943BAE" w:rsidRPr="00943BAE" w:rsidRDefault="00943BAE" w:rsidP="00E05EF5">
      <w:pPr>
        <w:spacing w:after="0"/>
        <w:ind w:firstLine="720"/>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715"/>
        <w:gridCol w:w="1862"/>
        <w:gridCol w:w="974"/>
        <w:gridCol w:w="6025"/>
      </w:tblGrid>
      <w:tr w:rsidR="006A6F00" w:rsidRPr="00921802" w:rsidTr="009F6587">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3</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4</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vào diện tích của nhà trọ muốn cho thuê.</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5</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Trạng thái của trọng trọ, chủ nhà trọn vào nếu nhà trọ cho thuê còn phòng.</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Khi người dùng nhấn vào link, hệ thống sẽ mở cửa sổ thư mục để người dùng chọn hình ảnh của nhà trọ. Hệ thống chỉ cho phép người dùng chọn tối đa 4 ảnh và </w:t>
            </w:r>
            <w:r w:rsidR="004C66A3" w:rsidRPr="00921802">
              <w:rPr>
                <w:rFonts w:ascii="Times New Roman" w:hAnsi="Times New Roman" w:cs="Times New Roman"/>
                <w:sz w:val="28"/>
                <w:szCs w:val="28"/>
                <w:lang w:val="en-US"/>
              </w:rPr>
              <w:t>phải</w:t>
            </w:r>
            <w:r w:rsidRPr="00921802">
              <w:rPr>
                <w:rFonts w:ascii="Times New Roman" w:hAnsi="Times New Roman" w:cs="Times New Roman"/>
                <w:sz w:val="28"/>
                <w:szCs w:val="28"/>
                <w:lang w:val="en-US"/>
              </w:rPr>
              <w:t xml:space="preserve"> nhỏ hơn 1MB, nếu không hệ thống sẽ báo lỗi.</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Địa chỉ cụ thể của nhà trọ để khách hàng có thể </w:t>
            </w:r>
            <w:r w:rsidR="004C66A3" w:rsidRPr="00921802">
              <w:rPr>
                <w:rFonts w:ascii="Times New Roman" w:hAnsi="Times New Roman" w:cs="Times New Roman"/>
                <w:sz w:val="28"/>
                <w:szCs w:val="28"/>
                <w:lang w:val="en-US"/>
              </w:rPr>
              <w:t>dễ</w:t>
            </w:r>
            <w:r w:rsidRPr="00921802">
              <w:rPr>
                <w:rFonts w:ascii="Times New Roman" w:hAnsi="Times New Roman" w:cs="Times New Roman"/>
                <w:sz w:val="28"/>
                <w:szCs w:val="28"/>
                <w:lang w:val="en-US"/>
              </w:rPr>
              <w:t xml:space="preserve"> dàng tìm kiếm, liên hệ.</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w:t>
            </w:r>
            <w:r w:rsidR="004C66A3">
              <w:rPr>
                <w:rFonts w:ascii="Times New Roman" w:hAnsi="Times New Roman" w:cs="Times New Roman"/>
                <w:sz w:val="28"/>
                <w:szCs w:val="28"/>
                <w:lang w:val="en-US"/>
              </w:rPr>
              <w:t xml:space="preserve"> nhà tr</w:t>
            </w:r>
            <w:r w:rsidRPr="00921802">
              <w:rPr>
                <w:rFonts w:ascii="Times New Roman" w:hAnsi="Times New Roman" w:cs="Times New Roman"/>
                <w:sz w:val="28"/>
                <w:szCs w:val="28"/>
                <w:lang w:val="en-US"/>
              </w:rPr>
              <w:t>ọ nhập số điện thoại của mình hoặc người đại diện để khách hàng liên hệ qua điện thoại để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A6F00" w:rsidRDefault="006A6F00" w:rsidP="006A6F00">
      <w:pPr>
        <w:spacing w:after="0"/>
        <w:rPr>
          <w:rFonts w:ascii="Times New Roman" w:hAnsi="Times New Roman" w:cs="Times New Roman"/>
          <w:sz w:val="28"/>
          <w:szCs w:val="28"/>
          <w:lang w:val="en-US"/>
        </w:rPr>
      </w:pPr>
    </w:p>
    <w:p w:rsidR="00545100" w:rsidRDefault="00545100" w:rsidP="006A6F00">
      <w:pPr>
        <w:spacing w:after="0"/>
        <w:rPr>
          <w:rFonts w:ascii="Times New Roman" w:hAnsi="Times New Roman" w:cs="Times New Roman"/>
          <w:sz w:val="28"/>
          <w:szCs w:val="28"/>
          <w:lang w:val="en-US"/>
        </w:rPr>
      </w:pPr>
    </w:p>
    <w:p w:rsidR="00545100" w:rsidRPr="00E05EF5" w:rsidRDefault="00545100" w:rsidP="00E05EF5">
      <w:pPr>
        <w:ind w:firstLine="720"/>
        <w:rPr>
          <w:rFonts w:ascii="Times New Roman" w:hAnsi="Times New Roman" w:cs="Times New Roman"/>
          <w:sz w:val="28"/>
          <w:szCs w:val="28"/>
        </w:rPr>
      </w:pPr>
      <w:r w:rsidRPr="00E05EF5">
        <w:rPr>
          <w:rFonts w:ascii="Times New Roman" w:hAnsi="Times New Roman" w:cs="Times New Roman"/>
          <w:sz w:val="28"/>
          <w:szCs w:val="28"/>
        </w:rPr>
        <w:t>Dữ liệu được sử dụng:</w:t>
      </w:r>
    </w:p>
    <w:p w:rsidR="00545100" w:rsidRPr="005F0E63" w:rsidRDefault="00545100" w:rsidP="00545100">
      <w:pPr>
        <w:pStyle w:val="ListParagraph"/>
        <w:rPr>
          <w:rFonts w:ascii="Times New Roman" w:hAnsi="Times New Roman" w:cs="Times New Roman"/>
          <w:sz w:val="28"/>
          <w:szCs w:val="28"/>
        </w:rPr>
      </w:pPr>
    </w:p>
    <w:tbl>
      <w:tblPr>
        <w:tblStyle w:val="TableGrid"/>
        <w:tblW w:w="0" w:type="auto"/>
        <w:jc w:val="center"/>
        <w:tblInd w:w="720" w:type="dxa"/>
        <w:tblLook w:val="04A0" w:firstRow="1" w:lastRow="0" w:firstColumn="1" w:lastColumn="0" w:noHBand="0" w:noVBand="1"/>
      </w:tblPr>
      <w:tblGrid>
        <w:gridCol w:w="895"/>
        <w:gridCol w:w="1981"/>
        <w:gridCol w:w="1438"/>
        <w:gridCol w:w="1438"/>
        <w:gridCol w:w="1439"/>
        <w:gridCol w:w="1439"/>
      </w:tblGrid>
      <w:tr w:rsidR="00545100" w:rsidRPr="005F0E63" w:rsidTr="001D445B">
        <w:trPr>
          <w:jc w:val="center"/>
        </w:trPr>
        <w:tc>
          <w:tcPr>
            <w:tcW w:w="895" w:type="dxa"/>
            <w:vMerge w:val="restart"/>
          </w:tcPr>
          <w:p w:rsidR="00545100" w:rsidRPr="005F0E63" w:rsidRDefault="00545100" w:rsidP="001D445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545100" w:rsidRPr="005F0E63" w:rsidRDefault="00545100" w:rsidP="001D445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 xml:space="preserve">Tên bảng / Cấu </w:t>
            </w:r>
            <w:r w:rsidRPr="005F0E63">
              <w:rPr>
                <w:rFonts w:ascii="Times New Roman" w:hAnsi="Times New Roman" w:cs="Times New Roman"/>
                <w:sz w:val="28"/>
                <w:szCs w:val="28"/>
              </w:rPr>
              <w:lastRenderedPageBreak/>
              <w:t>trúc dữ liệu</w:t>
            </w:r>
          </w:p>
        </w:tc>
        <w:tc>
          <w:tcPr>
            <w:tcW w:w="5754" w:type="dxa"/>
            <w:gridSpan w:val="4"/>
          </w:tcPr>
          <w:p w:rsidR="00545100" w:rsidRPr="005F0E63" w:rsidRDefault="00545100" w:rsidP="001D445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lastRenderedPageBreak/>
              <w:t>Phương thức</w:t>
            </w:r>
          </w:p>
        </w:tc>
      </w:tr>
      <w:tr w:rsidR="00545100" w:rsidRPr="005F0E63" w:rsidTr="001D445B">
        <w:trPr>
          <w:jc w:val="center"/>
        </w:trPr>
        <w:tc>
          <w:tcPr>
            <w:tcW w:w="895" w:type="dxa"/>
            <w:vMerge/>
          </w:tcPr>
          <w:p w:rsidR="00545100" w:rsidRPr="005F0E63" w:rsidRDefault="00545100" w:rsidP="001D445B">
            <w:pPr>
              <w:pStyle w:val="ListParagraph"/>
              <w:ind w:left="0"/>
              <w:jc w:val="center"/>
              <w:rPr>
                <w:rFonts w:ascii="Times New Roman" w:hAnsi="Times New Roman" w:cs="Times New Roman"/>
                <w:sz w:val="28"/>
                <w:szCs w:val="28"/>
              </w:rPr>
            </w:pPr>
          </w:p>
        </w:tc>
        <w:tc>
          <w:tcPr>
            <w:tcW w:w="1981" w:type="dxa"/>
            <w:vMerge/>
          </w:tcPr>
          <w:p w:rsidR="00545100" w:rsidRPr="005F0E63" w:rsidRDefault="00545100" w:rsidP="001D445B">
            <w:pPr>
              <w:pStyle w:val="ListParagraph"/>
              <w:ind w:left="0"/>
              <w:rPr>
                <w:rFonts w:ascii="Times New Roman" w:hAnsi="Times New Roman" w:cs="Times New Roman"/>
                <w:sz w:val="28"/>
                <w:szCs w:val="28"/>
              </w:rPr>
            </w:pPr>
          </w:p>
        </w:tc>
        <w:tc>
          <w:tcPr>
            <w:tcW w:w="1438" w:type="dxa"/>
          </w:tcPr>
          <w:p w:rsidR="00545100" w:rsidRPr="005F0E63" w:rsidRDefault="00545100" w:rsidP="001D445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545100" w:rsidRPr="005F0E63" w:rsidRDefault="00545100" w:rsidP="001D445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545100" w:rsidRPr="005F0E63" w:rsidRDefault="00545100" w:rsidP="001D445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545100" w:rsidRPr="005F0E63" w:rsidRDefault="00545100" w:rsidP="001D445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545100" w:rsidRPr="005F0E63" w:rsidTr="001D445B">
        <w:trPr>
          <w:jc w:val="center"/>
        </w:trPr>
        <w:tc>
          <w:tcPr>
            <w:tcW w:w="895" w:type="dxa"/>
          </w:tcPr>
          <w:p w:rsidR="00545100" w:rsidRPr="005F0E63" w:rsidRDefault="00545100" w:rsidP="001D445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lastRenderedPageBreak/>
              <w:t>1</w:t>
            </w:r>
          </w:p>
        </w:tc>
        <w:tc>
          <w:tcPr>
            <w:tcW w:w="1981" w:type="dxa"/>
          </w:tcPr>
          <w:p w:rsidR="00545100" w:rsidRPr="005F0E63" w:rsidRDefault="00545100" w:rsidP="001D445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545100" w:rsidRPr="00C437F4" w:rsidRDefault="00545100" w:rsidP="001D445B">
            <w:pPr>
              <w:pStyle w:val="ListParagraph"/>
              <w:ind w:left="0"/>
              <w:jc w:val="center"/>
              <w:rPr>
                <w:rFonts w:ascii="Times New Roman" w:hAnsi="Times New Roman" w:cs="Times New Roman"/>
                <w:sz w:val="28"/>
                <w:szCs w:val="28"/>
                <w:lang w:val="en-US"/>
              </w:rPr>
            </w:pPr>
          </w:p>
        </w:tc>
        <w:tc>
          <w:tcPr>
            <w:tcW w:w="1438" w:type="dxa"/>
          </w:tcPr>
          <w:p w:rsidR="00545100" w:rsidRPr="005F0E63" w:rsidRDefault="00545100" w:rsidP="001D445B">
            <w:pPr>
              <w:pStyle w:val="ListParagraph"/>
              <w:ind w:left="0"/>
              <w:jc w:val="center"/>
              <w:rPr>
                <w:rFonts w:ascii="Times New Roman" w:hAnsi="Times New Roman" w:cs="Times New Roman"/>
                <w:sz w:val="28"/>
                <w:szCs w:val="28"/>
              </w:rPr>
            </w:pPr>
          </w:p>
        </w:tc>
        <w:tc>
          <w:tcPr>
            <w:tcW w:w="1439" w:type="dxa"/>
          </w:tcPr>
          <w:p w:rsidR="00545100" w:rsidRPr="005F0E63" w:rsidRDefault="00545100" w:rsidP="001D445B">
            <w:pPr>
              <w:pStyle w:val="ListParagraph"/>
              <w:ind w:left="0"/>
              <w:jc w:val="center"/>
              <w:rPr>
                <w:rFonts w:ascii="Times New Roman" w:hAnsi="Times New Roman" w:cs="Times New Roman"/>
                <w:sz w:val="28"/>
                <w:szCs w:val="28"/>
              </w:rPr>
            </w:pPr>
          </w:p>
        </w:tc>
        <w:tc>
          <w:tcPr>
            <w:tcW w:w="1439" w:type="dxa"/>
          </w:tcPr>
          <w:p w:rsidR="00545100" w:rsidRPr="005F0E63" w:rsidRDefault="00DC5F51" w:rsidP="001D445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r w:rsidR="00DC5F51" w:rsidRPr="005F0E63" w:rsidTr="001D445B">
        <w:trPr>
          <w:jc w:val="center"/>
        </w:trPr>
        <w:tc>
          <w:tcPr>
            <w:tcW w:w="895" w:type="dxa"/>
          </w:tcPr>
          <w:p w:rsidR="00DC5F51" w:rsidRPr="00DC5F51" w:rsidRDefault="00DC5F51" w:rsidP="001D445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DC5F51" w:rsidRPr="00DC5F51" w:rsidRDefault="00DC5F51" w:rsidP="001D445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tcPr>
          <w:p w:rsidR="00DC5F51" w:rsidRDefault="00DC5F51" w:rsidP="001D445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DC5F51" w:rsidRPr="005F0E63" w:rsidRDefault="00DC5F51" w:rsidP="001D445B">
            <w:pPr>
              <w:pStyle w:val="ListParagraph"/>
              <w:ind w:left="0"/>
              <w:jc w:val="center"/>
              <w:rPr>
                <w:rFonts w:ascii="Times New Roman" w:hAnsi="Times New Roman" w:cs="Times New Roman"/>
                <w:sz w:val="28"/>
                <w:szCs w:val="28"/>
              </w:rPr>
            </w:pPr>
          </w:p>
        </w:tc>
        <w:tc>
          <w:tcPr>
            <w:tcW w:w="1439" w:type="dxa"/>
          </w:tcPr>
          <w:p w:rsidR="00DC5F51" w:rsidRPr="005F0E63" w:rsidRDefault="00DC5F51" w:rsidP="001D445B">
            <w:pPr>
              <w:pStyle w:val="ListParagraph"/>
              <w:ind w:left="0"/>
              <w:jc w:val="center"/>
              <w:rPr>
                <w:rFonts w:ascii="Times New Roman" w:hAnsi="Times New Roman" w:cs="Times New Roman"/>
                <w:sz w:val="28"/>
                <w:szCs w:val="28"/>
              </w:rPr>
            </w:pPr>
          </w:p>
        </w:tc>
        <w:tc>
          <w:tcPr>
            <w:tcW w:w="1439" w:type="dxa"/>
          </w:tcPr>
          <w:p w:rsidR="00DC5F51" w:rsidRPr="00DC5F51" w:rsidRDefault="00DC5F51" w:rsidP="001D445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1D445B">
        <w:trPr>
          <w:jc w:val="center"/>
        </w:trPr>
        <w:tc>
          <w:tcPr>
            <w:tcW w:w="895" w:type="dxa"/>
          </w:tcPr>
          <w:p w:rsidR="00DC5F51" w:rsidRDefault="00DC5F51" w:rsidP="001D445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DC5F51" w:rsidRDefault="00DC5F51" w:rsidP="001D445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tcPr>
          <w:p w:rsidR="00DC5F51" w:rsidRDefault="00DC5F51" w:rsidP="001D445B">
            <w:pPr>
              <w:pStyle w:val="ListParagraph"/>
              <w:ind w:left="0"/>
              <w:jc w:val="center"/>
              <w:rPr>
                <w:rFonts w:ascii="Times New Roman" w:hAnsi="Times New Roman" w:cs="Times New Roman"/>
                <w:sz w:val="28"/>
                <w:szCs w:val="28"/>
                <w:lang w:val="en-US"/>
              </w:rPr>
            </w:pPr>
          </w:p>
        </w:tc>
        <w:tc>
          <w:tcPr>
            <w:tcW w:w="1438" w:type="dxa"/>
          </w:tcPr>
          <w:p w:rsidR="00DC5F51" w:rsidRPr="005F0E63" w:rsidRDefault="00DC5F51" w:rsidP="001D445B">
            <w:pPr>
              <w:pStyle w:val="ListParagraph"/>
              <w:ind w:left="0"/>
              <w:jc w:val="center"/>
              <w:rPr>
                <w:rFonts w:ascii="Times New Roman" w:hAnsi="Times New Roman" w:cs="Times New Roman"/>
                <w:sz w:val="28"/>
                <w:szCs w:val="28"/>
              </w:rPr>
            </w:pPr>
          </w:p>
        </w:tc>
        <w:tc>
          <w:tcPr>
            <w:tcW w:w="1439" w:type="dxa"/>
          </w:tcPr>
          <w:p w:rsidR="00DC5F51" w:rsidRPr="005F0E63" w:rsidRDefault="00DC5F51" w:rsidP="001D445B">
            <w:pPr>
              <w:pStyle w:val="ListParagraph"/>
              <w:ind w:left="0"/>
              <w:jc w:val="center"/>
              <w:rPr>
                <w:rFonts w:ascii="Times New Roman" w:hAnsi="Times New Roman" w:cs="Times New Roman"/>
                <w:sz w:val="28"/>
                <w:szCs w:val="28"/>
              </w:rPr>
            </w:pPr>
          </w:p>
        </w:tc>
        <w:tc>
          <w:tcPr>
            <w:tcW w:w="1439" w:type="dxa"/>
          </w:tcPr>
          <w:p w:rsidR="00DC5F51" w:rsidRPr="00DC5F51" w:rsidRDefault="00DC5F51" w:rsidP="001D445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1D445B">
        <w:trPr>
          <w:jc w:val="center"/>
        </w:trPr>
        <w:tc>
          <w:tcPr>
            <w:tcW w:w="895" w:type="dxa"/>
          </w:tcPr>
          <w:p w:rsidR="00DC5F51" w:rsidRDefault="00DC5F51" w:rsidP="001D445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DC5F51" w:rsidRDefault="00DC5F51" w:rsidP="001D445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Phường-Xã</w:t>
            </w:r>
          </w:p>
        </w:tc>
        <w:tc>
          <w:tcPr>
            <w:tcW w:w="1438" w:type="dxa"/>
          </w:tcPr>
          <w:p w:rsidR="00DC5F51" w:rsidRDefault="00DC5F51" w:rsidP="001D445B">
            <w:pPr>
              <w:pStyle w:val="ListParagraph"/>
              <w:ind w:left="0"/>
              <w:jc w:val="center"/>
              <w:rPr>
                <w:rFonts w:ascii="Times New Roman" w:hAnsi="Times New Roman" w:cs="Times New Roman"/>
                <w:sz w:val="28"/>
                <w:szCs w:val="28"/>
                <w:lang w:val="en-US"/>
              </w:rPr>
            </w:pPr>
          </w:p>
        </w:tc>
        <w:tc>
          <w:tcPr>
            <w:tcW w:w="1438" w:type="dxa"/>
          </w:tcPr>
          <w:p w:rsidR="00DC5F51" w:rsidRPr="005F0E63" w:rsidRDefault="00DC5F51" w:rsidP="001D445B">
            <w:pPr>
              <w:pStyle w:val="ListParagraph"/>
              <w:ind w:left="0"/>
              <w:jc w:val="center"/>
              <w:rPr>
                <w:rFonts w:ascii="Times New Roman" w:hAnsi="Times New Roman" w:cs="Times New Roman"/>
                <w:sz w:val="28"/>
                <w:szCs w:val="28"/>
              </w:rPr>
            </w:pPr>
          </w:p>
        </w:tc>
        <w:tc>
          <w:tcPr>
            <w:tcW w:w="1439" w:type="dxa"/>
          </w:tcPr>
          <w:p w:rsidR="00DC5F51" w:rsidRPr="005F0E63" w:rsidRDefault="00DC5F51" w:rsidP="001D445B">
            <w:pPr>
              <w:pStyle w:val="ListParagraph"/>
              <w:ind w:left="0"/>
              <w:jc w:val="center"/>
              <w:rPr>
                <w:rFonts w:ascii="Times New Roman" w:hAnsi="Times New Roman" w:cs="Times New Roman"/>
                <w:sz w:val="28"/>
                <w:szCs w:val="28"/>
              </w:rPr>
            </w:pPr>
          </w:p>
        </w:tc>
        <w:tc>
          <w:tcPr>
            <w:tcW w:w="1439" w:type="dxa"/>
          </w:tcPr>
          <w:p w:rsidR="00DC5F51" w:rsidRPr="00DC5F51" w:rsidRDefault="00DC5F51" w:rsidP="001D445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1D445B">
        <w:trPr>
          <w:jc w:val="center"/>
        </w:trPr>
        <w:tc>
          <w:tcPr>
            <w:tcW w:w="895" w:type="dxa"/>
          </w:tcPr>
          <w:p w:rsidR="00DC5F51" w:rsidRDefault="00DC5F51" w:rsidP="001D445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DC5F51" w:rsidRDefault="00DC5F51" w:rsidP="001D445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tcPr>
          <w:p w:rsidR="00DC5F51" w:rsidRDefault="00DC5F51" w:rsidP="001D445B">
            <w:pPr>
              <w:pStyle w:val="ListParagraph"/>
              <w:ind w:left="0"/>
              <w:jc w:val="center"/>
              <w:rPr>
                <w:rFonts w:ascii="Times New Roman" w:hAnsi="Times New Roman" w:cs="Times New Roman"/>
                <w:sz w:val="28"/>
                <w:szCs w:val="28"/>
                <w:lang w:val="en-US"/>
              </w:rPr>
            </w:pPr>
          </w:p>
        </w:tc>
        <w:tc>
          <w:tcPr>
            <w:tcW w:w="1438" w:type="dxa"/>
          </w:tcPr>
          <w:p w:rsidR="00DC5F51" w:rsidRPr="005F0E63" w:rsidRDefault="00DC5F51" w:rsidP="001D445B">
            <w:pPr>
              <w:pStyle w:val="ListParagraph"/>
              <w:ind w:left="0"/>
              <w:jc w:val="center"/>
              <w:rPr>
                <w:rFonts w:ascii="Times New Roman" w:hAnsi="Times New Roman" w:cs="Times New Roman"/>
                <w:sz w:val="28"/>
                <w:szCs w:val="28"/>
              </w:rPr>
            </w:pPr>
          </w:p>
        </w:tc>
        <w:tc>
          <w:tcPr>
            <w:tcW w:w="1439" w:type="dxa"/>
          </w:tcPr>
          <w:p w:rsidR="00DC5F51" w:rsidRPr="005F0E63" w:rsidRDefault="00DC5F51" w:rsidP="001D445B">
            <w:pPr>
              <w:pStyle w:val="ListParagraph"/>
              <w:ind w:left="0"/>
              <w:jc w:val="center"/>
              <w:rPr>
                <w:rFonts w:ascii="Times New Roman" w:hAnsi="Times New Roman" w:cs="Times New Roman"/>
                <w:sz w:val="28"/>
                <w:szCs w:val="28"/>
              </w:rPr>
            </w:pPr>
          </w:p>
        </w:tc>
        <w:tc>
          <w:tcPr>
            <w:tcW w:w="1439" w:type="dxa"/>
          </w:tcPr>
          <w:p w:rsidR="00DC5F51" w:rsidRPr="00DC5F51" w:rsidRDefault="00DC5F51" w:rsidP="001D445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1D445B">
        <w:trPr>
          <w:jc w:val="center"/>
        </w:trPr>
        <w:tc>
          <w:tcPr>
            <w:tcW w:w="895" w:type="dxa"/>
          </w:tcPr>
          <w:p w:rsidR="00DC5F51" w:rsidRDefault="00DC5F51" w:rsidP="001D445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DC5F51" w:rsidRDefault="00DC5F51" w:rsidP="001D445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tcPr>
          <w:p w:rsidR="00DC5F51" w:rsidRDefault="00DC5F51" w:rsidP="001D445B">
            <w:pPr>
              <w:pStyle w:val="ListParagraph"/>
              <w:ind w:left="0"/>
              <w:jc w:val="center"/>
              <w:rPr>
                <w:rFonts w:ascii="Times New Roman" w:hAnsi="Times New Roman" w:cs="Times New Roman"/>
                <w:sz w:val="28"/>
                <w:szCs w:val="28"/>
                <w:lang w:val="en-US"/>
              </w:rPr>
            </w:pPr>
          </w:p>
        </w:tc>
        <w:tc>
          <w:tcPr>
            <w:tcW w:w="1438" w:type="dxa"/>
          </w:tcPr>
          <w:p w:rsidR="00DC5F51" w:rsidRPr="005F0E63" w:rsidRDefault="00DC5F51" w:rsidP="001D445B">
            <w:pPr>
              <w:pStyle w:val="ListParagraph"/>
              <w:ind w:left="0"/>
              <w:jc w:val="center"/>
              <w:rPr>
                <w:rFonts w:ascii="Times New Roman" w:hAnsi="Times New Roman" w:cs="Times New Roman"/>
                <w:sz w:val="28"/>
                <w:szCs w:val="28"/>
              </w:rPr>
            </w:pPr>
          </w:p>
        </w:tc>
        <w:tc>
          <w:tcPr>
            <w:tcW w:w="1439" w:type="dxa"/>
          </w:tcPr>
          <w:p w:rsidR="00DC5F51" w:rsidRPr="005F0E63" w:rsidRDefault="00DC5F51" w:rsidP="001D445B">
            <w:pPr>
              <w:pStyle w:val="ListParagraph"/>
              <w:ind w:left="0"/>
              <w:jc w:val="center"/>
              <w:rPr>
                <w:rFonts w:ascii="Times New Roman" w:hAnsi="Times New Roman" w:cs="Times New Roman"/>
                <w:sz w:val="28"/>
                <w:szCs w:val="28"/>
              </w:rPr>
            </w:pPr>
          </w:p>
        </w:tc>
        <w:tc>
          <w:tcPr>
            <w:tcW w:w="1439" w:type="dxa"/>
          </w:tcPr>
          <w:p w:rsidR="00DC5F51" w:rsidRPr="00DC5F51" w:rsidRDefault="00DC5F51" w:rsidP="001D445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545100" w:rsidRPr="00545100" w:rsidRDefault="00545100" w:rsidP="006A6F00">
      <w:pPr>
        <w:spacing w:after="0"/>
        <w:rPr>
          <w:rFonts w:ascii="Times New Roman" w:hAnsi="Times New Roman" w:cs="Times New Roman"/>
          <w:sz w:val="28"/>
          <w:szCs w:val="28"/>
          <w:lang w:val="en-US"/>
        </w:rPr>
      </w:pPr>
    </w:p>
    <w:p w:rsidR="006A6F00" w:rsidRPr="00921802" w:rsidRDefault="006A6F00" w:rsidP="00E05EF5">
      <w:pPr>
        <w:pStyle w:val="ListParagraph"/>
        <w:spacing w:after="0"/>
        <w:ind w:left="1080"/>
        <w:rPr>
          <w:rFonts w:ascii="Times New Roman" w:hAnsi="Times New Roman" w:cs="Times New Roman"/>
          <w:sz w:val="28"/>
          <w:szCs w:val="28"/>
        </w:rPr>
      </w:pPr>
      <w:r w:rsidRPr="00921802">
        <w:rPr>
          <w:rFonts w:ascii="Times New Roman" w:hAnsi="Times New Roman" w:cs="Times New Roman"/>
          <w:sz w:val="28"/>
          <w:szCs w:val="28"/>
          <w:lang w:val="en-US"/>
        </w:rPr>
        <w:t>Xử lý: sơ đồ sau cho thấy hoặc động đăng tin của người dùng:</w:t>
      </w:r>
    </w:p>
    <w:p w:rsidR="006A6F00" w:rsidRPr="00921802" w:rsidRDefault="006A6F00" w:rsidP="006A6F00">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val="en-US"/>
        </w:rPr>
        <w:lastRenderedPageBreak/>
        <w:drawing>
          <wp:anchor distT="0" distB="0" distL="114300" distR="114300" simplePos="0" relativeHeight="251737600" behindDoc="0" locked="0" layoutInCell="1" allowOverlap="1">
            <wp:simplePos x="0" y="0"/>
            <wp:positionH relativeFrom="column">
              <wp:posOffset>190500</wp:posOffset>
            </wp:positionH>
            <wp:positionV relativeFrom="paragraph">
              <wp:posOffset>0</wp:posOffset>
            </wp:positionV>
            <wp:extent cx="5943600" cy="71310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6A6F00" w:rsidRPr="00582640" w:rsidRDefault="006A6F00" w:rsidP="006C4228">
      <w:pPr>
        <w:pStyle w:val="ListParagraph"/>
        <w:outlineLvl w:val="1"/>
        <w:rPr>
          <w:rFonts w:ascii="Times New Roman" w:hAnsi="Times New Roman" w:cs="Times New Roman"/>
          <w:b/>
          <w:sz w:val="28"/>
          <w:szCs w:val="28"/>
        </w:rPr>
      </w:pPr>
    </w:p>
    <w:p w:rsidR="00D87B69" w:rsidRPr="007B48C3" w:rsidRDefault="005E3B29" w:rsidP="006C4228">
      <w:pPr>
        <w:pStyle w:val="ListParagraph"/>
        <w:outlineLvl w:val="1"/>
        <w:rPr>
          <w:rFonts w:ascii="Times New Roman" w:hAnsi="Times New Roman" w:cs="Times New Roman"/>
          <w:b/>
          <w:sz w:val="28"/>
          <w:szCs w:val="28"/>
        </w:rPr>
      </w:pPr>
      <w:bookmarkStart w:id="98" w:name="_Toc399455853"/>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bookmarkEnd w:id="98"/>
    </w:p>
    <w:p w:rsidR="00385710" w:rsidRPr="005F0E63" w:rsidRDefault="00385710" w:rsidP="00E05EF5">
      <w:pPr>
        <w:ind w:left="720" w:firstLine="720"/>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385710" w:rsidRPr="005F0E63" w:rsidRDefault="00385710" w:rsidP="00385710">
      <w:pPr>
        <w:rPr>
          <w:rFonts w:ascii="Times New Roman" w:hAnsi="Times New Roman" w:cs="Times New Roman"/>
          <w:sz w:val="28"/>
          <w:szCs w:val="28"/>
        </w:rPr>
      </w:pP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Giao diện:</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xml:space="preserve">+ Thông tin cá nhân: </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787153" cy="3379694"/>
            <wp:effectExtent l="0" t="0" r="0" b="0"/>
            <wp:docPr id="22" name="Picture 2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87585" cy="3379999"/>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341" w:type="dxa"/>
        <w:tblInd w:w="265" w:type="dxa"/>
        <w:tblLook w:val="04A0" w:firstRow="1" w:lastRow="0" w:firstColumn="1" w:lastColumn="0" w:noHBand="0" w:noVBand="1"/>
      </w:tblPr>
      <w:tblGrid>
        <w:gridCol w:w="854"/>
        <w:gridCol w:w="1431"/>
        <w:gridCol w:w="1182"/>
        <w:gridCol w:w="5874"/>
      </w:tblGrid>
      <w:tr w:rsidR="00385710" w:rsidRPr="005F0E63" w:rsidTr="00943BAE">
        <w:tc>
          <w:tcPr>
            <w:tcW w:w="854" w:type="dxa"/>
            <w:shd w:val="clear" w:color="auto" w:fill="9CC2E5" w:themeFill="accent1" w:themeFillTint="99"/>
          </w:tcPr>
          <w:p w:rsidR="00385710" w:rsidRPr="00943BAE" w:rsidRDefault="00943BAE"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STT</w:t>
            </w:r>
          </w:p>
        </w:tc>
        <w:tc>
          <w:tcPr>
            <w:tcW w:w="143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5874"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85710" w:rsidRPr="005F0E63" w:rsidTr="00943BAE">
        <w:tc>
          <w:tcPr>
            <w:tcW w:w="854"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5874"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Tên người dùng đã đăng nhập vào hệ thống</w:t>
            </w:r>
          </w:p>
        </w:tc>
      </w:tr>
      <w:tr w:rsidR="00385710" w:rsidRPr="005F0E63" w:rsidTr="00943BAE">
        <w:tc>
          <w:tcPr>
            <w:tcW w:w="854"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385710" w:rsidRPr="005F0E63" w:rsidRDefault="00B9162A" w:rsidP="009F6587">
            <w:pPr>
              <w:pStyle w:val="ListParagraph"/>
              <w:ind w:left="0"/>
              <w:rPr>
                <w:rFonts w:ascii="Times New Roman" w:hAnsi="Times New Roman" w:cs="Times New Roman"/>
                <w:sz w:val="28"/>
                <w:szCs w:val="28"/>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5874"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Ngày người dùng tạo tài khoản</w:t>
            </w:r>
          </w:p>
        </w:tc>
      </w:tr>
      <w:tr w:rsidR="00385710" w:rsidRPr="005F0E63" w:rsidTr="00943BAE">
        <w:tc>
          <w:tcPr>
            <w:tcW w:w="854" w:type="dxa"/>
            <w:vAlign w:val="center"/>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5874"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385710" w:rsidRPr="005F0E63" w:rsidTr="00943BAE">
        <w:tc>
          <w:tcPr>
            <w:tcW w:w="854"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5874" w:type="dxa"/>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385710" w:rsidRPr="005F0E63" w:rsidTr="00943BAE">
        <w:tc>
          <w:tcPr>
            <w:tcW w:w="854"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5874"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Thông tin cá nhân của người dùng</w:t>
            </w:r>
          </w:p>
        </w:tc>
      </w:tr>
      <w:tr w:rsidR="00385710" w:rsidRPr="005F0E63" w:rsidTr="00943BAE">
        <w:tc>
          <w:tcPr>
            <w:tcW w:w="854"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6</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5874"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Khi nhấn vào button “thay đổi thông tin cá nhân”, hệ thống sẽ chuyển sang trang cập nhật thông tin </w:t>
            </w:r>
            <w:r w:rsidRPr="005F0E63">
              <w:rPr>
                <w:rFonts w:ascii="Times New Roman" w:hAnsi="Times New Roman" w:cs="Times New Roman"/>
                <w:sz w:val="28"/>
                <w:szCs w:val="28"/>
              </w:rPr>
              <w:lastRenderedPageBreak/>
              <w:t>cho người dùng.</w:t>
            </w:r>
          </w:p>
        </w:tc>
      </w:tr>
    </w:tbl>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lastRenderedPageBreak/>
        <w:tab/>
        <w:t>+ Thay đổi thông tin cá nhân:</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3647781"/>
            <wp:effectExtent l="0" t="0" r="0" b="0"/>
            <wp:docPr id="40" name="Picture 40"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647781"/>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210" w:type="dxa"/>
        <w:tblInd w:w="265" w:type="dxa"/>
        <w:tblLook w:val="04A0" w:firstRow="1" w:lastRow="0" w:firstColumn="1" w:lastColumn="0" w:noHBand="0" w:noVBand="1"/>
      </w:tblPr>
      <w:tblGrid>
        <w:gridCol w:w="854"/>
        <w:gridCol w:w="2977"/>
        <w:gridCol w:w="1931"/>
        <w:gridCol w:w="3448"/>
        <w:tblGridChange w:id="99">
          <w:tblGrid>
            <w:gridCol w:w="265"/>
            <w:gridCol w:w="854"/>
            <w:gridCol w:w="2619"/>
            <w:gridCol w:w="358"/>
            <w:gridCol w:w="1088"/>
            <w:gridCol w:w="843"/>
            <w:gridCol w:w="418"/>
            <w:gridCol w:w="3030"/>
            <w:gridCol w:w="425"/>
          </w:tblGrid>
        </w:tblGridChange>
      </w:tblGrid>
      <w:tr w:rsidR="00385710" w:rsidRPr="005F0E63" w:rsidTr="00943BAE">
        <w:trPr>
          <w:ins w:id="100" w:author="mine" w:date="2014-09-10T22:51:00Z"/>
        </w:trPr>
        <w:tc>
          <w:tcPr>
            <w:tcW w:w="854" w:type="dxa"/>
            <w:shd w:val="clear" w:color="auto" w:fill="9CC2E5" w:themeFill="accent1" w:themeFillTint="99"/>
          </w:tcPr>
          <w:p w:rsidR="00385710" w:rsidRPr="00943BAE" w:rsidRDefault="00943BAE" w:rsidP="009F6587">
            <w:pPr>
              <w:pStyle w:val="ListParagraph"/>
              <w:ind w:left="0"/>
              <w:jc w:val="center"/>
              <w:rPr>
                <w:ins w:id="101" w:author="mine" w:date="2014-09-10T22:51:00Z"/>
                <w:rFonts w:ascii="Times New Roman" w:hAnsi="Times New Roman" w:cs="Times New Roman"/>
                <w:sz w:val="28"/>
                <w:szCs w:val="28"/>
                <w:lang w:val="en-US"/>
              </w:rPr>
            </w:pPr>
            <w:r>
              <w:rPr>
                <w:rFonts w:ascii="Times New Roman" w:hAnsi="Times New Roman" w:cs="Times New Roman"/>
                <w:sz w:val="28"/>
                <w:szCs w:val="28"/>
                <w:lang w:val="en-US"/>
              </w:rPr>
              <w:t>STT</w:t>
            </w:r>
          </w:p>
        </w:tc>
        <w:tc>
          <w:tcPr>
            <w:tcW w:w="2977" w:type="dxa"/>
            <w:shd w:val="clear" w:color="auto" w:fill="9CC2E5" w:themeFill="accent1" w:themeFillTint="99"/>
          </w:tcPr>
          <w:p w:rsidR="00385710" w:rsidRPr="005F0E63" w:rsidRDefault="00385710" w:rsidP="009F6587">
            <w:pPr>
              <w:pStyle w:val="ListParagraph"/>
              <w:ind w:left="0"/>
              <w:jc w:val="center"/>
              <w:rPr>
                <w:ins w:id="102" w:author="mine" w:date="2014-09-10T22:51:00Z"/>
                <w:rFonts w:ascii="Times New Roman" w:hAnsi="Times New Roman" w:cs="Times New Roman"/>
                <w:sz w:val="28"/>
                <w:szCs w:val="28"/>
              </w:rPr>
            </w:pPr>
            <w:ins w:id="103" w:author="mine" w:date="2014-09-10T22:51:00Z">
              <w:r w:rsidRPr="005F0E63">
                <w:rPr>
                  <w:rFonts w:ascii="Times New Roman" w:hAnsi="Times New Roman" w:cs="Times New Roman"/>
                  <w:sz w:val="28"/>
                  <w:szCs w:val="28"/>
                </w:rPr>
                <w:t>Loại điều khiển</w:t>
              </w:r>
            </w:ins>
          </w:p>
        </w:tc>
        <w:tc>
          <w:tcPr>
            <w:tcW w:w="1931" w:type="dxa"/>
            <w:shd w:val="clear" w:color="auto" w:fill="9CC2E5" w:themeFill="accent1" w:themeFillTint="99"/>
          </w:tcPr>
          <w:p w:rsidR="00385710" w:rsidRPr="005F0E63" w:rsidRDefault="00385710" w:rsidP="009F6587">
            <w:pPr>
              <w:pStyle w:val="ListParagraph"/>
              <w:ind w:left="0"/>
              <w:jc w:val="center"/>
              <w:rPr>
                <w:ins w:id="104" w:author="mine" w:date="2014-09-10T22:51:00Z"/>
                <w:rFonts w:ascii="Times New Roman" w:hAnsi="Times New Roman" w:cs="Times New Roman"/>
                <w:sz w:val="28"/>
                <w:szCs w:val="28"/>
              </w:rPr>
            </w:pPr>
            <w:ins w:id="105"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385710" w:rsidRPr="005F0E63" w:rsidRDefault="00385710" w:rsidP="009F6587">
            <w:pPr>
              <w:pStyle w:val="ListParagraph"/>
              <w:ind w:left="0"/>
              <w:jc w:val="center"/>
              <w:rPr>
                <w:ins w:id="106" w:author="mine" w:date="2014-09-10T22:51:00Z"/>
                <w:rFonts w:ascii="Times New Roman" w:hAnsi="Times New Roman" w:cs="Times New Roman"/>
                <w:sz w:val="28"/>
                <w:szCs w:val="28"/>
              </w:rPr>
            </w:pPr>
            <w:ins w:id="107" w:author="mine" w:date="2014-09-10T22:51:00Z">
              <w:r w:rsidRPr="005F0E63">
                <w:rPr>
                  <w:rFonts w:ascii="Times New Roman" w:hAnsi="Times New Roman" w:cs="Times New Roman"/>
                  <w:sz w:val="28"/>
                  <w:szCs w:val="28"/>
                </w:rPr>
                <w:t>Ghi chú</w:t>
              </w:r>
            </w:ins>
          </w:p>
        </w:tc>
      </w:tr>
      <w:tr w:rsidR="00385710" w:rsidRPr="005F0E63" w:rsidTr="00943BAE">
        <w:tblPrEx>
          <w:tblW w:w="9210" w:type="dxa"/>
          <w:tblInd w:w="265" w:type="dxa"/>
          <w:tblPrExChange w:id="108" w:author="mine" w:date="2014-09-10T22:51:00Z">
            <w:tblPrEx>
              <w:tblW w:w="9900" w:type="dxa"/>
              <w:tblInd w:w="265" w:type="dxa"/>
            </w:tblPrEx>
          </w:tblPrExChange>
        </w:tblPrEx>
        <w:tc>
          <w:tcPr>
            <w:tcW w:w="854" w:type="dxa"/>
            <w:tcPrChange w:id="109"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2977" w:type="dxa"/>
            <w:tcPrChange w:id="110" w:author="mine" w:date="2014-09-10T22:51:00Z">
              <w:tcPr>
                <w:tcW w:w="143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1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1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385710" w:rsidRPr="005F0E63" w:rsidTr="00943BAE">
        <w:tblPrEx>
          <w:tblW w:w="9210" w:type="dxa"/>
          <w:tblInd w:w="265" w:type="dxa"/>
          <w:tblPrExChange w:id="113" w:author="mine" w:date="2014-09-10T22:51:00Z">
            <w:tblPrEx>
              <w:tblW w:w="9900" w:type="dxa"/>
              <w:tblInd w:w="265" w:type="dxa"/>
            </w:tblPrEx>
          </w:tblPrExChange>
        </w:tblPrEx>
        <w:tc>
          <w:tcPr>
            <w:tcW w:w="854" w:type="dxa"/>
            <w:tcPrChange w:id="114"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2977" w:type="dxa"/>
            <w:tcPrChange w:id="115" w:author="mine" w:date="2014-09-10T22:51:00Z">
              <w:tcPr>
                <w:tcW w:w="143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1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1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385710" w:rsidRPr="005F0E63" w:rsidTr="00943BAE">
        <w:tblPrEx>
          <w:tblW w:w="9210" w:type="dxa"/>
          <w:tblInd w:w="265" w:type="dxa"/>
          <w:tblPrExChange w:id="118" w:author="mine" w:date="2014-09-10T22:51:00Z">
            <w:tblPrEx>
              <w:tblW w:w="9900" w:type="dxa"/>
              <w:tblInd w:w="265" w:type="dxa"/>
            </w:tblPrEx>
          </w:tblPrExChange>
        </w:tblPrEx>
        <w:tc>
          <w:tcPr>
            <w:tcW w:w="854" w:type="dxa"/>
            <w:tcPrChange w:id="119"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2977" w:type="dxa"/>
            <w:tcPrChange w:id="120" w:author="mine" w:date="2014-09-10T22:51:00Z">
              <w:tcPr>
                <w:tcW w:w="143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2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385710" w:rsidRPr="005F0E63" w:rsidTr="00943BAE">
        <w:tblPrEx>
          <w:tblW w:w="9210" w:type="dxa"/>
          <w:tblInd w:w="265" w:type="dxa"/>
          <w:tblPrExChange w:id="123" w:author="mine" w:date="2014-09-10T22:51:00Z">
            <w:tblPrEx>
              <w:tblW w:w="9900" w:type="dxa"/>
              <w:tblInd w:w="265" w:type="dxa"/>
            </w:tblPrEx>
          </w:tblPrExChange>
        </w:tblPrEx>
        <w:tc>
          <w:tcPr>
            <w:tcW w:w="854" w:type="dxa"/>
            <w:tcPrChange w:id="124"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2977" w:type="dxa"/>
            <w:tcPrChange w:id="125" w:author="mine" w:date="2014-09-10T22:51:00Z">
              <w:tcPr>
                <w:tcW w:w="1437" w:type="dxa"/>
                <w:gridSpan w:val="2"/>
              </w:tcPr>
            </w:tcPrChange>
          </w:tcPr>
          <w:p w:rsidR="00385710" w:rsidRPr="004841AB" w:rsidRDefault="004841AB"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rPr>
              <w:t>Tex</w:t>
            </w:r>
            <w:r>
              <w:rPr>
                <w:rFonts w:ascii="Times New Roman" w:hAnsi="Times New Roman" w:cs="Times New Roman"/>
                <w:sz w:val="28"/>
                <w:szCs w:val="28"/>
                <w:lang w:val="en-US"/>
              </w:rPr>
              <w:t>t</w:t>
            </w:r>
          </w:p>
        </w:tc>
        <w:tc>
          <w:tcPr>
            <w:tcW w:w="1931" w:type="dxa"/>
            <w:tcPrChange w:id="12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385710" w:rsidRPr="005F0E63" w:rsidTr="00943BAE">
        <w:tblPrEx>
          <w:tblW w:w="9210" w:type="dxa"/>
          <w:tblInd w:w="265" w:type="dxa"/>
          <w:tblPrExChange w:id="128" w:author="mine" w:date="2014-09-10T22:51:00Z">
            <w:tblPrEx>
              <w:tblW w:w="9900" w:type="dxa"/>
              <w:tblInd w:w="265" w:type="dxa"/>
            </w:tblPrEx>
          </w:tblPrExChange>
        </w:tblPrEx>
        <w:tc>
          <w:tcPr>
            <w:tcW w:w="854" w:type="dxa"/>
            <w:tcPrChange w:id="129"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2977" w:type="dxa"/>
            <w:tcPrChange w:id="130" w:author="mine" w:date="2014-09-10T22:51:00Z">
              <w:tcPr>
                <w:tcW w:w="1437" w:type="dxa"/>
                <w:gridSpan w:val="2"/>
              </w:tcPr>
            </w:tcPrChange>
          </w:tcPr>
          <w:p w:rsidR="00385710" w:rsidRPr="004B110D"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Hyperlink Text</w:t>
            </w:r>
          </w:p>
        </w:tc>
        <w:tc>
          <w:tcPr>
            <w:tcW w:w="1931" w:type="dxa"/>
            <w:tcPrChange w:id="13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hiện hộp thoại thay đổi mật khẩu cho người dùng</w:t>
            </w:r>
          </w:p>
        </w:tc>
      </w:tr>
      <w:tr w:rsidR="00385710" w:rsidRPr="005F0E63" w:rsidTr="00943BAE">
        <w:tblPrEx>
          <w:tblW w:w="9210" w:type="dxa"/>
          <w:tblInd w:w="265" w:type="dxa"/>
          <w:tblPrExChange w:id="133" w:author="mine" w:date="2014-09-10T22:51:00Z">
            <w:tblPrEx>
              <w:tblW w:w="9900" w:type="dxa"/>
              <w:tblInd w:w="265" w:type="dxa"/>
            </w:tblPrEx>
          </w:tblPrExChange>
        </w:tblPrEx>
        <w:tc>
          <w:tcPr>
            <w:tcW w:w="854" w:type="dxa"/>
            <w:tcPrChange w:id="134"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6</w:t>
            </w:r>
          </w:p>
        </w:tc>
        <w:tc>
          <w:tcPr>
            <w:tcW w:w="2977" w:type="dxa"/>
            <w:tcPrChange w:id="135" w:author="mine" w:date="2014-09-10T22:51:00Z">
              <w:tcPr>
                <w:tcW w:w="1437" w:type="dxa"/>
                <w:gridSpan w:val="2"/>
              </w:tcPr>
            </w:tcPrChange>
          </w:tcPr>
          <w:p w:rsidR="00385710" w:rsidRPr="005F0E63" w:rsidRDefault="008A69E2"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w:t>
            </w:r>
            <w:r w:rsidR="00385710" w:rsidRPr="005F0E63">
              <w:rPr>
                <w:rFonts w:ascii="Times New Roman" w:hAnsi="Times New Roman" w:cs="Times New Roman"/>
                <w:sz w:val="28"/>
                <w:szCs w:val="28"/>
                <w:lang w:val="en-US"/>
              </w:rPr>
              <w:t>ox</w:t>
            </w:r>
          </w:p>
        </w:tc>
        <w:tc>
          <w:tcPr>
            <w:tcW w:w="1931" w:type="dxa"/>
            <w:tcPrChange w:id="13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7" w:author="mine" w:date="2014-09-10T22:51:00Z">
              <w:tcPr>
                <w:tcW w:w="3807" w:type="dxa"/>
                <w:gridSpan w:val="2"/>
              </w:tcPr>
            </w:tcPrChange>
          </w:tcPr>
          <w:p w:rsidR="00385710" w:rsidRPr="00CF29CE" w:rsidRDefault="00385710" w:rsidP="00CF29CE">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Người dùng chọn </w:t>
            </w:r>
            <w:r w:rsidR="00CF29CE">
              <w:rPr>
                <w:rFonts w:ascii="Times New Roman" w:hAnsi="Times New Roman" w:cs="Times New Roman"/>
                <w:sz w:val="28"/>
                <w:szCs w:val="28"/>
                <w:lang w:val="en-US"/>
              </w:rPr>
              <w:t>năm sinh</w:t>
            </w:r>
          </w:p>
        </w:tc>
      </w:tr>
      <w:tr w:rsidR="00385710" w:rsidRPr="005F0E63" w:rsidTr="00943BAE">
        <w:tblPrEx>
          <w:tblW w:w="9210" w:type="dxa"/>
          <w:tblInd w:w="265" w:type="dxa"/>
          <w:tblPrExChange w:id="138" w:author="mine" w:date="2014-09-10T22:51:00Z">
            <w:tblPrEx>
              <w:tblW w:w="9900" w:type="dxa"/>
              <w:tblInd w:w="265" w:type="dxa"/>
            </w:tblPrEx>
          </w:tblPrExChange>
        </w:tblPrEx>
        <w:tc>
          <w:tcPr>
            <w:tcW w:w="854" w:type="dxa"/>
            <w:tcPrChange w:id="139"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2977" w:type="dxa"/>
            <w:tcPrChange w:id="140" w:author="mine" w:date="2014-09-10T22:51:00Z">
              <w:tcPr>
                <w:tcW w:w="143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4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385710" w:rsidRPr="005F0E63" w:rsidTr="00943BAE">
        <w:tblPrEx>
          <w:tblW w:w="9210" w:type="dxa"/>
          <w:tblInd w:w="265" w:type="dxa"/>
          <w:tblPrExChange w:id="143" w:author="mine" w:date="2014-09-10T22:51:00Z">
            <w:tblPrEx>
              <w:tblW w:w="9900" w:type="dxa"/>
              <w:tblInd w:w="265" w:type="dxa"/>
            </w:tblPrEx>
          </w:tblPrExChange>
        </w:tblPrEx>
        <w:tc>
          <w:tcPr>
            <w:tcW w:w="854" w:type="dxa"/>
            <w:tcPrChange w:id="144"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8</w:t>
            </w:r>
          </w:p>
        </w:tc>
        <w:tc>
          <w:tcPr>
            <w:tcW w:w="2977" w:type="dxa"/>
            <w:tcPrChange w:id="145" w:author="mine" w:date="2014-09-10T22:51:00Z">
              <w:tcPr>
                <w:tcW w:w="143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931" w:type="dxa"/>
            <w:tcPrChange w:id="14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Người dùng chọn hình ảnh </w:t>
            </w:r>
            <w:r w:rsidRPr="005F0E63">
              <w:rPr>
                <w:rFonts w:ascii="Times New Roman" w:hAnsi="Times New Roman" w:cs="Times New Roman"/>
                <w:sz w:val="28"/>
                <w:szCs w:val="28"/>
              </w:rPr>
              <w:lastRenderedPageBreak/>
              <w:t>đại diện và tải lên hệ thống.</w:t>
            </w:r>
          </w:p>
        </w:tc>
      </w:tr>
      <w:tr w:rsidR="00385710" w:rsidRPr="005F0E63" w:rsidTr="00943BAE">
        <w:tc>
          <w:tcPr>
            <w:tcW w:w="854" w:type="dxa"/>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9</w:t>
            </w:r>
          </w:p>
        </w:tc>
        <w:tc>
          <w:tcPr>
            <w:tcW w:w="2977"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931" w:type="dxa"/>
          </w:tcPr>
          <w:p w:rsidR="00385710" w:rsidRPr="005F0E63" w:rsidRDefault="00385710" w:rsidP="009F6587">
            <w:pPr>
              <w:pStyle w:val="ListParagraph"/>
              <w:ind w:left="0"/>
              <w:rPr>
                <w:rFonts w:ascii="Times New Roman" w:hAnsi="Times New Roman" w:cs="Times New Roman"/>
                <w:sz w:val="28"/>
                <w:szCs w:val="28"/>
              </w:rPr>
            </w:pPr>
          </w:p>
        </w:tc>
        <w:tc>
          <w:tcPr>
            <w:tcW w:w="3448"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385710" w:rsidRPr="005F0E63" w:rsidTr="00943BAE">
        <w:tblPrEx>
          <w:tblW w:w="9210" w:type="dxa"/>
          <w:tblInd w:w="265" w:type="dxa"/>
          <w:tblPrExChange w:id="148" w:author="mine" w:date="2014-09-10T22:51:00Z">
            <w:tblPrEx>
              <w:tblW w:w="9900" w:type="dxa"/>
              <w:tblInd w:w="265" w:type="dxa"/>
            </w:tblPrEx>
          </w:tblPrExChange>
        </w:tblPrEx>
        <w:tc>
          <w:tcPr>
            <w:tcW w:w="854" w:type="dxa"/>
            <w:vAlign w:val="center"/>
            <w:tcPrChange w:id="149"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10</w:t>
            </w:r>
          </w:p>
        </w:tc>
        <w:tc>
          <w:tcPr>
            <w:tcW w:w="2977" w:type="dxa"/>
            <w:tcPrChange w:id="150" w:author="mine" w:date="2014-09-10T22:51:00Z">
              <w:tcPr>
                <w:tcW w:w="1437" w:type="dxa"/>
                <w:gridSpan w:val="2"/>
              </w:tcPr>
            </w:tcPrChange>
          </w:tcPr>
          <w:p w:rsidR="00385710" w:rsidRPr="005F0E63" w:rsidRDefault="004B110D" w:rsidP="009F6587">
            <w:pPr>
              <w:pStyle w:val="ListParagraph"/>
              <w:ind w:left="0"/>
              <w:rPr>
                <w:rFonts w:ascii="Times New Roman" w:hAnsi="Times New Roman" w:cs="Times New Roman"/>
                <w:sz w:val="28"/>
                <w:szCs w:val="28"/>
              </w:rPr>
            </w:pPr>
            <w:r>
              <w:rPr>
                <w:rFonts w:ascii="Times New Roman" w:hAnsi="Times New Roman" w:cs="Times New Roman"/>
                <w:sz w:val="28"/>
                <w:szCs w:val="28"/>
                <w:lang w:val="en-US"/>
              </w:rPr>
              <w:br/>
            </w:r>
            <w:r w:rsidR="00385710" w:rsidRPr="005F0E63">
              <w:rPr>
                <w:rFonts w:ascii="Times New Roman" w:hAnsi="Times New Roman" w:cs="Times New Roman"/>
                <w:sz w:val="28"/>
                <w:szCs w:val="28"/>
              </w:rPr>
              <w:t>Button</w:t>
            </w:r>
          </w:p>
        </w:tc>
        <w:tc>
          <w:tcPr>
            <w:tcW w:w="1931" w:type="dxa"/>
            <w:tcPrChange w:id="15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385710" w:rsidRPr="005F0E63" w:rsidTr="00943BAE">
        <w:tblPrEx>
          <w:tblW w:w="9210" w:type="dxa"/>
          <w:tblInd w:w="265" w:type="dxa"/>
          <w:tblPrExChange w:id="153" w:author="mine" w:date="2014-09-10T22:51:00Z">
            <w:tblPrEx>
              <w:tblW w:w="9900" w:type="dxa"/>
              <w:tblInd w:w="265" w:type="dxa"/>
            </w:tblPrEx>
          </w:tblPrExChange>
        </w:tblPrEx>
        <w:tc>
          <w:tcPr>
            <w:tcW w:w="854" w:type="dxa"/>
            <w:vAlign w:val="center"/>
            <w:tcPrChange w:id="154"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11</w:t>
            </w:r>
          </w:p>
        </w:tc>
        <w:tc>
          <w:tcPr>
            <w:tcW w:w="2977" w:type="dxa"/>
            <w:tcPrChange w:id="155" w:author="mine" w:date="2014-09-10T22:51:00Z">
              <w:tcPr>
                <w:tcW w:w="1437" w:type="dxa"/>
                <w:gridSpan w:val="2"/>
              </w:tcPr>
            </w:tcPrChange>
          </w:tcPr>
          <w:p w:rsidR="00385710" w:rsidRPr="005F0E63" w:rsidRDefault="004B110D" w:rsidP="004B110D">
            <w:pPr>
              <w:pStyle w:val="ListParagraph"/>
              <w:ind w:left="0"/>
              <w:rPr>
                <w:rFonts w:ascii="Times New Roman" w:hAnsi="Times New Roman" w:cs="Times New Roman"/>
                <w:sz w:val="28"/>
                <w:szCs w:val="28"/>
              </w:rPr>
            </w:pPr>
            <w:r>
              <w:rPr>
                <w:rFonts w:ascii="Times New Roman" w:hAnsi="Times New Roman" w:cs="Times New Roman"/>
                <w:sz w:val="28"/>
                <w:szCs w:val="28"/>
                <w:lang w:val="en-US"/>
              </w:rPr>
              <w:br/>
            </w:r>
            <w:r w:rsidR="00385710" w:rsidRPr="005F0E63">
              <w:rPr>
                <w:rFonts w:ascii="Times New Roman" w:hAnsi="Times New Roman" w:cs="Times New Roman"/>
                <w:sz w:val="28"/>
                <w:szCs w:val="28"/>
              </w:rPr>
              <w:t>Button</w:t>
            </w:r>
          </w:p>
        </w:tc>
        <w:tc>
          <w:tcPr>
            <w:tcW w:w="1931" w:type="dxa"/>
            <w:tcPrChange w:id="15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xml:space="preserve"> Dữ liệu được sử dụng:</w:t>
      </w:r>
    </w:p>
    <w:p w:rsidR="00385710" w:rsidRPr="005F0E63" w:rsidRDefault="00385710" w:rsidP="0038571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385710" w:rsidRPr="005F0E63" w:rsidTr="009F6587">
        <w:tc>
          <w:tcPr>
            <w:tcW w:w="895" w:type="dxa"/>
            <w:vMerge w:val="restart"/>
          </w:tcPr>
          <w:p w:rsidR="00385710" w:rsidRPr="005F0E63" w:rsidRDefault="00385710" w:rsidP="004B110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385710" w:rsidRPr="005F0E63" w:rsidRDefault="00385710" w:rsidP="004B110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385710" w:rsidRPr="005F0E63" w:rsidRDefault="00385710" w:rsidP="004B110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385710" w:rsidRPr="005F0E63" w:rsidTr="009F6587">
        <w:tc>
          <w:tcPr>
            <w:tcW w:w="895" w:type="dxa"/>
            <w:vMerge/>
          </w:tcPr>
          <w:p w:rsidR="00385710" w:rsidRPr="005F0E63" w:rsidRDefault="00385710" w:rsidP="004B110D">
            <w:pPr>
              <w:pStyle w:val="ListParagraph"/>
              <w:ind w:left="0"/>
              <w:jc w:val="center"/>
              <w:rPr>
                <w:rFonts w:ascii="Times New Roman" w:hAnsi="Times New Roman" w:cs="Times New Roman"/>
                <w:sz w:val="28"/>
                <w:szCs w:val="28"/>
              </w:rPr>
            </w:pPr>
          </w:p>
        </w:tc>
        <w:tc>
          <w:tcPr>
            <w:tcW w:w="1981" w:type="dxa"/>
            <w:vMerge/>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4B110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385710" w:rsidRPr="005F0E63" w:rsidRDefault="00385710" w:rsidP="004B110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385710" w:rsidRPr="005F0E63" w:rsidRDefault="00385710" w:rsidP="004B110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385710" w:rsidRPr="005F0E63" w:rsidRDefault="00385710" w:rsidP="004B110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385710" w:rsidRPr="005F0E63" w:rsidTr="009F6587">
        <w:tc>
          <w:tcPr>
            <w:tcW w:w="895" w:type="dxa"/>
          </w:tcPr>
          <w:p w:rsidR="00385710" w:rsidRPr="005F0E63" w:rsidRDefault="00385710" w:rsidP="004B110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385710" w:rsidRPr="005F0E63" w:rsidRDefault="00385710" w:rsidP="004B110D">
            <w:pPr>
              <w:pStyle w:val="ListParagraph"/>
              <w:ind w:left="0"/>
              <w:jc w:val="center"/>
              <w:rPr>
                <w:rFonts w:ascii="Times New Roman" w:hAnsi="Times New Roman" w:cs="Times New Roman"/>
                <w:sz w:val="28"/>
                <w:szCs w:val="28"/>
              </w:rPr>
            </w:pPr>
          </w:p>
        </w:tc>
        <w:tc>
          <w:tcPr>
            <w:tcW w:w="1438" w:type="dxa"/>
          </w:tcPr>
          <w:p w:rsidR="00385710" w:rsidRPr="005F0E63" w:rsidRDefault="00385710" w:rsidP="004B110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385710" w:rsidRPr="005F0E63" w:rsidRDefault="00385710" w:rsidP="004B110D">
            <w:pPr>
              <w:pStyle w:val="ListParagraph"/>
              <w:ind w:left="0"/>
              <w:jc w:val="center"/>
              <w:rPr>
                <w:rFonts w:ascii="Times New Roman" w:hAnsi="Times New Roman" w:cs="Times New Roman"/>
                <w:sz w:val="28"/>
                <w:szCs w:val="28"/>
              </w:rPr>
            </w:pPr>
          </w:p>
        </w:tc>
        <w:tc>
          <w:tcPr>
            <w:tcW w:w="1439" w:type="dxa"/>
          </w:tcPr>
          <w:p w:rsidR="00385710" w:rsidRPr="005F0E63" w:rsidRDefault="00DC5F51" w:rsidP="004B110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r w:rsidR="00DC5F51" w:rsidRPr="005F0E63" w:rsidTr="009F6587">
        <w:tc>
          <w:tcPr>
            <w:tcW w:w="895" w:type="dxa"/>
          </w:tcPr>
          <w:p w:rsidR="00DC5F51" w:rsidRPr="00DC5F51" w:rsidRDefault="00DC5F51" w:rsidP="004B110D">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tcPr>
          <w:p w:rsidR="00DC5F51" w:rsidRPr="009B33E1" w:rsidRDefault="009B33E1" w:rsidP="004B110D">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DC5F51" w:rsidRPr="005F0E63" w:rsidRDefault="00DC5F51" w:rsidP="004B110D">
            <w:pPr>
              <w:pStyle w:val="ListParagraph"/>
              <w:ind w:left="0"/>
              <w:jc w:val="center"/>
              <w:rPr>
                <w:rFonts w:ascii="Times New Roman" w:hAnsi="Times New Roman" w:cs="Times New Roman"/>
                <w:sz w:val="28"/>
                <w:szCs w:val="28"/>
              </w:rPr>
            </w:pPr>
          </w:p>
        </w:tc>
        <w:tc>
          <w:tcPr>
            <w:tcW w:w="1439" w:type="dxa"/>
          </w:tcPr>
          <w:p w:rsidR="00DC5F51" w:rsidRPr="009B33E1" w:rsidRDefault="009B33E1" w:rsidP="004B110D">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DC5F51" w:rsidRPr="005F0E63" w:rsidRDefault="00DC5F51" w:rsidP="004B110D">
            <w:pPr>
              <w:pStyle w:val="ListParagraph"/>
              <w:ind w:left="0"/>
              <w:jc w:val="center"/>
              <w:rPr>
                <w:rFonts w:ascii="Times New Roman" w:hAnsi="Times New Roman" w:cs="Times New Roman"/>
                <w:sz w:val="28"/>
                <w:szCs w:val="28"/>
              </w:rPr>
            </w:pPr>
          </w:p>
        </w:tc>
      </w:tr>
      <w:tr w:rsidR="00DC5F51" w:rsidRPr="005F0E63" w:rsidTr="009F6587">
        <w:tc>
          <w:tcPr>
            <w:tcW w:w="895" w:type="dxa"/>
          </w:tcPr>
          <w:p w:rsidR="00DC5F51" w:rsidRPr="00DC5F51" w:rsidRDefault="00DC5F51" w:rsidP="004B110D">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Phường-Xã</w:t>
            </w:r>
          </w:p>
        </w:tc>
        <w:tc>
          <w:tcPr>
            <w:tcW w:w="1438" w:type="dxa"/>
          </w:tcPr>
          <w:p w:rsidR="00DC5F51" w:rsidRPr="005F0E63" w:rsidRDefault="00DC5F51" w:rsidP="004B110D">
            <w:pPr>
              <w:pStyle w:val="ListParagraph"/>
              <w:ind w:left="0"/>
              <w:jc w:val="center"/>
              <w:rPr>
                <w:rFonts w:ascii="Times New Roman" w:hAnsi="Times New Roman" w:cs="Times New Roman"/>
                <w:sz w:val="28"/>
                <w:szCs w:val="28"/>
              </w:rPr>
            </w:pPr>
          </w:p>
        </w:tc>
        <w:tc>
          <w:tcPr>
            <w:tcW w:w="1438" w:type="dxa"/>
          </w:tcPr>
          <w:p w:rsidR="00DC5F51" w:rsidRPr="005F0E63" w:rsidRDefault="00DC5F51" w:rsidP="004B110D">
            <w:pPr>
              <w:pStyle w:val="ListParagraph"/>
              <w:ind w:left="0"/>
              <w:jc w:val="center"/>
              <w:rPr>
                <w:rFonts w:ascii="Times New Roman" w:hAnsi="Times New Roman" w:cs="Times New Roman"/>
                <w:sz w:val="28"/>
                <w:szCs w:val="28"/>
              </w:rPr>
            </w:pPr>
          </w:p>
        </w:tc>
        <w:tc>
          <w:tcPr>
            <w:tcW w:w="1439" w:type="dxa"/>
          </w:tcPr>
          <w:p w:rsidR="00DC5F51" w:rsidRPr="005F0E63" w:rsidRDefault="00DC5F51" w:rsidP="004B110D">
            <w:pPr>
              <w:pStyle w:val="ListParagraph"/>
              <w:ind w:left="0"/>
              <w:jc w:val="center"/>
              <w:rPr>
                <w:rFonts w:ascii="Times New Roman" w:hAnsi="Times New Roman" w:cs="Times New Roman"/>
                <w:sz w:val="28"/>
                <w:szCs w:val="28"/>
              </w:rPr>
            </w:pPr>
          </w:p>
        </w:tc>
        <w:tc>
          <w:tcPr>
            <w:tcW w:w="1439" w:type="dxa"/>
          </w:tcPr>
          <w:p w:rsidR="00DC5F51" w:rsidRPr="00DC5F51" w:rsidRDefault="00DC5F51" w:rsidP="004B110D">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Pr="00DC5F51" w:rsidRDefault="00DC5F51" w:rsidP="004B110D">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tcPr>
          <w:p w:rsidR="00DC5F51" w:rsidRPr="005F0E63" w:rsidRDefault="00DC5F51" w:rsidP="004B110D">
            <w:pPr>
              <w:pStyle w:val="ListParagraph"/>
              <w:ind w:left="0"/>
              <w:jc w:val="center"/>
              <w:rPr>
                <w:rFonts w:ascii="Times New Roman" w:hAnsi="Times New Roman" w:cs="Times New Roman"/>
                <w:sz w:val="28"/>
                <w:szCs w:val="28"/>
              </w:rPr>
            </w:pPr>
          </w:p>
        </w:tc>
        <w:tc>
          <w:tcPr>
            <w:tcW w:w="1438" w:type="dxa"/>
          </w:tcPr>
          <w:p w:rsidR="00DC5F51" w:rsidRPr="005F0E63" w:rsidRDefault="00DC5F51" w:rsidP="004B110D">
            <w:pPr>
              <w:pStyle w:val="ListParagraph"/>
              <w:ind w:left="0"/>
              <w:jc w:val="center"/>
              <w:rPr>
                <w:rFonts w:ascii="Times New Roman" w:hAnsi="Times New Roman" w:cs="Times New Roman"/>
                <w:sz w:val="28"/>
                <w:szCs w:val="28"/>
              </w:rPr>
            </w:pPr>
          </w:p>
        </w:tc>
        <w:tc>
          <w:tcPr>
            <w:tcW w:w="1439" w:type="dxa"/>
          </w:tcPr>
          <w:p w:rsidR="00DC5F51" w:rsidRPr="005F0E63" w:rsidRDefault="00DC5F51" w:rsidP="004B110D">
            <w:pPr>
              <w:pStyle w:val="ListParagraph"/>
              <w:ind w:left="0"/>
              <w:jc w:val="center"/>
              <w:rPr>
                <w:rFonts w:ascii="Times New Roman" w:hAnsi="Times New Roman" w:cs="Times New Roman"/>
                <w:sz w:val="28"/>
                <w:szCs w:val="28"/>
              </w:rPr>
            </w:pPr>
          </w:p>
        </w:tc>
        <w:tc>
          <w:tcPr>
            <w:tcW w:w="1439" w:type="dxa"/>
          </w:tcPr>
          <w:p w:rsidR="00DC5F51" w:rsidRPr="00DC5F51" w:rsidRDefault="00DC5F51" w:rsidP="004B110D">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Pr="00DC5F51" w:rsidRDefault="00DC5F51" w:rsidP="004B110D">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tcPr>
          <w:p w:rsidR="00DC5F51" w:rsidRPr="005F0E63" w:rsidRDefault="00DC5F51" w:rsidP="004B110D">
            <w:pPr>
              <w:pStyle w:val="ListParagraph"/>
              <w:ind w:left="0"/>
              <w:jc w:val="center"/>
              <w:rPr>
                <w:rFonts w:ascii="Times New Roman" w:hAnsi="Times New Roman" w:cs="Times New Roman"/>
                <w:sz w:val="28"/>
                <w:szCs w:val="28"/>
              </w:rPr>
            </w:pPr>
          </w:p>
        </w:tc>
        <w:tc>
          <w:tcPr>
            <w:tcW w:w="1438" w:type="dxa"/>
          </w:tcPr>
          <w:p w:rsidR="00DC5F51" w:rsidRPr="005F0E63" w:rsidRDefault="00DC5F51" w:rsidP="004B110D">
            <w:pPr>
              <w:pStyle w:val="ListParagraph"/>
              <w:ind w:left="0"/>
              <w:jc w:val="center"/>
              <w:rPr>
                <w:rFonts w:ascii="Times New Roman" w:hAnsi="Times New Roman" w:cs="Times New Roman"/>
                <w:sz w:val="28"/>
                <w:szCs w:val="28"/>
              </w:rPr>
            </w:pPr>
          </w:p>
        </w:tc>
        <w:tc>
          <w:tcPr>
            <w:tcW w:w="1439" w:type="dxa"/>
          </w:tcPr>
          <w:p w:rsidR="00DC5F51" w:rsidRPr="005F0E63" w:rsidRDefault="00DC5F51" w:rsidP="004B110D">
            <w:pPr>
              <w:pStyle w:val="ListParagraph"/>
              <w:ind w:left="0"/>
              <w:jc w:val="center"/>
              <w:rPr>
                <w:rFonts w:ascii="Times New Roman" w:hAnsi="Times New Roman" w:cs="Times New Roman"/>
                <w:sz w:val="28"/>
                <w:szCs w:val="28"/>
              </w:rPr>
            </w:pPr>
          </w:p>
        </w:tc>
        <w:tc>
          <w:tcPr>
            <w:tcW w:w="1439" w:type="dxa"/>
          </w:tcPr>
          <w:p w:rsidR="00DC5F51" w:rsidRPr="00DC5F51" w:rsidRDefault="00DC5F51" w:rsidP="004B110D">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cập nhật thông tin cá nhân của người dùng</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9">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385710" w:rsidRPr="005F0E63" w:rsidRDefault="00385710" w:rsidP="00385710">
      <w:pPr>
        <w:pStyle w:val="ListParagraph"/>
        <w:outlineLvl w:val="1"/>
        <w:rPr>
          <w:rFonts w:ascii="Times New Roman" w:hAnsi="Times New Roman" w:cs="Times New Roman"/>
          <w:b/>
          <w:sz w:val="28"/>
          <w:szCs w:val="28"/>
          <w:lang w:val="en-US"/>
        </w:rPr>
      </w:pPr>
    </w:p>
    <w:p w:rsidR="00385710" w:rsidRPr="005F0E63" w:rsidRDefault="00385710" w:rsidP="00385710">
      <w:pPr>
        <w:pStyle w:val="ListParagraph"/>
        <w:rPr>
          <w:rFonts w:ascii="Times New Roman" w:hAnsi="Times New Roman" w:cs="Times New Roman"/>
          <w:b/>
          <w:sz w:val="28"/>
          <w:szCs w:val="28"/>
        </w:rPr>
      </w:pPr>
    </w:p>
    <w:p w:rsidR="00030A86" w:rsidRPr="005F0E63" w:rsidRDefault="00030A86" w:rsidP="005F6A5B">
      <w:pPr>
        <w:rPr>
          <w:rFonts w:ascii="Times New Roman" w:hAnsi="Times New Roman" w:cs="Times New Roman"/>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158" w:author="theirs" w:date="2014-09-10T22:51:00Z">
          <w:pPr>
            <w:pStyle w:val="ListParagraph"/>
            <w:numPr>
              <w:numId w:val="1"/>
            </w:numPr>
            <w:ind w:hanging="360"/>
          </w:pPr>
        </w:pPrChange>
      </w:pPr>
      <w:bookmarkStart w:id="159" w:name="_Toc398323458"/>
      <w:bookmarkStart w:id="160" w:name="_Toc399455854"/>
      <w:r w:rsidRPr="005F0E63">
        <w:rPr>
          <w:rFonts w:ascii="Times New Roman" w:hAnsi="Times New Roman" w:cs="Times New Roman"/>
          <w:b/>
          <w:sz w:val="28"/>
          <w:szCs w:val="28"/>
        </w:rPr>
        <w:t>Bảng tham khảo tới các yêu cầu</w:t>
      </w:r>
      <w:bookmarkEnd w:id="159"/>
      <w:bookmarkEnd w:id="160"/>
    </w:p>
    <w:tbl>
      <w:tblPr>
        <w:tblStyle w:val="TableGrid"/>
        <w:tblW w:w="0" w:type="auto"/>
        <w:tblInd w:w="720" w:type="dxa"/>
        <w:tblLook w:val="04A0" w:firstRow="1" w:lastRow="0" w:firstColumn="1" w:lastColumn="0" w:noHBand="0" w:noVBand="1"/>
      </w:tblPr>
      <w:tblGrid>
        <w:gridCol w:w="5342"/>
        <w:gridCol w:w="3514"/>
      </w:tblGrid>
      <w:tr w:rsidR="00DF1683" w:rsidRPr="005F0E63" w:rsidTr="00930818">
        <w:tc>
          <w:tcPr>
            <w:tcW w:w="5342" w:type="dxa"/>
          </w:tcPr>
          <w:p w:rsidR="00DF1683" w:rsidRPr="005F0E63" w:rsidRDefault="00DF1683" w:rsidP="003F0A7D">
            <w:pPr>
              <w:pStyle w:val="ListParagraph"/>
              <w:ind w:left="0"/>
              <w:jc w:val="center"/>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3514" w:type="dxa"/>
          </w:tcPr>
          <w:p w:rsidR="00DF1683" w:rsidRPr="005F0E63" w:rsidRDefault="0030459B" w:rsidP="003F0A7D">
            <w:pPr>
              <w:pStyle w:val="ListParagraph"/>
              <w:ind w:left="0"/>
              <w:jc w:val="center"/>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930818">
        <w:tc>
          <w:tcPr>
            <w:tcW w:w="5342"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3514" w:type="dxa"/>
          </w:tcPr>
          <w:p w:rsidR="0030459B" w:rsidRPr="009F6587"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REQ01</w:t>
            </w:r>
          </w:p>
        </w:tc>
      </w:tr>
      <w:tr w:rsidR="0030459B" w:rsidRPr="005F0E63" w:rsidTr="00930818">
        <w:tc>
          <w:tcPr>
            <w:tcW w:w="5342"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3514" w:type="dxa"/>
          </w:tcPr>
          <w:p w:rsidR="0030459B" w:rsidRPr="009F6587"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REQ02</w:t>
            </w:r>
          </w:p>
        </w:tc>
      </w:tr>
      <w:tr w:rsidR="0030459B" w:rsidRPr="005F0E63" w:rsidTr="00930818">
        <w:tc>
          <w:tcPr>
            <w:tcW w:w="5342"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3514" w:type="dxa"/>
          </w:tcPr>
          <w:p w:rsidR="0030459B" w:rsidRPr="009F6587"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REQ03</w:t>
            </w:r>
          </w:p>
        </w:tc>
      </w:tr>
      <w:tr w:rsidR="0030459B" w:rsidRPr="005F0E63" w:rsidTr="00930818">
        <w:tc>
          <w:tcPr>
            <w:tcW w:w="5342"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3514" w:type="dxa"/>
          </w:tcPr>
          <w:p w:rsidR="0030459B" w:rsidRPr="009F6587"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REQ04</w:t>
            </w:r>
          </w:p>
        </w:tc>
      </w:tr>
      <w:tr w:rsidR="0030459B" w:rsidRPr="005F0E63" w:rsidTr="00930818">
        <w:tc>
          <w:tcPr>
            <w:tcW w:w="5342"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3514" w:type="dxa"/>
          </w:tcPr>
          <w:p w:rsidR="0030459B" w:rsidRPr="00606D5E" w:rsidRDefault="00606D5E" w:rsidP="003F0A7D">
            <w:pPr>
              <w:pStyle w:val="ListParagraph"/>
              <w:ind w:left="0"/>
              <w:jc w:val="center"/>
              <w:rPr>
                <w:rFonts w:ascii="Times New Roman" w:hAnsi="Times New Roman" w:cs="Times New Roman"/>
                <w:b/>
                <w:sz w:val="28"/>
                <w:szCs w:val="28"/>
                <w:lang w:val="en-US"/>
              </w:rPr>
            </w:pPr>
            <w:r>
              <w:rPr>
                <w:rFonts w:ascii="Times New Roman" w:hAnsi="Times New Roman" w:cs="Times New Roman"/>
                <w:sz w:val="28"/>
                <w:szCs w:val="28"/>
              </w:rPr>
              <w:t>REQ05</w:t>
            </w:r>
          </w:p>
        </w:tc>
      </w:tr>
      <w:tr w:rsidR="0030459B" w:rsidRPr="005F0E63" w:rsidTr="00930818">
        <w:tc>
          <w:tcPr>
            <w:tcW w:w="5342"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3514" w:type="dxa"/>
          </w:tcPr>
          <w:p w:rsidR="0030459B" w:rsidRPr="00606D5E"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REQ06</w:t>
            </w:r>
          </w:p>
        </w:tc>
      </w:tr>
      <w:tr w:rsidR="0030459B" w:rsidRPr="005F0E63" w:rsidTr="00930818">
        <w:tc>
          <w:tcPr>
            <w:tcW w:w="5342"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3514" w:type="dxa"/>
          </w:tcPr>
          <w:p w:rsidR="0030459B" w:rsidRPr="00606D5E"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REQ07</w:t>
            </w:r>
          </w:p>
        </w:tc>
      </w:tr>
      <w:tr w:rsidR="0030459B" w:rsidRPr="005F0E63" w:rsidTr="00930818">
        <w:tc>
          <w:tcPr>
            <w:tcW w:w="5342" w:type="dxa"/>
          </w:tcPr>
          <w:p w:rsidR="0030459B" w:rsidRPr="00606D5E" w:rsidRDefault="00F33807" w:rsidP="00606D5E">
            <w:pPr>
              <w:pStyle w:val="ListParagraph"/>
              <w:ind w:left="0"/>
              <w:rPr>
                <w:rFonts w:ascii="Times New Roman" w:hAnsi="Times New Roman" w:cs="Times New Roman"/>
                <w:sz w:val="28"/>
                <w:szCs w:val="28"/>
                <w:lang w:val="en-US"/>
              </w:rPr>
            </w:pPr>
            <w:r w:rsidRPr="007B48C3">
              <w:rPr>
                <w:rFonts w:ascii="Times New Roman" w:hAnsi="Times New Roman" w:cs="Times New Roman"/>
                <w:sz w:val="28"/>
                <w:szCs w:val="28"/>
              </w:rPr>
              <w:t xml:space="preserve">Cập nhật </w:t>
            </w:r>
            <w:r w:rsidR="00606D5E">
              <w:rPr>
                <w:rFonts w:ascii="Times New Roman" w:hAnsi="Times New Roman" w:cs="Times New Roman"/>
                <w:sz w:val="28"/>
                <w:szCs w:val="28"/>
                <w:lang w:val="en-US"/>
              </w:rPr>
              <w:t>tin đăng</w:t>
            </w:r>
          </w:p>
        </w:tc>
        <w:tc>
          <w:tcPr>
            <w:tcW w:w="3514" w:type="dxa"/>
          </w:tcPr>
          <w:p w:rsidR="0030459B" w:rsidRPr="00606D5E"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REQ08</w:t>
            </w:r>
          </w:p>
        </w:tc>
      </w:tr>
      <w:tr w:rsidR="0030459B" w:rsidRPr="005F0E63" w:rsidTr="00930818">
        <w:tc>
          <w:tcPr>
            <w:tcW w:w="5342"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danh sách chủ nhà trọ và nhà trọ</w:t>
            </w:r>
          </w:p>
        </w:tc>
        <w:tc>
          <w:tcPr>
            <w:tcW w:w="3514" w:type="dxa"/>
          </w:tcPr>
          <w:p w:rsidR="0030459B" w:rsidRPr="00606D5E"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REQ09</w:t>
            </w:r>
          </w:p>
        </w:tc>
      </w:tr>
      <w:tr w:rsidR="0030459B" w:rsidRPr="005F0E63" w:rsidTr="00930818">
        <w:tc>
          <w:tcPr>
            <w:tcW w:w="5342"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3514" w:type="dxa"/>
          </w:tcPr>
          <w:p w:rsidR="0030459B" w:rsidRPr="00606D5E"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REQ10</w:t>
            </w:r>
          </w:p>
        </w:tc>
      </w:tr>
      <w:tr w:rsidR="0030459B" w:rsidRPr="005F0E63" w:rsidTr="00930818">
        <w:tc>
          <w:tcPr>
            <w:tcW w:w="5342"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3514" w:type="dxa"/>
          </w:tcPr>
          <w:p w:rsidR="0030459B" w:rsidRPr="00606D5E"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REQ11</w:t>
            </w:r>
          </w:p>
        </w:tc>
      </w:tr>
      <w:tr w:rsidR="0030459B" w:rsidRPr="005F0E63" w:rsidTr="00930818">
        <w:tc>
          <w:tcPr>
            <w:tcW w:w="5342"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3514" w:type="dxa"/>
          </w:tcPr>
          <w:p w:rsidR="0030459B" w:rsidRPr="00606D5E"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REQ12</w:t>
            </w:r>
          </w:p>
        </w:tc>
      </w:tr>
      <w:tr w:rsidR="0030459B" w:rsidRPr="005F0E63" w:rsidTr="00930818">
        <w:tc>
          <w:tcPr>
            <w:tcW w:w="5342"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3514" w:type="dxa"/>
          </w:tcPr>
          <w:p w:rsidR="0030459B" w:rsidRPr="00606D5E"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REQ13</w:t>
            </w:r>
          </w:p>
        </w:tc>
      </w:tr>
      <w:tr w:rsidR="0030459B" w:rsidRPr="005F0E63" w:rsidTr="00930818">
        <w:tc>
          <w:tcPr>
            <w:tcW w:w="5342"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3514" w:type="dxa"/>
          </w:tcPr>
          <w:p w:rsidR="0030459B" w:rsidRPr="00606D5E"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REQ14</w:t>
            </w:r>
          </w:p>
        </w:tc>
      </w:tr>
      <w:tr w:rsidR="0030459B" w:rsidRPr="005F0E63" w:rsidTr="00930818">
        <w:tc>
          <w:tcPr>
            <w:tcW w:w="5342"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cập nhật thông tin cá nhân</w:t>
            </w:r>
          </w:p>
        </w:tc>
        <w:tc>
          <w:tcPr>
            <w:tcW w:w="3514" w:type="dxa"/>
          </w:tcPr>
          <w:p w:rsidR="0030459B" w:rsidRPr="00606D5E" w:rsidRDefault="0030459B" w:rsidP="003F0A7D">
            <w:pPr>
              <w:pStyle w:val="ListParagraph"/>
              <w:ind w:left="0"/>
              <w:jc w:val="center"/>
              <w:rPr>
                <w:rFonts w:ascii="Times New Roman" w:hAnsi="Times New Roman" w:cs="Times New Roman"/>
                <w:b/>
                <w:sz w:val="28"/>
                <w:szCs w:val="28"/>
                <w:lang w:val="en-US"/>
              </w:rPr>
            </w:pPr>
            <w:r w:rsidRPr="005F0E63">
              <w:rPr>
                <w:rFonts w:ascii="Times New Roman" w:hAnsi="Times New Roman" w:cs="Times New Roman"/>
                <w:sz w:val="28"/>
                <w:szCs w:val="28"/>
              </w:rPr>
              <w:t>REQ15</w:t>
            </w:r>
          </w:p>
        </w:tc>
      </w:tr>
    </w:tbl>
    <w:p w:rsidR="00DF1683" w:rsidRPr="005F0E63" w:rsidRDefault="00DF1683" w:rsidP="00DF1683">
      <w:pPr>
        <w:pStyle w:val="ListParagraph"/>
        <w:rPr>
          <w:rFonts w:ascii="Times New Roman" w:hAnsi="Times New Roman" w:cs="Times New Roman"/>
          <w:b/>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161" w:author="theirs" w:date="2014-09-10T22:51:00Z">
          <w:pPr>
            <w:pStyle w:val="ListParagraph"/>
            <w:numPr>
              <w:numId w:val="1"/>
            </w:numPr>
            <w:ind w:hanging="360"/>
          </w:pPr>
        </w:pPrChange>
      </w:pPr>
      <w:bookmarkStart w:id="162" w:name="_Toc398323459"/>
      <w:bookmarkStart w:id="163" w:name="_Toc399455855"/>
      <w:r w:rsidRPr="005F0E63">
        <w:rPr>
          <w:rFonts w:ascii="Times New Roman" w:hAnsi="Times New Roman" w:cs="Times New Roman"/>
          <w:b/>
          <w:sz w:val="28"/>
          <w:szCs w:val="28"/>
        </w:rPr>
        <w:t>Các phụ lục</w:t>
      </w:r>
      <w:bookmarkEnd w:id="162"/>
      <w:bookmarkEnd w:id="163"/>
    </w:p>
    <w:sectPr w:rsidR="00DC5F51" w:rsidSect="00183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clip_image001"/>
      </v:shape>
    </w:pict>
  </w:numPicBullet>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76D6231"/>
    <w:multiLevelType w:val="hybridMultilevel"/>
    <w:tmpl w:val="9858128E"/>
    <w:lvl w:ilvl="0" w:tplc="668A257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3A965769"/>
    <w:multiLevelType w:val="hybridMultilevel"/>
    <w:tmpl w:val="914237FA"/>
    <w:lvl w:ilvl="0" w:tplc="D564FA4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FDF4418"/>
    <w:multiLevelType w:val="hybridMultilevel"/>
    <w:tmpl w:val="0A14FB6A"/>
    <w:lvl w:ilvl="0" w:tplc="E1761A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1D97C25"/>
    <w:multiLevelType w:val="multilevel"/>
    <w:tmpl w:val="E094327E"/>
    <w:lvl w:ilvl="0">
      <w:start w:val="5"/>
      <w:numFmt w:val="decimal"/>
      <w:lvlText w:val="%1"/>
      <w:lvlJc w:val="left"/>
      <w:pPr>
        <w:ind w:left="525" w:hanging="525"/>
      </w:pPr>
      <w:rPr>
        <w:rFonts w:hint="default"/>
      </w:rPr>
    </w:lvl>
    <w:lvl w:ilvl="1">
      <w:start w:val="10"/>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67585F36"/>
    <w:multiLevelType w:val="hybridMultilevel"/>
    <w:tmpl w:val="3BA0D056"/>
    <w:lvl w:ilvl="0" w:tplc="D5E67A0A">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8FB0197"/>
    <w:multiLevelType w:val="hybridMultilevel"/>
    <w:tmpl w:val="9E3021A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2">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8"/>
  </w:num>
  <w:num w:numId="2">
    <w:abstractNumId w:val="1"/>
  </w:num>
  <w:num w:numId="3">
    <w:abstractNumId w:val="22"/>
  </w:num>
  <w:num w:numId="4">
    <w:abstractNumId w:val="6"/>
  </w:num>
  <w:num w:numId="5">
    <w:abstractNumId w:val="0"/>
  </w:num>
  <w:num w:numId="6">
    <w:abstractNumId w:val="14"/>
  </w:num>
  <w:num w:numId="7">
    <w:abstractNumId w:val="19"/>
  </w:num>
  <w:num w:numId="8">
    <w:abstractNumId w:val="13"/>
  </w:num>
  <w:num w:numId="9">
    <w:abstractNumId w:val="7"/>
  </w:num>
  <w:num w:numId="10">
    <w:abstractNumId w:val="7"/>
  </w:num>
  <w:num w:numId="11">
    <w:abstractNumId w:val="12"/>
  </w:num>
  <w:num w:numId="12">
    <w:abstractNumId w:val="12"/>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2"/>
  </w:num>
  <w:num w:numId="16">
    <w:abstractNumId w:val="5"/>
  </w:num>
  <w:num w:numId="17">
    <w:abstractNumId w:val="20"/>
  </w:num>
  <w:num w:numId="18">
    <w:abstractNumId w:val="8"/>
  </w:num>
  <w:num w:numId="19">
    <w:abstractNumId w:val="10"/>
  </w:num>
  <w:num w:numId="20">
    <w:abstractNumId w:val="11"/>
  </w:num>
  <w:num w:numId="21">
    <w:abstractNumId w:val="23"/>
  </w:num>
  <w:num w:numId="22">
    <w:abstractNumId w:val="24"/>
  </w:num>
  <w:num w:numId="23">
    <w:abstractNumId w:val="21"/>
  </w:num>
  <w:num w:numId="24">
    <w:abstractNumId w:val="3"/>
  </w:num>
  <w:num w:numId="25">
    <w:abstractNumId w:val="9"/>
  </w:num>
  <w:num w:numId="26">
    <w:abstractNumId w:val="15"/>
  </w:num>
  <w:num w:numId="27">
    <w:abstractNumId w:val="17"/>
  </w:num>
  <w:num w:numId="28">
    <w:abstractNumId w:val="16"/>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20"/>
  <w:characterSpacingControl w:val="doNotCompress"/>
  <w:compat>
    <w:compatSetting w:name="compatibilityMode" w:uri="http://schemas.microsoft.com/office/word" w:val="12"/>
  </w:compat>
  <w:rsids>
    <w:rsidRoot w:val="00817D41"/>
    <w:rsid w:val="0000534A"/>
    <w:rsid w:val="00030A86"/>
    <w:rsid w:val="00031E21"/>
    <w:rsid w:val="00044C1E"/>
    <w:rsid w:val="0005006D"/>
    <w:rsid w:val="0005065F"/>
    <w:rsid w:val="00052688"/>
    <w:rsid w:val="000628D7"/>
    <w:rsid w:val="00063EDF"/>
    <w:rsid w:val="00082703"/>
    <w:rsid w:val="0009676F"/>
    <w:rsid w:val="000A00B7"/>
    <w:rsid w:val="000A0AF0"/>
    <w:rsid w:val="000A3793"/>
    <w:rsid w:val="000B14F6"/>
    <w:rsid w:val="000B21B6"/>
    <w:rsid w:val="000B6A8A"/>
    <w:rsid w:val="000D6394"/>
    <w:rsid w:val="000F14F4"/>
    <w:rsid w:val="000F2D85"/>
    <w:rsid w:val="000F551F"/>
    <w:rsid w:val="00110D1B"/>
    <w:rsid w:val="001175C7"/>
    <w:rsid w:val="00136B32"/>
    <w:rsid w:val="00175F3A"/>
    <w:rsid w:val="00183647"/>
    <w:rsid w:val="001859EE"/>
    <w:rsid w:val="00197663"/>
    <w:rsid w:val="001A188B"/>
    <w:rsid w:val="001A6F9D"/>
    <w:rsid w:val="001A7B10"/>
    <w:rsid w:val="001B18FD"/>
    <w:rsid w:val="001B41B2"/>
    <w:rsid w:val="001C152C"/>
    <w:rsid w:val="001D3230"/>
    <w:rsid w:val="001D445B"/>
    <w:rsid w:val="001D58B2"/>
    <w:rsid w:val="001E6AB1"/>
    <w:rsid w:val="001F69B5"/>
    <w:rsid w:val="00200E15"/>
    <w:rsid w:val="002063A1"/>
    <w:rsid w:val="00211212"/>
    <w:rsid w:val="00214937"/>
    <w:rsid w:val="00216760"/>
    <w:rsid w:val="002213EE"/>
    <w:rsid w:val="00237D53"/>
    <w:rsid w:val="00241EA4"/>
    <w:rsid w:val="0024363F"/>
    <w:rsid w:val="00247CB0"/>
    <w:rsid w:val="00252A54"/>
    <w:rsid w:val="0025763B"/>
    <w:rsid w:val="00261B0A"/>
    <w:rsid w:val="00264A50"/>
    <w:rsid w:val="00274150"/>
    <w:rsid w:val="00283B51"/>
    <w:rsid w:val="0029398E"/>
    <w:rsid w:val="00293B89"/>
    <w:rsid w:val="002A47B8"/>
    <w:rsid w:val="002A4F76"/>
    <w:rsid w:val="002B0CEC"/>
    <w:rsid w:val="002B1930"/>
    <w:rsid w:val="002B4F30"/>
    <w:rsid w:val="002F2693"/>
    <w:rsid w:val="002F2FCF"/>
    <w:rsid w:val="002F5616"/>
    <w:rsid w:val="0030123A"/>
    <w:rsid w:val="00301CE4"/>
    <w:rsid w:val="0030459B"/>
    <w:rsid w:val="00312AA2"/>
    <w:rsid w:val="003140B1"/>
    <w:rsid w:val="003163F1"/>
    <w:rsid w:val="00336274"/>
    <w:rsid w:val="00340B57"/>
    <w:rsid w:val="00350692"/>
    <w:rsid w:val="00351901"/>
    <w:rsid w:val="00354963"/>
    <w:rsid w:val="00357B04"/>
    <w:rsid w:val="0038489D"/>
    <w:rsid w:val="00384EAA"/>
    <w:rsid w:val="0038569A"/>
    <w:rsid w:val="00385710"/>
    <w:rsid w:val="00386CFB"/>
    <w:rsid w:val="00397DC0"/>
    <w:rsid w:val="003A509D"/>
    <w:rsid w:val="003B2AA9"/>
    <w:rsid w:val="003B7B34"/>
    <w:rsid w:val="003B7D41"/>
    <w:rsid w:val="003C11C8"/>
    <w:rsid w:val="003C5342"/>
    <w:rsid w:val="003C588F"/>
    <w:rsid w:val="003D59EC"/>
    <w:rsid w:val="003D5E67"/>
    <w:rsid w:val="003E5854"/>
    <w:rsid w:val="003E7DC6"/>
    <w:rsid w:val="003F0A7D"/>
    <w:rsid w:val="003F7EE9"/>
    <w:rsid w:val="004306E8"/>
    <w:rsid w:val="0043082A"/>
    <w:rsid w:val="00445977"/>
    <w:rsid w:val="00455E46"/>
    <w:rsid w:val="004577DE"/>
    <w:rsid w:val="004629DE"/>
    <w:rsid w:val="0046387F"/>
    <w:rsid w:val="00473199"/>
    <w:rsid w:val="004744DE"/>
    <w:rsid w:val="004841AB"/>
    <w:rsid w:val="004A0604"/>
    <w:rsid w:val="004A4F94"/>
    <w:rsid w:val="004A68BB"/>
    <w:rsid w:val="004B110D"/>
    <w:rsid w:val="004B3203"/>
    <w:rsid w:val="004B7902"/>
    <w:rsid w:val="004B7E15"/>
    <w:rsid w:val="004C66A3"/>
    <w:rsid w:val="004D031E"/>
    <w:rsid w:val="004D0A79"/>
    <w:rsid w:val="004D560C"/>
    <w:rsid w:val="004D5AAE"/>
    <w:rsid w:val="004F14C6"/>
    <w:rsid w:val="004F22F0"/>
    <w:rsid w:val="004F655B"/>
    <w:rsid w:val="00503798"/>
    <w:rsid w:val="0050610C"/>
    <w:rsid w:val="005122CF"/>
    <w:rsid w:val="00512AAC"/>
    <w:rsid w:val="00541ADE"/>
    <w:rsid w:val="00545100"/>
    <w:rsid w:val="0055141B"/>
    <w:rsid w:val="00555CB3"/>
    <w:rsid w:val="005644FA"/>
    <w:rsid w:val="00567A93"/>
    <w:rsid w:val="00567BF2"/>
    <w:rsid w:val="005754EF"/>
    <w:rsid w:val="00576821"/>
    <w:rsid w:val="00582640"/>
    <w:rsid w:val="00582673"/>
    <w:rsid w:val="00595ADF"/>
    <w:rsid w:val="005B1C36"/>
    <w:rsid w:val="005B4C14"/>
    <w:rsid w:val="005B4D7B"/>
    <w:rsid w:val="005C12C0"/>
    <w:rsid w:val="005E3B29"/>
    <w:rsid w:val="005E3C4A"/>
    <w:rsid w:val="005F0E63"/>
    <w:rsid w:val="005F67CD"/>
    <w:rsid w:val="005F6A5B"/>
    <w:rsid w:val="00603457"/>
    <w:rsid w:val="00606D5E"/>
    <w:rsid w:val="00622D87"/>
    <w:rsid w:val="0062783C"/>
    <w:rsid w:val="00631AE8"/>
    <w:rsid w:val="006331D6"/>
    <w:rsid w:val="0063360A"/>
    <w:rsid w:val="0064649D"/>
    <w:rsid w:val="00667263"/>
    <w:rsid w:val="006701E1"/>
    <w:rsid w:val="00670714"/>
    <w:rsid w:val="00671085"/>
    <w:rsid w:val="00671467"/>
    <w:rsid w:val="00673D9F"/>
    <w:rsid w:val="0067408C"/>
    <w:rsid w:val="00687735"/>
    <w:rsid w:val="006954D7"/>
    <w:rsid w:val="006A57A6"/>
    <w:rsid w:val="006A6F00"/>
    <w:rsid w:val="006C4228"/>
    <w:rsid w:val="006C5205"/>
    <w:rsid w:val="006D0C95"/>
    <w:rsid w:val="006D3BB1"/>
    <w:rsid w:val="006D569C"/>
    <w:rsid w:val="006F020D"/>
    <w:rsid w:val="006F2156"/>
    <w:rsid w:val="0072411B"/>
    <w:rsid w:val="00727CD3"/>
    <w:rsid w:val="00747315"/>
    <w:rsid w:val="007525EC"/>
    <w:rsid w:val="0075443B"/>
    <w:rsid w:val="00760A6F"/>
    <w:rsid w:val="00776FD8"/>
    <w:rsid w:val="00783FF5"/>
    <w:rsid w:val="007851EA"/>
    <w:rsid w:val="00786A4F"/>
    <w:rsid w:val="007943CC"/>
    <w:rsid w:val="007B21F7"/>
    <w:rsid w:val="007B48C3"/>
    <w:rsid w:val="007B67A5"/>
    <w:rsid w:val="007C4425"/>
    <w:rsid w:val="007C7CC3"/>
    <w:rsid w:val="007D0A69"/>
    <w:rsid w:val="007D7377"/>
    <w:rsid w:val="007E1E9A"/>
    <w:rsid w:val="007F740A"/>
    <w:rsid w:val="0080023A"/>
    <w:rsid w:val="00813BB2"/>
    <w:rsid w:val="00817D41"/>
    <w:rsid w:val="0082007D"/>
    <w:rsid w:val="00823806"/>
    <w:rsid w:val="00850ABF"/>
    <w:rsid w:val="00854084"/>
    <w:rsid w:val="00855036"/>
    <w:rsid w:val="00855DEA"/>
    <w:rsid w:val="008658BA"/>
    <w:rsid w:val="00866A54"/>
    <w:rsid w:val="00874DAA"/>
    <w:rsid w:val="00883FD5"/>
    <w:rsid w:val="00886449"/>
    <w:rsid w:val="00890005"/>
    <w:rsid w:val="008A13D7"/>
    <w:rsid w:val="008A5215"/>
    <w:rsid w:val="008A69E2"/>
    <w:rsid w:val="008A73DD"/>
    <w:rsid w:val="008A7BAE"/>
    <w:rsid w:val="008C631D"/>
    <w:rsid w:val="008D6AD8"/>
    <w:rsid w:val="008E3D95"/>
    <w:rsid w:val="008E4E62"/>
    <w:rsid w:val="008E797F"/>
    <w:rsid w:val="008F1679"/>
    <w:rsid w:val="008F16F5"/>
    <w:rsid w:val="008F2F1E"/>
    <w:rsid w:val="00900D5D"/>
    <w:rsid w:val="00914C59"/>
    <w:rsid w:val="00930818"/>
    <w:rsid w:val="0093640A"/>
    <w:rsid w:val="00937875"/>
    <w:rsid w:val="0094231A"/>
    <w:rsid w:val="00943BAE"/>
    <w:rsid w:val="00951538"/>
    <w:rsid w:val="00951590"/>
    <w:rsid w:val="009769B6"/>
    <w:rsid w:val="00980D9D"/>
    <w:rsid w:val="009873DE"/>
    <w:rsid w:val="00990D6E"/>
    <w:rsid w:val="0099477F"/>
    <w:rsid w:val="009A7E54"/>
    <w:rsid w:val="009B33E1"/>
    <w:rsid w:val="009E5224"/>
    <w:rsid w:val="009E741C"/>
    <w:rsid w:val="009F04AB"/>
    <w:rsid w:val="009F6587"/>
    <w:rsid w:val="00A01793"/>
    <w:rsid w:val="00A07E3F"/>
    <w:rsid w:val="00A07F19"/>
    <w:rsid w:val="00A210DA"/>
    <w:rsid w:val="00A21A5E"/>
    <w:rsid w:val="00A263D7"/>
    <w:rsid w:val="00A2789F"/>
    <w:rsid w:val="00A3623C"/>
    <w:rsid w:val="00A4079A"/>
    <w:rsid w:val="00A55510"/>
    <w:rsid w:val="00A60CF7"/>
    <w:rsid w:val="00A61C16"/>
    <w:rsid w:val="00A64D7E"/>
    <w:rsid w:val="00A673E8"/>
    <w:rsid w:val="00A75C04"/>
    <w:rsid w:val="00A76FFA"/>
    <w:rsid w:val="00A80AFF"/>
    <w:rsid w:val="00AC30F5"/>
    <w:rsid w:val="00AD3AD7"/>
    <w:rsid w:val="00AE2F11"/>
    <w:rsid w:val="00AE2FC7"/>
    <w:rsid w:val="00AF031C"/>
    <w:rsid w:val="00AF1030"/>
    <w:rsid w:val="00B001AB"/>
    <w:rsid w:val="00B03F26"/>
    <w:rsid w:val="00B11446"/>
    <w:rsid w:val="00B177F7"/>
    <w:rsid w:val="00B22B51"/>
    <w:rsid w:val="00B30106"/>
    <w:rsid w:val="00B402FF"/>
    <w:rsid w:val="00B43840"/>
    <w:rsid w:val="00B52C11"/>
    <w:rsid w:val="00B62DE0"/>
    <w:rsid w:val="00B9162A"/>
    <w:rsid w:val="00B958A8"/>
    <w:rsid w:val="00BA29EE"/>
    <w:rsid w:val="00BA3269"/>
    <w:rsid w:val="00BA56BA"/>
    <w:rsid w:val="00BA644C"/>
    <w:rsid w:val="00BB0225"/>
    <w:rsid w:val="00BB1AFA"/>
    <w:rsid w:val="00BB5D62"/>
    <w:rsid w:val="00BB7E6A"/>
    <w:rsid w:val="00BC2F53"/>
    <w:rsid w:val="00BC4DF6"/>
    <w:rsid w:val="00BD20AF"/>
    <w:rsid w:val="00BE415B"/>
    <w:rsid w:val="00BF62C7"/>
    <w:rsid w:val="00C03AF4"/>
    <w:rsid w:val="00C040AB"/>
    <w:rsid w:val="00C07D36"/>
    <w:rsid w:val="00C11D55"/>
    <w:rsid w:val="00C131DF"/>
    <w:rsid w:val="00C22E3D"/>
    <w:rsid w:val="00C24004"/>
    <w:rsid w:val="00C345F1"/>
    <w:rsid w:val="00C41B73"/>
    <w:rsid w:val="00C437F4"/>
    <w:rsid w:val="00C45BBF"/>
    <w:rsid w:val="00C64361"/>
    <w:rsid w:val="00C64397"/>
    <w:rsid w:val="00C74A40"/>
    <w:rsid w:val="00C75585"/>
    <w:rsid w:val="00CA5236"/>
    <w:rsid w:val="00CA7864"/>
    <w:rsid w:val="00CB694F"/>
    <w:rsid w:val="00CC2BC5"/>
    <w:rsid w:val="00CF0C48"/>
    <w:rsid w:val="00CF18F4"/>
    <w:rsid w:val="00CF29CE"/>
    <w:rsid w:val="00CF61BF"/>
    <w:rsid w:val="00D078E7"/>
    <w:rsid w:val="00D07E32"/>
    <w:rsid w:val="00D126EE"/>
    <w:rsid w:val="00D2184E"/>
    <w:rsid w:val="00D22E56"/>
    <w:rsid w:val="00D24814"/>
    <w:rsid w:val="00D27215"/>
    <w:rsid w:val="00D276D1"/>
    <w:rsid w:val="00D41872"/>
    <w:rsid w:val="00D53CD6"/>
    <w:rsid w:val="00D54182"/>
    <w:rsid w:val="00D61DE0"/>
    <w:rsid w:val="00D85E61"/>
    <w:rsid w:val="00D87B69"/>
    <w:rsid w:val="00D92A2D"/>
    <w:rsid w:val="00DA5764"/>
    <w:rsid w:val="00DB00EC"/>
    <w:rsid w:val="00DB0F55"/>
    <w:rsid w:val="00DB11A6"/>
    <w:rsid w:val="00DC3C52"/>
    <w:rsid w:val="00DC5F51"/>
    <w:rsid w:val="00DC67DB"/>
    <w:rsid w:val="00DC72CF"/>
    <w:rsid w:val="00DE3177"/>
    <w:rsid w:val="00DE49A6"/>
    <w:rsid w:val="00DE7B31"/>
    <w:rsid w:val="00DF1683"/>
    <w:rsid w:val="00E002CD"/>
    <w:rsid w:val="00E05EF5"/>
    <w:rsid w:val="00E06442"/>
    <w:rsid w:val="00E101A6"/>
    <w:rsid w:val="00E12CF7"/>
    <w:rsid w:val="00E16D31"/>
    <w:rsid w:val="00E215DF"/>
    <w:rsid w:val="00E26208"/>
    <w:rsid w:val="00E361A8"/>
    <w:rsid w:val="00E37122"/>
    <w:rsid w:val="00E43A31"/>
    <w:rsid w:val="00E53409"/>
    <w:rsid w:val="00E62D12"/>
    <w:rsid w:val="00E67368"/>
    <w:rsid w:val="00E7233C"/>
    <w:rsid w:val="00E8195C"/>
    <w:rsid w:val="00E824C7"/>
    <w:rsid w:val="00E86E47"/>
    <w:rsid w:val="00E87B89"/>
    <w:rsid w:val="00E90B17"/>
    <w:rsid w:val="00E9424A"/>
    <w:rsid w:val="00EA169D"/>
    <w:rsid w:val="00EA4864"/>
    <w:rsid w:val="00EA762D"/>
    <w:rsid w:val="00EB411F"/>
    <w:rsid w:val="00ED3675"/>
    <w:rsid w:val="00ED67D6"/>
    <w:rsid w:val="00ED6A2B"/>
    <w:rsid w:val="00ED79C8"/>
    <w:rsid w:val="00F007FF"/>
    <w:rsid w:val="00F118F8"/>
    <w:rsid w:val="00F12C0F"/>
    <w:rsid w:val="00F1470A"/>
    <w:rsid w:val="00F15446"/>
    <w:rsid w:val="00F33807"/>
    <w:rsid w:val="00F409FA"/>
    <w:rsid w:val="00F47027"/>
    <w:rsid w:val="00F50F0C"/>
    <w:rsid w:val="00F528BD"/>
    <w:rsid w:val="00F5425C"/>
    <w:rsid w:val="00F60AC9"/>
    <w:rsid w:val="00F72F1D"/>
    <w:rsid w:val="00F76859"/>
    <w:rsid w:val="00F80210"/>
    <w:rsid w:val="00F943D9"/>
    <w:rsid w:val="00FA3803"/>
    <w:rsid w:val="00FA3C65"/>
    <w:rsid w:val="00FB156E"/>
    <w:rsid w:val="00FB5100"/>
    <w:rsid w:val="00FB7F20"/>
    <w:rsid w:val="00FC213A"/>
    <w:rsid w:val="00FC72B1"/>
    <w:rsid w:val="00FC73E3"/>
    <w:rsid w:val="00FD0593"/>
    <w:rsid w:val="00FD3B82"/>
    <w:rsid w:val="00FD4762"/>
    <w:rsid w:val="00FD4BFB"/>
    <w:rsid w:val="00FE3408"/>
    <w:rsid w:val="00FE45E5"/>
    <w:rsid w:val="00FF18DD"/>
    <w:rsid w:val="00FF37A7"/>
    <w:rsid w:val="00FF7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82A"/>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6809373">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54"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image" Target="media/image51.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DD22C-450C-4D6A-89CA-7386FC67C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1</Pages>
  <Words>5873</Words>
  <Characters>33479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Bewarenha</Company>
  <LinksUpToDate>false</LinksUpToDate>
  <CharactersWithSpaces>39274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ChiTam</dc:creator>
  <cp:lastModifiedBy>Microsoft Windows</cp:lastModifiedBy>
  <cp:revision>342</cp:revision>
  <cp:lastPrinted>2014-09-25T20:05:00Z</cp:lastPrinted>
  <dcterms:created xsi:type="dcterms:W3CDTF">2014-09-05T06:26:00Z</dcterms:created>
  <dcterms:modified xsi:type="dcterms:W3CDTF">2014-09-25T20:06:00Z</dcterms:modified>
</cp:coreProperties>
</file>