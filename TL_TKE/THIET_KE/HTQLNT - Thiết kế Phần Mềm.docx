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560C" w:rsidRPr="005F0E63" w:rsidRDefault="0050610C" w:rsidP="0050610C">
      <w:pPr>
        <w:jc w:val="right"/>
        <w:rPr>
          <w:rFonts w:ascii="Times New Roman" w:hAnsi="Times New Roman" w:cs="Times New Roman"/>
          <w:b/>
          <w:sz w:val="56"/>
          <w:szCs w:val="28"/>
        </w:rPr>
      </w:pPr>
      <w:r w:rsidRPr="005F0E63">
        <w:rPr>
          <w:rFonts w:ascii="Times New Roman" w:hAnsi="Times New Roman" w:cs="Times New Roman"/>
          <w:b/>
          <w:noProof/>
          <w:sz w:val="56"/>
          <w:szCs w:val="28"/>
          <w:lang w:eastAsia="vi-VN"/>
        </w:rPr>
        <mc:AlternateContent>
          <mc:Choice Requires="wps">
            <w:drawing>
              <wp:anchor distT="0" distB="0" distL="114300" distR="114300" simplePos="0" relativeHeight="251655168" behindDoc="0" locked="0" layoutInCell="1" allowOverlap="1" wp14:anchorId="4455A986" wp14:editId="255546DC">
                <wp:simplePos x="0" y="0"/>
                <wp:positionH relativeFrom="column">
                  <wp:posOffset>23446</wp:posOffset>
                </wp:positionH>
                <wp:positionV relativeFrom="paragraph">
                  <wp:posOffset>-457200</wp:posOffset>
                </wp:positionV>
                <wp:extent cx="5967046" cy="23446"/>
                <wp:effectExtent l="19050" t="19050" r="34290" b="34290"/>
                <wp:wrapNone/>
                <wp:docPr id="1" name="Straight Connector 1"/>
                <wp:cNvGraphicFramePr/>
                <a:graphic xmlns:a="http://schemas.openxmlformats.org/drawingml/2006/main">
                  <a:graphicData uri="http://schemas.microsoft.com/office/word/2010/wordprocessingShape">
                    <wps:wsp>
                      <wps:cNvCnPr/>
                      <wps:spPr>
                        <a:xfrm>
                          <a:off x="0" y="0"/>
                          <a:ext cx="5967046" cy="2344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FD30BA" id="Straight Connector 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" strokecolor="black [3200]" strokeweight="2.25pt">
                <v:stroke joinstyle="miter"/>
              </v:line>
            </w:pict>
          </mc:Fallback>
        </mc:AlternateContent>
      </w:r>
      <w:r w:rsidR="00E101A6" w:rsidRPr="005F0E63">
        <w:rPr>
          <w:rFonts w:ascii="Times New Roman" w:hAnsi="Times New Roman" w:cs="Times New Roman"/>
          <w:b/>
          <w:sz w:val="56"/>
          <w:szCs w:val="28"/>
        </w:rPr>
        <w:t>Thiết</w:t>
      </w:r>
      <w:r w:rsidRPr="005F0E63">
        <w:rPr>
          <w:rFonts w:ascii="Times New Roman" w:hAnsi="Times New Roman" w:cs="Times New Roman"/>
          <w:b/>
          <w:sz w:val="56"/>
          <w:szCs w:val="28"/>
        </w:rPr>
        <w:t xml:space="preserve"> Kế Phần Mềm</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b/>
          <w:sz w:val="56"/>
          <w:szCs w:val="28"/>
          <w:lang w:val="en-US"/>
        </w:rPr>
      </w:pPr>
      <w:r w:rsidRPr="005F0E63">
        <w:rPr>
          <w:rFonts w:ascii="Times New Roman" w:hAnsi="Times New Roman" w:cs="Times New Roman"/>
          <w:b/>
          <w:sz w:val="56"/>
          <w:szCs w:val="28"/>
        </w:rPr>
        <w:t xml:space="preserve">Hệ thống </w:t>
      </w:r>
      <w:r w:rsidR="00F409FA" w:rsidRPr="005F0E63">
        <w:rPr>
          <w:rFonts w:ascii="Times New Roman" w:hAnsi="Times New Roman" w:cs="Times New Roman"/>
          <w:b/>
          <w:sz w:val="56"/>
          <w:szCs w:val="28"/>
          <w:lang w:val="en-US"/>
        </w:rPr>
        <w:t>quản lý nhà trọ</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sidR="00CC2BC5" w:rsidRPr="005F0E63">
        <w:rPr>
          <w:rFonts w:ascii="Times New Roman" w:hAnsi="Times New Roman" w:cs="Times New Roman"/>
          <w:b/>
          <w:sz w:val="28"/>
          <w:szCs w:val="28"/>
        </w:rPr>
        <w:t>n 1.2</w:t>
      </w:r>
      <w:r w:rsidRPr="005F0E63">
        <w:rPr>
          <w:rFonts w:ascii="Times New Roman" w:hAnsi="Times New Roman" w:cs="Times New Roman"/>
          <w:b/>
          <w:sz w:val="28"/>
          <w:szCs w:val="28"/>
        </w:rPr>
        <w:t xml:space="preserve"> được phê chuẩn</w:t>
      </w: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Được chuẩn bị bởi</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Nguyễn Chí Tâm</w:t>
      </w:r>
      <w:r w:rsidRPr="005F0E63">
        <w:rPr>
          <w:rFonts w:ascii="Times New Roman" w:hAnsi="Times New Roman" w:cs="Times New Roman"/>
          <w:sz w:val="28"/>
          <w:szCs w:val="28"/>
        </w:rPr>
        <w:tab/>
      </w:r>
      <w:r w:rsidRPr="005F0E63">
        <w:rPr>
          <w:rFonts w:ascii="Times New Roman" w:hAnsi="Times New Roman" w:cs="Times New Roman"/>
          <w:sz w:val="28"/>
          <w:szCs w:val="28"/>
        </w:rPr>
        <w:tab/>
        <w:t>MSSV 1111334</w:t>
      </w:r>
    </w:p>
    <w:p w:rsidR="0050610C" w:rsidRPr="005F0E63" w:rsidRDefault="0050610C"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Nguyễn Hoài Nam</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1111314</w:t>
      </w:r>
    </w:p>
    <w:p w:rsidR="0050610C" w:rsidRPr="005F0E63" w:rsidRDefault="0050610C" w:rsidP="00052688">
      <w:pPr>
        <w:ind w:left="317" w:firstLine="3085"/>
        <w:rPr>
          <w:rFonts w:ascii="Times New Roman" w:hAnsi="Times New Roman" w:cs="Times New Roman"/>
          <w:sz w:val="28"/>
          <w:szCs w:val="28"/>
        </w:rPr>
      </w:pPr>
      <w:r w:rsidRPr="005F0E63">
        <w:rPr>
          <w:rFonts w:ascii="Times New Roman" w:hAnsi="Times New Roman" w:cs="Times New Roman"/>
          <w:sz w:val="28"/>
          <w:szCs w:val="28"/>
        </w:rPr>
        <w:t>Nguyễn Quí Nghĩa</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1111316</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Quách Hoàng Phúc</w:t>
      </w:r>
      <w:r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Pr="005F0E63">
        <w:rPr>
          <w:rFonts w:ascii="Times New Roman" w:hAnsi="Times New Roman" w:cs="Times New Roman"/>
          <w:sz w:val="28"/>
          <w:szCs w:val="28"/>
        </w:rPr>
        <w:t>MSSV 1111326</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Văn Tùng</w:t>
      </w:r>
      <w:r w:rsidR="00866A54"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866A54" w:rsidRPr="005F0E63">
        <w:rPr>
          <w:rFonts w:ascii="Times New Roman" w:hAnsi="Times New Roman" w:cs="Times New Roman"/>
          <w:sz w:val="28"/>
          <w:szCs w:val="28"/>
        </w:rPr>
        <w:t>MSSV 1111364</w:t>
      </w:r>
    </w:p>
    <w:p w:rsidR="00C22E3D" w:rsidRPr="005F0E63" w:rsidRDefault="008A73DD"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Võ Văn Hiệp</w:t>
      </w:r>
      <w:r w:rsidR="0072411B"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72411B" w:rsidRPr="005F0E63">
        <w:rPr>
          <w:rFonts w:ascii="Times New Roman" w:hAnsi="Times New Roman" w:cs="Times New Roman"/>
          <w:sz w:val="28"/>
          <w:szCs w:val="28"/>
        </w:rPr>
        <w:t>MSSV 1111289</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Nguyễn Phương Ghi</w:t>
      </w:r>
      <w:r w:rsidR="00A61C16"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F80210" w:rsidRPr="005F0E63">
        <w:rPr>
          <w:rFonts w:ascii="Times New Roman" w:hAnsi="Times New Roman" w:cs="Times New Roman"/>
          <w:sz w:val="28"/>
          <w:szCs w:val="28"/>
        </w:rPr>
        <w:t xml:space="preserve">MSSV </w:t>
      </w:r>
      <w:r w:rsidR="00A61C16" w:rsidRPr="005F0E63">
        <w:rPr>
          <w:rFonts w:ascii="Times New Roman" w:hAnsi="Times New Roman" w:cs="Times New Roman"/>
          <w:sz w:val="28"/>
          <w:szCs w:val="28"/>
        </w:rPr>
        <w:t>1111284</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Huỳnh Mai Hoàng Huy</w:t>
      </w:r>
      <w:r w:rsidR="007525EC"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E3C4A" w:rsidRPr="005F0E63">
        <w:rPr>
          <w:rFonts w:ascii="Times New Roman" w:hAnsi="Times New Roman" w:cs="Times New Roman"/>
          <w:sz w:val="28"/>
          <w:szCs w:val="28"/>
        </w:rPr>
        <w:t xml:space="preserve">MSSV </w:t>
      </w:r>
      <w:r w:rsidR="007525EC" w:rsidRPr="005F0E63">
        <w:rPr>
          <w:rFonts w:ascii="Times New Roman" w:hAnsi="Times New Roman" w:cs="Times New Roman"/>
          <w:sz w:val="28"/>
          <w:szCs w:val="28"/>
        </w:rPr>
        <w:t>1111296</w:t>
      </w:r>
    </w:p>
    <w:p w:rsidR="0050610C"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Duy Lâm</w:t>
      </w:r>
      <w:r w:rsidR="00760A6F" w:rsidRPr="005F0E63">
        <w:rPr>
          <w:rFonts w:ascii="Times New Roman" w:hAnsi="Times New Roman" w:cs="Times New Roman"/>
          <w:sz w:val="28"/>
          <w:szCs w:val="28"/>
        </w:rPr>
        <w:tab/>
      </w:r>
      <w:r w:rsidR="00760A6F"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1F69B5" w:rsidRPr="005F0E63">
        <w:rPr>
          <w:rFonts w:ascii="Times New Roman" w:hAnsi="Times New Roman" w:cs="Times New Roman"/>
          <w:sz w:val="28"/>
          <w:szCs w:val="28"/>
        </w:rPr>
        <w:t>MSSV 1111305</w:t>
      </w:r>
    </w:p>
    <w:p w:rsidR="0050610C" w:rsidRPr="005F0E63" w:rsidRDefault="0050610C" w:rsidP="0050610C">
      <w:pPr>
        <w:jc w:val="right"/>
        <w:rPr>
          <w:rFonts w:ascii="Times New Roman" w:hAnsi="Times New Roman" w:cs="Times New Roman"/>
          <w:sz w:val="28"/>
          <w:szCs w:val="28"/>
        </w:rPr>
      </w:pPr>
      <w:r w:rsidRPr="005F0E63">
        <w:rPr>
          <w:rFonts w:ascii="Times New Roman" w:hAnsi="Times New Roman" w:cs="Times New Roman"/>
          <w:sz w:val="28"/>
          <w:szCs w:val="28"/>
        </w:rPr>
        <w:t xml:space="preserve">Nhóm </w:t>
      </w:r>
      <w:r w:rsidR="00A07E3F" w:rsidRPr="005F0E63">
        <w:rPr>
          <w:rFonts w:ascii="Times New Roman" w:hAnsi="Times New Roman" w:cs="Times New Roman"/>
          <w:sz w:val="28"/>
          <w:szCs w:val="28"/>
        </w:rPr>
        <w:t>2</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E43A31" w:rsidP="0050610C">
      <w:pPr>
        <w:jc w:val="right"/>
        <w:rPr>
          <w:rFonts w:ascii="Times New Roman" w:hAnsi="Times New Roman" w:cs="Times New Roman"/>
          <w:sz w:val="28"/>
          <w:szCs w:val="28"/>
        </w:rPr>
      </w:pPr>
      <w:r w:rsidRPr="005F0E63">
        <w:rPr>
          <w:rFonts w:ascii="Times New Roman" w:hAnsi="Times New Roman" w:cs="Times New Roman"/>
          <w:sz w:val="28"/>
          <w:szCs w:val="28"/>
        </w:rPr>
        <w:t>21</w:t>
      </w:r>
      <w:r w:rsidR="0050610C" w:rsidRPr="005F0E63">
        <w:rPr>
          <w:rFonts w:ascii="Times New Roman" w:hAnsi="Times New Roman" w:cs="Times New Roman"/>
          <w:sz w:val="28"/>
          <w:szCs w:val="28"/>
        </w:rPr>
        <w:t>/09/2014</w:t>
      </w:r>
    </w:p>
    <w:p w:rsidR="0050610C" w:rsidRPr="005F0E63" w:rsidRDefault="0050610C">
      <w:pPr>
        <w:rPr>
          <w:rFonts w:ascii="Times New Roman" w:hAnsi="Times New Roman" w:cs="Times New Roman"/>
          <w:sz w:val="28"/>
          <w:szCs w:val="28"/>
        </w:rPr>
        <w:sectPr w:rsidR="0050610C" w:rsidRPr="005F0E63">
          <w:pgSz w:w="12240" w:h="15840"/>
          <w:pgMar w:top="1440" w:right="1440" w:bottom="1440" w:left="1440" w:header="720" w:footer="720" w:gutter="0"/>
          <w:cols w:space="720"/>
          <w:docGrid w:linePitch="360"/>
        </w:sectPr>
      </w:pPr>
    </w:p>
    <w:customXmlInsRangeStart w:id="0" w:author="theirs" w:date="2014-09-10T22:51:00Z"/>
    <w:bookmarkStart w:id="1" w:name="_Toc398323420" w:displacedByCustomXml="next"/>
    <w:sdt>
      <w:sdtPr>
        <w:rPr>
          <w:rFonts w:ascii="Times New Roman" w:eastAsiaTheme="minorHAnsi" w:hAnsi="Times New Roman" w:cs="Times New Roman"/>
          <w:color w:val="auto"/>
          <w:sz w:val="22"/>
          <w:szCs w:val="22"/>
        </w:rPr>
        <w:id w:val="-2025771046"/>
        <w:docPartObj>
          <w:docPartGallery w:val="Table of Contents"/>
          <w:docPartUnique/>
        </w:docPartObj>
      </w:sdtPr>
      <w:sdtEndPr>
        <w:rPr>
          <w:b/>
          <w:bCs/>
          <w:noProof/>
        </w:rPr>
      </w:sdtEndPr>
      <w:sdtContent>
        <w:customXmlInsRangeEnd w:id="0"/>
        <w:p w:rsidR="0050610C" w:rsidRPr="005F0E63" w:rsidRDefault="0050610C">
          <w:pPr>
            <w:pStyle w:val="TOCHeading"/>
            <w:outlineLvl w:val="0"/>
            <w:rPr>
              <w:rFonts w:ascii="Times New Roman" w:hAnsi="Times New Roman" w:cs="Times New Roman"/>
              <w:sz w:val="36"/>
              <w:rPrChange w:id="2" w:author="theirs" w:date="2014-09-10T22:51:00Z">
                <w:rPr>
                  <w:rFonts w:ascii="Arial" w:hAnsi="Arial" w:cs="Arial"/>
                  <w:sz w:val="28"/>
                  <w:szCs w:val="28"/>
                </w:rPr>
              </w:rPrChange>
            </w:rPr>
            <w:pPrChange w:id="3" w:author="theirs" w:date="2014-09-10T22:51:00Z">
              <w:pPr/>
            </w:pPrChange>
          </w:pPr>
          <w:r w:rsidRPr="005F0E63">
            <w:rPr>
              <w:rFonts w:ascii="Times New Roman" w:hAnsi="Times New Roman" w:cs="Times New Roman"/>
              <w:sz w:val="36"/>
              <w:rPrChange w:id="4" w:author="theirs" w:date="2014-09-10T22:51:00Z">
                <w:rPr>
                  <w:rFonts w:ascii="Arial" w:hAnsi="Arial" w:cs="Arial"/>
                  <w:sz w:val="28"/>
                  <w:szCs w:val="28"/>
                </w:rPr>
              </w:rPrChange>
            </w:rPr>
            <w:t>Mục lục</w:t>
          </w:r>
        </w:p>
        <w:bookmarkEnd w:id="1" w:displacedByCustomXml="next"/>
        <w:customXmlInsRangeStart w:id="5" w:author="theirs" w:date="2014-09-10T22:51:00Z"/>
      </w:sdtContent>
    </w:sdt>
    <w:customXmlInsRangeEnd w:id="5"/>
    <w:p w:rsidR="0050610C" w:rsidRPr="005F0E63" w:rsidRDefault="00D276D1" w:rsidP="00252A54">
      <w:pPr>
        <w:pStyle w:val="Heading1"/>
        <w:rPr>
          <w:ins w:id="6" w:author="theirs" w:date="2014-09-10T22:51:00Z"/>
          <w:rFonts w:ascii="Times New Roman" w:hAnsi="Times New Roman" w:cs="Times New Roman"/>
          <w:b/>
          <w:color w:val="auto"/>
          <w:szCs w:val="28"/>
        </w:rPr>
      </w:pPr>
      <w:bookmarkStart w:id="7" w:name="_Toc398323421"/>
      <w:r w:rsidRPr="005F0E63">
        <w:rPr>
          <w:rFonts w:ascii="Times New Roman" w:hAnsi="Times New Roman" w:cs="Times New Roman"/>
          <w:b/>
          <w:color w:val="FF0000"/>
          <w:szCs w:val="28"/>
        </w:rPr>
        <w:t>T</w:t>
      </w:r>
      <w:ins w:id="8" w:author="theirs" w:date="2014-09-10T22:51:00Z">
        <w:r w:rsidR="0050610C" w:rsidRPr="005F0E63">
          <w:rPr>
            <w:rFonts w:ascii="Times New Roman" w:hAnsi="Times New Roman" w:cs="Times New Roman"/>
            <w:b/>
            <w:color w:val="auto"/>
            <w:szCs w:val="28"/>
          </w:rPr>
          <w:t>heo dõi phiên bản</w:t>
        </w:r>
        <w:bookmarkEnd w:id="7"/>
      </w:ins>
    </w:p>
    <w:p w:rsidR="0050610C" w:rsidRPr="005F0E63" w:rsidRDefault="0050610C">
      <w:pPr>
        <w:rPr>
          <w:del w:id="9" w:author="theirs" w:date="2014-09-10T22:51:00Z"/>
          <w:rFonts w:ascii="Times New Roman" w:hAnsi="Times New Roman" w:cs="Times New Roman"/>
          <w:sz w:val="28"/>
          <w:szCs w:val="28"/>
        </w:rPr>
      </w:pPr>
      <w:del w:id="10" w:author="theirs" w:date="2014-09-10T22:51:00Z">
        <w:r w:rsidRPr="005F0E63">
          <w:rPr>
            <w:rFonts w:ascii="Times New Roman" w:hAnsi="Times New Roman" w:cs="Times New Roman"/>
            <w:sz w:val="28"/>
            <w:szCs w:val="28"/>
          </w:rPr>
          <w:br w:type="page"/>
        </w:r>
      </w:del>
    </w:p>
    <w:p w:rsidR="0050610C" w:rsidRPr="005F0E63" w:rsidRDefault="0050610C" w:rsidP="0050610C">
      <w:pPr>
        <w:rPr>
          <w:rFonts w:ascii="Times New Roman" w:hAnsi="Times New Roman" w:cs="Times New Roman"/>
          <w:rPrChange w:id="11" w:author="theirs" w:date="2014-09-10T22:51:00Z">
            <w:rPr>
              <w:rFonts w:ascii="Arial" w:hAnsi="Arial" w:cs="Arial"/>
              <w:b/>
              <w:sz w:val="32"/>
              <w:szCs w:val="28"/>
            </w:rPr>
          </w:rPrChange>
        </w:rPr>
      </w:pPr>
      <w:del w:id="12" w:author="theirs" w:date="2014-09-10T22:51:00Z">
        <w:r w:rsidRPr="005F0E63">
          <w:rPr>
            <w:rFonts w:ascii="Times New Roman" w:hAnsi="Times New Roman" w:cs="Times New Roman"/>
            <w:b/>
            <w:sz w:val="32"/>
            <w:szCs w:val="28"/>
          </w:rPr>
          <w:delText>Theo dõi phiên bản</w:delText>
        </w:r>
      </w:del>
    </w:p>
    <w:tbl>
      <w:tblPr>
        <w:tblStyle w:val="GridTable41"/>
        <w:tblW w:w="0" w:type="auto"/>
        <w:tblLook w:val="04A0" w:firstRow="1" w:lastRow="0" w:firstColumn="1" w:lastColumn="0" w:noHBand="0" w:noVBand="1"/>
      </w:tblPr>
      <w:tblGrid>
        <w:gridCol w:w="2245"/>
        <w:gridCol w:w="1890"/>
        <w:gridCol w:w="2877"/>
        <w:gridCol w:w="2338"/>
      </w:tblGrid>
      <w:tr w:rsidR="0050610C" w:rsidRPr="005F0E63" w:rsidTr="00EA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877"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338"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50610C"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sz w:val="32"/>
                <w:szCs w:val="28"/>
              </w:rPr>
            </w:pPr>
          </w:p>
        </w:tc>
        <w:tc>
          <w:tcPr>
            <w:tcW w:w="1890"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r w:rsidR="0050610C" w:rsidRPr="005F0E63" w:rsidTr="00EA762D">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CC2BC5"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C2BC5" w:rsidRPr="005F0E63" w:rsidRDefault="00CC2BC5" w:rsidP="0050610C">
            <w:pPr>
              <w:rPr>
                <w:rFonts w:ascii="Times New Roman" w:hAnsi="Times New Roman" w:cs="Times New Roman"/>
                <w:sz w:val="32"/>
                <w:szCs w:val="28"/>
              </w:rPr>
            </w:pPr>
          </w:p>
        </w:tc>
        <w:tc>
          <w:tcPr>
            <w:tcW w:w="1890"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bl>
    <w:p w:rsidR="0050610C" w:rsidRPr="005F0E63" w:rsidRDefault="0050610C" w:rsidP="0050610C">
      <w:pPr>
        <w:rPr>
          <w:rFonts w:ascii="Times New Roman" w:hAnsi="Times New Roman" w:cs="Times New Roman"/>
          <w:b/>
          <w:sz w:val="32"/>
          <w:szCs w:val="28"/>
        </w:rPr>
      </w:pPr>
    </w:p>
    <w:p w:rsidR="0050610C" w:rsidRPr="005F0E63" w:rsidRDefault="0050610C">
      <w:pPr>
        <w:rPr>
          <w:rFonts w:ascii="Times New Roman" w:hAnsi="Times New Roman" w:cs="Times New Roman"/>
          <w:b/>
          <w:sz w:val="32"/>
          <w:szCs w:val="28"/>
        </w:rPr>
      </w:pPr>
      <w:r w:rsidRPr="005F0E63">
        <w:rPr>
          <w:rFonts w:ascii="Times New Roman" w:hAnsi="Times New Roman" w:cs="Times New Roman"/>
          <w:b/>
          <w:sz w:val="32"/>
          <w:szCs w:val="28"/>
        </w:rPr>
        <w:br w:type="page"/>
      </w:r>
    </w:p>
    <w:p w:rsidR="0050610C" w:rsidRPr="005F0E63" w:rsidRDefault="0050610C">
      <w:pPr>
        <w:pStyle w:val="ListParagraph"/>
        <w:numPr>
          <w:ilvl w:val="0"/>
          <w:numId w:val="1"/>
        </w:numPr>
        <w:outlineLvl w:val="0"/>
        <w:rPr>
          <w:rFonts w:ascii="Times New Roman" w:hAnsi="Times New Roman" w:cs="Times New Roman"/>
          <w:b/>
          <w:sz w:val="28"/>
          <w:szCs w:val="28"/>
        </w:rPr>
        <w:pPrChange w:id="13" w:author="theirs" w:date="2014-09-10T22:51:00Z">
          <w:pPr>
            <w:pStyle w:val="ListParagraph"/>
            <w:numPr>
              <w:numId w:val="1"/>
            </w:numPr>
            <w:ind w:hanging="360"/>
          </w:pPr>
        </w:pPrChange>
      </w:pPr>
      <w:bookmarkStart w:id="14" w:name="_Toc398323422"/>
      <w:r w:rsidRPr="005F0E63">
        <w:rPr>
          <w:rFonts w:ascii="Times New Roman" w:hAnsi="Times New Roman" w:cs="Times New Roman"/>
          <w:b/>
          <w:sz w:val="28"/>
          <w:szCs w:val="28"/>
        </w:rPr>
        <w:lastRenderedPageBreak/>
        <w:t>Giới thiệu</w:t>
      </w:r>
      <w:bookmarkEnd w:id="14"/>
    </w:p>
    <w:p w:rsidR="0050610C" w:rsidRPr="005F0E63" w:rsidRDefault="0050610C">
      <w:pPr>
        <w:pStyle w:val="ListParagraph"/>
        <w:numPr>
          <w:ilvl w:val="1"/>
          <w:numId w:val="2"/>
        </w:numPr>
        <w:outlineLvl w:val="1"/>
        <w:rPr>
          <w:rFonts w:ascii="Times New Roman" w:hAnsi="Times New Roman" w:cs="Times New Roman"/>
          <w:b/>
          <w:sz w:val="28"/>
          <w:szCs w:val="28"/>
        </w:rPr>
        <w:pPrChange w:id="15" w:author="theirs" w:date="2014-09-10T22:51:00Z">
          <w:pPr>
            <w:pStyle w:val="ListParagraph"/>
            <w:numPr>
              <w:ilvl w:val="1"/>
              <w:numId w:val="2"/>
            </w:numPr>
            <w:ind w:left="1440" w:hanging="720"/>
          </w:pPr>
        </w:pPrChange>
      </w:pPr>
      <w:bookmarkStart w:id="16" w:name="_Toc398323423"/>
      <w:r w:rsidRPr="005F0E63">
        <w:rPr>
          <w:rFonts w:ascii="Times New Roman" w:hAnsi="Times New Roman" w:cs="Times New Roman"/>
          <w:b/>
          <w:sz w:val="28"/>
          <w:szCs w:val="28"/>
        </w:rPr>
        <w:t>Mục đích</w:t>
      </w:r>
      <w:bookmarkEnd w:id="16"/>
    </w:p>
    <w:p w:rsidR="00D61DE0" w:rsidRPr="005F0E63" w:rsidRDefault="00D61DE0" w:rsidP="00C131DF">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w:t>
      </w:r>
      <w:r w:rsidR="007B48C3">
        <w:rPr>
          <w:rFonts w:ascii="Times New Roman" w:hAnsi="Times New Roman" w:cs="Times New Roman"/>
          <w:sz w:val="28"/>
          <w:szCs w:val="28"/>
        </w:rPr>
        <w:t>ọ</w:t>
      </w:r>
      <w:r w:rsidRPr="005F0E63">
        <w:rPr>
          <w:rFonts w:ascii="Times New Roman" w:hAnsi="Times New Roman" w:cs="Times New Roman"/>
          <w:sz w:val="28"/>
          <w:szCs w:val="28"/>
        </w:rPr>
        <w:t>,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D61DE0" w:rsidRPr="005F0E63" w:rsidRDefault="00D61DE0" w:rsidP="007B48C3">
      <w:pPr>
        <w:pStyle w:val="ListParagraph"/>
        <w:ind w:left="1440"/>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7" w:author="theirs" w:date="2014-09-10T22:51:00Z">
          <w:pPr>
            <w:pStyle w:val="ListParagraph"/>
            <w:numPr>
              <w:ilvl w:val="1"/>
              <w:numId w:val="2"/>
            </w:numPr>
            <w:ind w:left="1440" w:hanging="720"/>
          </w:pPr>
        </w:pPrChange>
      </w:pPr>
      <w:bookmarkStart w:id="18" w:name="_Toc398323424"/>
      <w:r w:rsidRPr="005F0E63">
        <w:rPr>
          <w:rFonts w:ascii="Times New Roman" w:hAnsi="Times New Roman" w:cs="Times New Roman"/>
          <w:b/>
          <w:sz w:val="28"/>
          <w:szCs w:val="28"/>
        </w:rPr>
        <w:t>Phạm vi</w:t>
      </w:r>
      <w:bookmarkEnd w:id="18"/>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 được chính xác.</w:t>
      </w:r>
    </w:p>
    <w:p w:rsidR="008E4E62" w:rsidRPr="005F0E63" w:rsidRDefault="008E4E62" w:rsidP="00DC72CF">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8E4E62" w:rsidRPr="005F0E63" w:rsidRDefault="008E4E6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Sau khi dự án được hoàn thành, website có thể được sử dụng rộng rãi, đáp ứng mọi yêu cầu đối với nhà trọ của khách hàng</w:t>
      </w:r>
    </w:p>
    <w:p w:rsidR="008E4E62" w:rsidRPr="005F0E63" w:rsidRDefault="008E4E62" w:rsidP="008E4E62">
      <w:pPr>
        <w:pStyle w:val="ListParagraph"/>
        <w:ind w:left="1440"/>
        <w:outlineLvl w:val="1"/>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9" w:author="theirs" w:date="2014-09-10T22:51:00Z">
          <w:pPr>
            <w:pStyle w:val="ListParagraph"/>
            <w:numPr>
              <w:ilvl w:val="1"/>
              <w:numId w:val="2"/>
            </w:numPr>
            <w:ind w:left="1440" w:hanging="720"/>
          </w:pPr>
        </w:pPrChange>
      </w:pPr>
      <w:bookmarkStart w:id="20" w:name="_Toc398323425"/>
      <w:r w:rsidRPr="005F0E63">
        <w:rPr>
          <w:rFonts w:ascii="Times New Roman" w:hAnsi="Times New Roman" w:cs="Times New Roman"/>
          <w:b/>
          <w:sz w:val="28"/>
          <w:szCs w:val="28"/>
        </w:rPr>
        <w:t>Bảng chú giải thuật ngữ</w:t>
      </w:r>
      <w:bookmarkEnd w:id="20"/>
    </w:p>
    <w:p w:rsidR="00D27215" w:rsidRDefault="00D27215" w:rsidP="00503798">
      <w:pPr>
        <w:pStyle w:val="ListParagraph"/>
        <w:spacing w:after="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ngữ trong tài liệu được mô tả ở trong bảng dưới đây:</w:t>
      </w:r>
    </w:p>
    <w:p w:rsidR="007B48C3" w:rsidRPr="005F0E63" w:rsidRDefault="007B48C3" w:rsidP="00503798">
      <w:pPr>
        <w:pStyle w:val="ListParagraph"/>
        <w:spacing w:after="0"/>
        <w:rPr>
          <w:rFonts w:ascii="Times New Roman" w:hAnsi="Times New Roman" w:cs="Times New Roman"/>
          <w:sz w:val="28"/>
          <w:szCs w:val="28"/>
        </w:rPr>
      </w:pPr>
    </w:p>
    <w:tbl>
      <w:tblPr>
        <w:tblStyle w:val="TableGrid"/>
        <w:tblW w:w="0" w:type="auto"/>
        <w:tblInd w:w="828" w:type="dxa"/>
        <w:tblLook w:val="04A0" w:firstRow="1" w:lastRow="0" w:firstColumn="1" w:lastColumn="0" w:noHBand="0" w:noVBand="1"/>
      </w:tblPr>
      <w:tblGrid>
        <w:gridCol w:w="1620"/>
        <w:gridCol w:w="4337"/>
        <w:gridCol w:w="2565"/>
      </w:tblGrid>
      <w:tr w:rsidR="00B03F26" w:rsidRPr="00A75C04" w:rsidTr="00B03F26">
        <w:tc>
          <w:tcPr>
            <w:tcW w:w="1620" w:type="dxa"/>
          </w:tcPr>
          <w:p w:rsidR="00B03F26" w:rsidRPr="00A75C04" w:rsidRDefault="00B03F26" w:rsidP="007C6303">
            <w:pPr>
              <w:pStyle w:val="ListParagraph"/>
              <w:ind w:left="0"/>
              <w:rPr>
                <w:rFonts w:ascii="Arial" w:hAnsi="Arial" w:cs="Arial"/>
                <w:sz w:val="28"/>
                <w:szCs w:val="28"/>
              </w:rPr>
            </w:pPr>
            <w:r>
              <w:rPr>
                <w:rFonts w:ascii="Arial" w:hAnsi="Arial" w:cs="Arial"/>
                <w:sz w:val="28"/>
                <w:szCs w:val="28"/>
              </w:rPr>
              <w:t>Số thứ tự</w:t>
            </w:r>
          </w:p>
        </w:tc>
        <w:tc>
          <w:tcPr>
            <w:tcW w:w="4337" w:type="dxa"/>
          </w:tcPr>
          <w:p w:rsidR="00B03F26" w:rsidRPr="00A75C04" w:rsidRDefault="00B03F26" w:rsidP="007C6303">
            <w:pPr>
              <w:pStyle w:val="ListParagraph"/>
              <w:ind w:left="0"/>
              <w:rPr>
                <w:rFonts w:ascii="Arial" w:hAnsi="Arial" w:cs="Arial"/>
                <w:sz w:val="28"/>
                <w:szCs w:val="28"/>
              </w:rPr>
            </w:pPr>
            <w:r>
              <w:rPr>
                <w:rFonts w:ascii="Arial" w:hAnsi="Arial" w:cs="Arial"/>
                <w:sz w:val="28"/>
                <w:szCs w:val="28"/>
              </w:rPr>
              <w:t>Thuật ngữ / Từ viết tắt</w:t>
            </w:r>
          </w:p>
        </w:tc>
        <w:tc>
          <w:tcPr>
            <w:tcW w:w="2565" w:type="dxa"/>
          </w:tcPr>
          <w:p w:rsidR="00B03F26" w:rsidRPr="00A75C04" w:rsidRDefault="00B03F26" w:rsidP="007C6303">
            <w:pPr>
              <w:pStyle w:val="ListParagraph"/>
              <w:ind w:left="0"/>
              <w:rPr>
                <w:rFonts w:ascii="Arial" w:hAnsi="Arial" w:cs="Arial"/>
                <w:sz w:val="28"/>
                <w:szCs w:val="28"/>
              </w:rPr>
            </w:pPr>
            <w:r>
              <w:rPr>
                <w:rFonts w:ascii="Arial" w:hAnsi="Arial" w:cs="Arial"/>
                <w:sz w:val="28"/>
                <w:szCs w:val="28"/>
              </w:rPr>
              <w:t>Định nghĩa</w:t>
            </w:r>
          </w:p>
        </w:tc>
      </w:tr>
      <w:tr w:rsidR="00B03F26" w:rsidRPr="00A75C04" w:rsidTr="00B03F26">
        <w:tc>
          <w:tcPr>
            <w:tcW w:w="1620" w:type="dxa"/>
          </w:tcPr>
          <w:p w:rsidR="00B03F26" w:rsidRPr="00A75C04" w:rsidRDefault="00B03F26" w:rsidP="007C6303">
            <w:pPr>
              <w:pStyle w:val="ListParagraph"/>
              <w:ind w:left="0"/>
              <w:rPr>
                <w:rFonts w:ascii="Arial" w:hAnsi="Arial" w:cs="Arial"/>
                <w:sz w:val="28"/>
                <w:szCs w:val="28"/>
              </w:rPr>
            </w:pPr>
            <w:r>
              <w:rPr>
                <w:rFonts w:ascii="Arial" w:hAnsi="Arial" w:cs="Arial"/>
                <w:sz w:val="28"/>
                <w:szCs w:val="28"/>
              </w:rPr>
              <w:t>1</w:t>
            </w:r>
          </w:p>
        </w:tc>
        <w:tc>
          <w:tcPr>
            <w:tcW w:w="4337" w:type="dxa"/>
          </w:tcPr>
          <w:p w:rsidR="00B03F26" w:rsidRPr="00A75C04" w:rsidRDefault="00B03F26" w:rsidP="007C6303">
            <w:pPr>
              <w:pStyle w:val="ListParagraph"/>
              <w:ind w:left="0"/>
              <w:rPr>
                <w:rFonts w:ascii="Arial" w:hAnsi="Arial" w:cs="Arial"/>
                <w:sz w:val="28"/>
                <w:szCs w:val="28"/>
              </w:rPr>
            </w:pPr>
            <w:r>
              <w:rPr>
                <w:rFonts w:ascii="Arial" w:hAnsi="Arial" w:cs="Arial"/>
                <w:sz w:val="28"/>
                <w:szCs w:val="28"/>
              </w:rPr>
              <w:t>MVC</w:t>
            </w:r>
          </w:p>
        </w:tc>
        <w:tc>
          <w:tcPr>
            <w:tcW w:w="2565" w:type="dxa"/>
          </w:tcPr>
          <w:p w:rsidR="00B03F26" w:rsidRPr="00A75C04" w:rsidRDefault="00B03F26" w:rsidP="007C6303">
            <w:pPr>
              <w:pStyle w:val="ListParagraph"/>
              <w:ind w:left="0"/>
              <w:rPr>
                <w:rFonts w:ascii="Arial" w:hAnsi="Arial" w:cs="Arial"/>
                <w:sz w:val="28"/>
                <w:szCs w:val="28"/>
              </w:rPr>
            </w:pPr>
            <w:r>
              <w:rPr>
                <w:rFonts w:ascii="Arial" w:hAnsi="Arial" w:cs="Arial"/>
                <w:sz w:val="28"/>
                <w:szCs w:val="28"/>
              </w:rPr>
              <w:t xml:space="preserve">Model – View – Controller </w:t>
            </w:r>
          </w:p>
        </w:tc>
      </w:tr>
      <w:tr w:rsidR="00B03F26" w:rsidRPr="00A75C04" w:rsidTr="00B03F26">
        <w:tc>
          <w:tcPr>
            <w:tcW w:w="1620" w:type="dxa"/>
          </w:tcPr>
          <w:p w:rsidR="00B03F26" w:rsidRDefault="00B03F26" w:rsidP="007C6303">
            <w:pPr>
              <w:pStyle w:val="ListParagraph"/>
              <w:ind w:left="0"/>
              <w:rPr>
                <w:rFonts w:ascii="Arial" w:hAnsi="Arial" w:cs="Arial"/>
                <w:sz w:val="28"/>
                <w:szCs w:val="28"/>
              </w:rPr>
            </w:pPr>
            <w:r>
              <w:rPr>
                <w:rFonts w:ascii="Arial" w:hAnsi="Arial" w:cs="Arial"/>
                <w:sz w:val="28"/>
                <w:szCs w:val="28"/>
              </w:rPr>
              <w:t>2</w:t>
            </w:r>
          </w:p>
        </w:tc>
        <w:tc>
          <w:tcPr>
            <w:tcW w:w="4337" w:type="dxa"/>
          </w:tcPr>
          <w:p w:rsidR="00B03F26" w:rsidRDefault="00B03F26" w:rsidP="007C6303">
            <w:pPr>
              <w:pStyle w:val="ListParagraph"/>
              <w:ind w:left="0"/>
              <w:rPr>
                <w:rFonts w:ascii="Arial" w:hAnsi="Arial" w:cs="Arial"/>
                <w:sz w:val="28"/>
                <w:szCs w:val="28"/>
              </w:rPr>
            </w:pPr>
            <w:r>
              <w:rPr>
                <w:rFonts w:ascii="Arial" w:hAnsi="Arial" w:cs="Arial"/>
                <w:sz w:val="28"/>
                <w:szCs w:val="28"/>
              </w:rPr>
              <w:t>GUI</w:t>
            </w:r>
          </w:p>
        </w:tc>
        <w:tc>
          <w:tcPr>
            <w:tcW w:w="2565" w:type="dxa"/>
          </w:tcPr>
          <w:p w:rsidR="00B03F26" w:rsidRDefault="00B03F26" w:rsidP="007C6303">
            <w:pPr>
              <w:pStyle w:val="ListParagraph"/>
              <w:ind w:left="0"/>
              <w:rPr>
                <w:rFonts w:ascii="Arial" w:hAnsi="Arial" w:cs="Arial"/>
                <w:sz w:val="28"/>
                <w:szCs w:val="28"/>
              </w:rPr>
            </w:pPr>
            <w:r>
              <w:rPr>
                <w:rFonts w:ascii="Arial" w:hAnsi="Arial" w:cs="Arial"/>
                <w:sz w:val="28"/>
                <w:szCs w:val="28"/>
              </w:rPr>
              <w:t>Graphic User Interface</w:t>
            </w:r>
          </w:p>
        </w:tc>
      </w:tr>
    </w:tbl>
    <w:p w:rsidR="00D27215" w:rsidRPr="005F0E63" w:rsidRDefault="00D27215" w:rsidP="00503798">
      <w:pPr>
        <w:pStyle w:val="ListParagraph"/>
        <w:spacing w:after="0" w:line="240" w:lineRule="auto"/>
        <w:jc w:val="both"/>
        <w:rPr>
          <w:rFonts w:ascii="Times New Roman" w:hAnsi="Times New Roman" w:cs="Times New Roman"/>
          <w:b/>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1" w:author="theirs" w:date="2014-09-10T22:51:00Z">
          <w:pPr>
            <w:pStyle w:val="ListParagraph"/>
            <w:numPr>
              <w:ilvl w:val="1"/>
              <w:numId w:val="2"/>
            </w:numPr>
            <w:ind w:left="1440" w:hanging="720"/>
          </w:pPr>
        </w:pPrChange>
      </w:pPr>
      <w:bookmarkStart w:id="22" w:name="_Toc398323426"/>
      <w:r w:rsidRPr="005F0E63">
        <w:rPr>
          <w:rFonts w:ascii="Times New Roman" w:hAnsi="Times New Roman" w:cs="Times New Roman"/>
          <w:b/>
          <w:sz w:val="28"/>
          <w:szCs w:val="28"/>
        </w:rPr>
        <w:t>Tài liệu tham khảo</w:t>
      </w:r>
      <w:bookmarkEnd w:id="22"/>
    </w:p>
    <w:p w:rsidR="003C5342" w:rsidRPr="005F0E63" w:rsidRDefault="003C534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 xml:space="preserve">[1] </w:t>
      </w:r>
      <w:r w:rsidRPr="005F0E63">
        <w:rPr>
          <w:rFonts w:ascii="Times New Roman" w:hAnsi="Times New Roman" w:cs="Times New Roman"/>
          <w:b/>
          <w:bCs/>
          <w:sz w:val="28"/>
          <w:szCs w:val="28"/>
        </w:rPr>
        <w:t>TS. Huỳnh Xuân Hiệp, ThS. Phan Phương Lan.</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A75C04" w:rsidRPr="005F0E63" w:rsidRDefault="00A75C04" w:rsidP="00A75C04">
      <w:pPr>
        <w:pStyle w:val="ListParagraph"/>
        <w:ind w:left="1440"/>
        <w:rPr>
          <w:ins w:id="23" w:author="theirs" w:date="2014-09-10T22:51:00Z"/>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4" w:author="theirs" w:date="2014-09-10T22:51:00Z">
          <w:pPr>
            <w:pStyle w:val="ListParagraph"/>
            <w:numPr>
              <w:ilvl w:val="1"/>
              <w:numId w:val="2"/>
            </w:numPr>
            <w:ind w:left="1440" w:hanging="720"/>
          </w:pPr>
        </w:pPrChange>
      </w:pPr>
      <w:bookmarkStart w:id="25" w:name="_Toc398323427"/>
      <w:r w:rsidRPr="005F0E63">
        <w:rPr>
          <w:rFonts w:ascii="Times New Roman" w:hAnsi="Times New Roman" w:cs="Times New Roman"/>
          <w:b/>
          <w:sz w:val="28"/>
          <w:szCs w:val="28"/>
        </w:rPr>
        <w:t>Tổng quan về tài liệu</w:t>
      </w:r>
      <w:bookmarkEnd w:id="25"/>
    </w:p>
    <w:p w:rsidR="00351901" w:rsidRPr="005F0E63" w:rsidRDefault="00351901" w:rsidP="00C131DF">
      <w:pPr>
        <w:ind w:left="720" w:firstLine="720"/>
        <w:rPr>
          <w:rFonts w:ascii="Times New Roman" w:hAnsi="Times New Roman" w:cs="Times New Roman"/>
          <w:sz w:val="28"/>
          <w:szCs w:val="28"/>
        </w:rPr>
      </w:pPr>
      <w:r w:rsidRPr="005F0E63">
        <w:rPr>
          <w:rFonts w:ascii="Times New Roman" w:hAnsi="Times New Roman" w:cs="Times New Roman"/>
          <w:sz w:val="28"/>
          <w:szCs w:val="28"/>
        </w:rPr>
        <w:t>Tài liệu thiết kế phần mềm quản lý danh bạ điện thoại gồm 7 phần: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mô tả cấu trúc chương trình theo mô đun các mối quan hệ theo mô đun, sự phân rả, cơ sở thiết kế.</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351901" w:rsidRPr="005F0E63" w:rsidRDefault="00351901" w:rsidP="00C131DF">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351901" w:rsidRPr="005F0E63" w:rsidRDefault="00351901" w:rsidP="00351901">
      <w:pPr>
        <w:pStyle w:val="ListParagraph"/>
        <w:ind w:left="360"/>
        <w:rPr>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b/>
          <w:sz w:val="28"/>
          <w:szCs w:val="28"/>
        </w:rPr>
      </w:pPr>
    </w:p>
    <w:p w:rsidR="0050610C" w:rsidRPr="005F0E63" w:rsidRDefault="0050610C">
      <w:pPr>
        <w:pStyle w:val="ListParagraph"/>
        <w:numPr>
          <w:ilvl w:val="0"/>
          <w:numId w:val="1"/>
        </w:numPr>
        <w:jc w:val="both"/>
        <w:outlineLvl w:val="0"/>
        <w:rPr>
          <w:rFonts w:ascii="Times New Roman" w:hAnsi="Times New Roman" w:cs="Times New Roman"/>
          <w:b/>
          <w:sz w:val="28"/>
          <w:szCs w:val="28"/>
        </w:rPr>
        <w:pPrChange w:id="26" w:author="theirs" w:date="2014-09-10T22:51:00Z">
          <w:pPr>
            <w:pStyle w:val="ListParagraph"/>
            <w:numPr>
              <w:numId w:val="1"/>
            </w:numPr>
            <w:ind w:hanging="360"/>
            <w:jc w:val="both"/>
          </w:pPr>
        </w:pPrChange>
      </w:pPr>
      <w:bookmarkStart w:id="27" w:name="_Toc398323428"/>
      <w:r w:rsidRPr="005F0E63">
        <w:rPr>
          <w:rFonts w:ascii="Times New Roman" w:hAnsi="Times New Roman" w:cs="Times New Roman"/>
          <w:b/>
          <w:sz w:val="28"/>
          <w:szCs w:val="28"/>
        </w:rPr>
        <w:t>Tổng quan hệ thống</w:t>
      </w:r>
      <w:bookmarkEnd w:id="27"/>
    </w:p>
    <w:p w:rsidR="000B14F6" w:rsidRPr="005F0E63" w:rsidRDefault="000B14F6" w:rsidP="000B14F6">
      <w:pPr>
        <w:pStyle w:val="ListParagraph"/>
        <w:jc w:val="both"/>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28" w:author="theirs" w:date="2014-09-10T22:51:00Z">
          <w:pPr>
            <w:pStyle w:val="ListParagraph"/>
            <w:numPr>
              <w:numId w:val="1"/>
            </w:numPr>
            <w:ind w:hanging="360"/>
          </w:pPr>
        </w:pPrChange>
      </w:pPr>
      <w:bookmarkStart w:id="29" w:name="_Toc398323431"/>
      <w:r w:rsidRPr="005F0E63">
        <w:rPr>
          <w:rFonts w:ascii="Times New Roman" w:hAnsi="Times New Roman" w:cs="Times New Roman"/>
          <w:b/>
          <w:sz w:val="28"/>
          <w:szCs w:val="28"/>
        </w:rPr>
        <w:t>Kiến trúc hệ thống</w:t>
      </w:r>
      <w:bookmarkEnd w:id="29"/>
    </w:p>
    <w:p w:rsidR="0050610C" w:rsidRPr="005F0E63" w:rsidRDefault="0050610C">
      <w:pPr>
        <w:pStyle w:val="Heading2"/>
        <w:ind w:firstLine="720"/>
        <w:rPr>
          <w:rFonts w:ascii="Times New Roman" w:hAnsi="Times New Roman" w:cs="Times New Roman"/>
          <w:b/>
          <w:sz w:val="28"/>
          <w:szCs w:val="28"/>
          <w:lang w:val="en-US"/>
        </w:rPr>
        <w:pPrChange w:id="30" w:author="theirs" w:date="2014-09-10T22:51:00Z">
          <w:pPr>
            <w:ind w:left="720"/>
          </w:pPr>
        </w:pPrChange>
      </w:pPr>
      <w:bookmarkStart w:id="31" w:name="_Toc398323432"/>
      <w:r w:rsidRPr="005F0E63">
        <w:rPr>
          <w:rFonts w:ascii="Times New Roman" w:hAnsi="Times New Roman" w:cs="Times New Roman"/>
          <w:b/>
          <w:color w:val="auto"/>
          <w:sz w:val="28"/>
          <w:szCs w:val="28"/>
          <w:rPrChange w:id="32" w:author="theirs" w:date="2014-09-10T22:51:00Z">
            <w:rPr>
              <w:rFonts w:ascii="Arial" w:hAnsi="Arial" w:cs="Arial"/>
              <w:b/>
              <w:sz w:val="32"/>
              <w:szCs w:val="28"/>
            </w:rPr>
          </w:rPrChange>
        </w:rPr>
        <w:t>3.1</w:t>
      </w:r>
      <w:r w:rsidRPr="005F0E63">
        <w:rPr>
          <w:rFonts w:ascii="Times New Roman" w:hAnsi="Times New Roman" w:cs="Times New Roman"/>
          <w:b/>
          <w:color w:val="auto"/>
          <w:sz w:val="28"/>
          <w:szCs w:val="28"/>
          <w:rPrChange w:id="33" w:author="theirs" w:date="2014-09-10T22:51:00Z">
            <w:rPr>
              <w:rFonts w:ascii="Arial" w:hAnsi="Arial" w:cs="Arial"/>
              <w:b/>
              <w:sz w:val="32"/>
              <w:szCs w:val="28"/>
            </w:rPr>
          </w:rPrChange>
        </w:rPr>
        <w:tab/>
        <w:t>Thiết kế kiến trúc</w:t>
      </w:r>
      <w:bookmarkEnd w:id="31"/>
    </w:p>
    <w:p w:rsidR="000628D7" w:rsidRPr="005F0E63" w:rsidRDefault="000628D7" w:rsidP="000628D7">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inline distT="0" distB="0" distL="0" distR="0" wp14:anchorId="2A67D496" wp14:editId="6C534931">
            <wp:extent cx="4537166" cy="36297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6">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0628D7" w:rsidRPr="005F0E63" w:rsidRDefault="000628D7" w:rsidP="000628D7">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Model: thành phần này được giao nhiệm vụ cung cấp dữ liệu cho cơ sở dữ liệu và lưu trữ dữ liệu.</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View: thành phần này hiển thị các thông tin cho người dùng và nhận các dữ liệu từ người dùng gửi cho các controller.</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Controller: thành phần này có nhiệm vụ cập nhật nội dung ở các View, nhận dữ liệu từ các View, truy xuất các thông tin cần thiết từ Model, xử lý các thao tác, cập nhật dữ liệu ở Model,…</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bCs/>
          <w:sz w:val="28"/>
          <w:szCs w:val="28"/>
        </w:rPr>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0628D7" w:rsidRPr="005F0E63" w:rsidRDefault="000628D7" w:rsidP="000628D7">
      <w:pPr>
        <w:rPr>
          <w:rFonts w:ascii="Times New Roman" w:hAnsi="Times New Roman" w:cs="Times New Roman"/>
          <w:b/>
          <w:sz w:val="28"/>
          <w:szCs w:val="28"/>
        </w:rPr>
      </w:pPr>
      <w:r w:rsidRPr="005F0E63">
        <w:rPr>
          <w:rFonts w:ascii="Times New Roman" w:hAnsi="Times New Roman" w:cs="Times New Roman"/>
          <w:sz w:val="28"/>
          <w:szCs w:val="28"/>
        </w:rPr>
        <w:tab/>
      </w:r>
      <w:r w:rsidRPr="005F0E63">
        <w:rPr>
          <w:rFonts w:ascii="Times New Roman" w:hAnsi="Times New Roman" w:cs="Times New Roman"/>
          <w:b/>
          <w:sz w:val="28"/>
          <w:szCs w:val="28"/>
        </w:rPr>
        <w:t>Mô hình 3 lớp</w:t>
      </w:r>
    </w:p>
    <w:p w:rsidR="000628D7" w:rsidRPr="005F0E63" w:rsidRDefault="000628D7" w:rsidP="000628D7">
      <w:pPr>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59264" behindDoc="0" locked="0" layoutInCell="1" allowOverlap="1" wp14:anchorId="522BE0AC" wp14:editId="78571AB2">
            <wp:simplePos x="0" y="0"/>
            <wp:positionH relativeFrom="margin">
              <wp:align>center</wp:align>
            </wp:positionH>
            <wp:positionV relativeFrom="paragraph">
              <wp:posOffset>0</wp:posOffset>
            </wp:positionV>
            <wp:extent cx="3433445" cy="29775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lop.jpg"/>
                    <pic:cNvPicPr/>
                  </pic:nvPicPr>
                  <pic:blipFill>
                    <a:blip r:embed="rId7">
                      <a:extLst>
                        <a:ext uri="{28A0092B-C50C-407E-A947-70E740481C1C}">
                          <a14:useLocalDpi xmlns:a14="http://schemas.microsoft.com/office/drawing/2010/main" val="0"/>
                        </a:ext>
                      </a:extLst>
                    </a:blip>
                    <a:stretch>
                      <a:fillRect/>
                    </a:stretch>
                  </pic:blipFill>
                  <pic:spPr>
                    <a:xfrm>
                      <a:off x="0" y="0"/>
                      <a:ext cx="3433445" cy="297751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t>Mô hình 3 lớp cơ bản</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Mô hình 3 lớp được cấu thành từ: </w:t>
      </w:r>
      <w:r w:rsidRPr="005F0E63">
        <w:rPr>
          <w:rFonts w:ascii="Times New Roman" w:hAnsi="Times New Roman" w:cs="Times New Roman"/>
          <w:bCs/>
          <w:sz w:val="28"/>
          <w:szCs w:val="28"/>
        </w:rPr>
        <w:t>Presentation Layers</w:t>
      </w:r>
      <w:r w:rsidRPr="005F0E63">
        <w:rPr>
          <w:rFonts w:ascii="Times New Roman" w:hAnsi="Times New Roman" w:cs="Times New Roman"/>
          <w:sz w:val="28"/>
          <w:szCs w:val="28"/>
        </w:rPr>
        <w:t>, </w:t>
      </w:r>
      <w:r w:rsidRPr="005F0E63">
        <w:rPr>
          <w:rFonts w:ascii="Times New Roman" w:hAnsi="Times New Roman" w:cs="Times New Roman"/>
          <w:bCs/>
          <w:sz w:val="28"/>
          <w:szCs w:val="28"/>
        </w:rPr>
        <w:t>Business Layers</w:t>
      </w:r>
      <w:r w:rsidRPr="005F0E63">
        <w:rPr>
          <w:rFonts w:ascii="Times New Roman" w:hAnsi="Times New Roman" w:cs="Times New Roman"/>
          <w:sz w:val="28"/>
          <w:szCs w:val="28"/>
        </w:rPr>
        <w:t>, và </w:t>
      </w:r>
      <w:r w:rsidRPr="005F0E63">
        <w:rPr>
          <w:rFonts w:ascii="Times New Roman" w:hAnsi="Times New Roman" w:cs="Times New Roman"/>
          <w:bCs/>
          <w:sz w:val="28"/>
          <w:szCs w:val="28"/>
        </w:rPr>
        <w:t>Data Layers</w:t>
      </w:r>
      <w:r w:rsidRPr="005F0E63">
        <w:rPr>
          <w:rFonts w:ascii="Times New Roman" w:hAnsi="Times New Roman" w:cs="Times New Roman"/>
          <w:sz w:val="28"/>
          <w:szCs w:val="28"/>
        </w:rPr>
        <w:t>. 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br/>
        <w:t xml:space="preserve">- Presentation Layer (GUI): 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dụng. </w:t>
      </w:r>
      <w:r w:rsidRPr="005F0E63">
        <w:rPr>
          <w:rFonts w:ascii="Times New Roman" w:hAnsi="Times New Roman" w:cs="Times New Roman"/>
          <w:sz w:val="28"/>
          <w:szCs w:val="28"/>
        </w:rPr>
        <w:br/>
        <w:t>- BusinessLogicLayer (BLL): 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database.</w:t>
      </w:r>
      <w:r w:rsidRPr="005F0E63">
        <w:rPr>
          <w:rFonts w:ascii="Times New Roman" w:hAnsi="Times New Roman" w:cs="Times New Roman"/>
          <w:sz w:val="28"/>
          <w:szCs w:val="28"/>
        </w:rPr>
        <w:br/>
        <w:t>- Data Access Layer (DAL): Chức năng của lớp này là giao tiếp với các hệ quản trị cơ sở dữ liệu. Lớp này thực hiện các nghiệp vụ liên quan đến lưu trữ và truy xuất dữ liệu của ứng dụng như đọc (select), lưu, cập nhật (insert, update, delete) cơ sở dữ liệu.</w:t>
      </w:r>
    </w:p>
    <w:p w:rsidR="000628D7" w:rsidRPr="005F0E63" w:rsidRDefault="000628D7" w:rsidP="000628D7">
      <w:pPr>
        <w:rPr>
          <w:rFonts w:ascii="Times New Roman" w:hAnsi="Times New Roman" w:cs="Times New Roman"/>
          <w:sz w:val="28"/>
          <w:szCs w:val="28"/>
        </w:rPr>
      </w:pPr>
    </w:p>
    <w:p w:rsidR="0050610C" w:rsidRPr="005F0E63" w:rsidRDefault="007B48C3">
      <w:pPr>
        <w:pStyle w:val="Heading2"/>
        <w:ind w:firstLine="720"/>
        <w:rPr>
          <w:rFonts w:ascii="Times New Roman" w:hAnsi="Times New Roman" w:cs="Times New Roman"/>
          <w:b/>
          <w:sz w:val="28"/>
          <w:szCs w:val="28"/>
        </w:rPr>
        <w:pPrChange w:id="34" w:author="theirs" w:date="2014-09-10T22:51:00Z">
          <w:pPr>
            <w:ind w:left="720"/>
          </w:pPr>
        </w:pPrChange>
      </w:pPr>
      <w:bookmarkStart w:id="35" w:name="_Toc398323433"/>
      <w:r>
        <w:rPr>
          <w:rFonts w:ascii="Times New Roman" w:hAnsi="Times New Roman" w:cs="Times New Roman"/>
          <w:b/>
          <w:noProof/>
          <w:sz w:val="28"/>
          <w:szCs w:val="28"/>
          <w:lang w:eastAsia="vi-VN"/>
        </w:rPr>
        <w:lastRenderedPageBreak/>
        <w:drawing>
          <wp:anchor distT="0" distB="0" distL="114300" distR="114300" simplePos="0" relativeHeight="251658752" behindDoc="0" locked="0" layoutInCell="1" allowOverlap="1" wp14:anchorId="617F94CC" wp14:editId="767C3C89">
            <wp:simplePos x="0" y="0"/>
            <wp:positionH relativeFrom="column">
              <wp:posOffset>-760730</wp:posOffset>
            </wp:positionH>
            <wp:positionV relativeFrom="paragraph">
              <wp:posOffset>340995</wp:posOffset>
            </wp:positionV>
            <wp:extent cx="7435850" cy="64865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cấp 0 final.jpg"/>
                    <pic:cNvPicPr/>
                  </pic:nvPicPr>
                  <pic:blipFill>
                    <a:blip r:embed="rId8">
                      <a:extLst>
                        <a:ext uri="{28A0092B-C50C-407E-A947-70E740481C1C}">
                          <a14:useLocalDpi xmlns:a14="http://schemas.microsoft.com/office/drawing/2010/main" val="0"/>
                        </a:ext>
                      </a:extLst>
                    </a:blip>
                    <a:stretch>
                      <a:fillRect/>
                    </a:stretch>
                  </pic:blipFill>
                  <pic:spPr>
                    <a:xfrm>
                      <a:off x="0" y="0"/>
                      <a:ext cx="7435850" cy="6486525"/>
                    </a:xfrm>
                    <a:prstGeom prst="rect">
                      <a:avLst/>
                    </a:prstGeom>
                  </pic:spPr>
                </pic:pic>
              </a:graphicData>
            </a:graphic>
            <wp14:sizeRelH relativeFrom="margin">
              <wp14:pctWidth>0</wp14:pctWidth>
            </wp14:sizeRelH>
            <wp14:sizeRelV relativeFrom="margin">
              <wp14:pctHeight>0</wp14:pctHeight>
            </wp14:sizeRelV>
          </wp:anchor>
        </w:drawing>
      </w:r>
      <w:r w:rsidR="0050610C" w:rsidRPr="005F0E63">
        <w:rPr>
          <w:rFonts w:ascii="Times New Roman" w:hAnsi="Times New Roman" w:cs="Times New Roman"/>
          <w:b/>
          <w:color w:val="auto"/>
          <w:sz w:val="28"/>
          <w:szCs w:val="28"/>
          <w:rPrChange w:id="36" w:author="theirs" w:date="2014-09-10T22:51:00Z">
            <w:rPr>
              <w:rFonts w:ascii="Arial" w:hAnsi="Arial" w:cs="Arial"/>
              <w:b/>
              <w:sz w:val="32"/>
              <w:szCs w:val="28"/>
            </w:rPr>
          </w:rPrChange>
        </w:rPr>
        <w:t>3.2</w:t>
      </w:r>
      <w:r w:rsidR="0050610C" w:rsidRPr="005F0E63">
        <w:rPr>
          <w:rFonts w:ascii="Times New Roman" w:hAnsi="Times New Roman" w:cs="Times New Roman"/>
          <w:b/>
          <w:color w:val="auto"/>
          <w:sz w:val="28"/>
          <w:szCs w:val="28"/>
          <w:rPrChange w:id="37" w:author="theirs" w:date="2014-09-10T22:51:00Z">
            <w:rPr>
              <w:rFonts w:ascii="Arial" w:hAnsi="Arial" w:cs="Arial"/>
              <w:b/>
              <w:sz w:val="32"/>
              <w:szCs w:val="28"/>
            </w:rPr>
          </w:rPrChange>
        </w:rPr>
        <w:tab/>
        <w:t>Mô tả sự phân rã</w:t>
      </w:r>
      <w:bookmarkEnd w:id="35"/>
    </w:p>
    <w:p w:rsidR="001C152C" w:rsidRDefault="007B48C3" w:rsidP="008E797F">
      <w:pPr>
        <w:rPr>
          <w:rFonts w:ascii="Times New Roman" w:hAnsi="Times New Roman" w:cs="Times New Roman"/>
          <w:b/>
          <w:sz w:val="28"/>
          <w:szCs w:val="28"/>
        </w:rPr>
      </w:pPr>
      <w:r>
        <w:rPr>
          <w:rFonts w:ascii="Times New Roman" w:hAnsi="Times New Roman" w:cs="Times New Roman"/>
          <w:b/>
          <w:sz w:val="28"/>
          <w:szCs w:val="28"/>
        </w:rPr>
        <w:tab/>
      </w:r>
    </w:p>
    <w:p w:rsidR="007B48C3" w:rsidRPr="007B48C3" w:rsidRDefault="007B48C3" w:rsidP="007B48C3">
      <w:pPr>
        <w:jc w:val="center"/>
        <w:rPr>
          <w:rFonts w:ascii="Times New Roman" w:hAnsi="Times New Roman" w:cs="Times New Roman"/>
          <w:b/>
          <w:sz w:val="28"/>
          <w:szCs w:val="28"/>
        </w:rPr>
      </w:pPr>
      <w:r w:rsidRPr="007B48C3">
        <w:rPr>
          <w:rFonts w:ascii="Times New Roman" w:hAnsi="Times New Roman" w:cs="Times New Roman"/>
          <w:b/>
          <w:sz w:val="28"/>
          <w:szCs w:val="28"/>
        </w:rPr>
        <w:t>DFD cấp 0 của hệ thống</w:t>
      </w:r>
    </w:p>
    <w:p w:rsidR="00FB156E" w:rsidRDefault="00FB156E">
      <w:pPr>
        <w:rPr>
          <w:rFonts w:ascii="Times New Roman" w:hAnsi="Times New Roman" w:cs="Times New Roman"/>
          <w:b/>
          <w:sz w:val="28"/>
          <w:szCs w:val="28"/>
        </w:rPr>
      </w:pPr>
      <w:r>
        <w:rPr>
          <w:rFonts w:ascii="Times New Roman" w:hAnsi="Times New Roman" w:cs="Times New Roman"/>
          <w:b/>
          <w:sz w:val="28"/>
          <w:szCs w:val="28"/>
        </w:rPr>
        <w:br w:type="page"/>
      </w:r>
    </w:p>
    <w:p w:rsidR="007B48C3" w:rsidRPr="005F0E63" w:rsidRDefault="00FB156E" w:rsidP="00FB156E">
      <w:pPr>
        <w:jc w:val="center"/>
        <w:rPr>
          <w:rFonts w:ascii="Times New Roman" w:hAnsi="Times New Roman" w:cs="Times New Roman"/>
          <w:b/>
          <w:sz w:val="28"/>
          <w:szCs w:val="28"/>
        </w:rPr>
      </w:pPr>
      <w:r>
        <w:rPr>
          <w:rFonts w:ascii="Times New Roman" w:hAnsi="Times New Roman" w:cs="Times New Roman"/>
          <w:b/>
          <w:sz w:val="28"/>
          <w:szCs w:val="28"/>
        </w:rPr>
        <w:lastRenderedPageBreak/>
        <w:t>DFD cấp 1 của hệ thống (</w:t>
      </w:r>
      <w:r w:rsidRPr="0094231A">
        <w:rPr>
          <w:rFonts w:ascii="Times New Roman" w:hAnsi="Times New Roman" w:cs="Times New Roman"/>
          <w:b/>
          <w:sz w:val="28"/>
          <w:szCs w:val="28"/>
        </w:rPr>
        <w:t>xem trang đính kèm</w:t>
      </w:r>
      <w:r>
        <w:rPr>
          <w:rFonts w:ascii="Times New Roman" w:hAnsi="Times New Roman" w:cs="Times New Roman"/>
          <w:b/>
          <w:sz w:val="28"/>
          <w:szCs w:val="28"/>
        </w:rPr>
        <w:t>)</w:t>
      </w:r>
    </w:p>
    <w:p w:rsidR="0050610C" w:rsidRDefault="0050610C">
      <w:pPr>
        <w:pStyle w:val="Heading2"/>
        <w:ind w:firstLine="720"/>
        <w:rPr>
          <w:rFonts w:ascii="Times New Roman" w:hAnsi="Times New Roman" w:cs="Times New Roman"/>
          <w:b/>
          <w:sz w:val="28"/>
          <w:szCs w:val="28"/>
        </w:rPr>
        <w:pPrChange w:id="38" w:author="theirs" w:date="2014-09-10T22:51:00Z">
          <w:pPr>
            <w:ind w:left="720"/>
          </w:pPr>
        </w:pPrChange>
      </w:pPr>
      <w:bookmarkStart w:id="39" w:name="_Toc398323434"/>
      <w:r w:rsidRPr="005F0E63">
        <w:rPr>
          <w:rFonts w:ascii="Times New Roman" w:hAnsi="Times New Roman" w:cs="Times New Roman"/>
          <w:b/>
          <w:color w:val="auto"/>
          <w:sz w:val="28"/>
          <w:szCs w:val="28"/>
          <w:rPrChange w:id="40" w:author="theirs" w:date="2014-09-10T22:51:00Z">
            <w:rPr>
              <w:rFonts w:ascii="Arial" w:hAnsi="Arial" w:cs="Arial"/>
              <w:b/>
              <w:sz w:val="32"/>
              <w:szCs w:val="28"/>
            </w:rPr>
          </w:rPrChange>
        </w:rPr>
        <w:t>3.3</w:t>
      </w:r>
      <w:r w:rsidRPr="005F0E63">
        <w:rPr>
          <w:rFonts w:ascii="Times New Roman" w:hAnsi="Times New Roman" w:cs="Times New Roman"/>
          <w:b/>
          <w:color w:val="auto"/>
          <w:sz w:val="28"/>
          <w:szCs w:val="28"/>
          <w:rPrChange w:id="41" w:author="theirs" w:date="2014-09-10T22:51:00Z">
            <w:rPr>
              <w:rFonts w:ascii="Arial" w:hAnsi="Arial" w:cs="Arial"/>
              <w:b/>
              <w:sz w:val="32"/>
              <w:szCs w:val="28"/>
            </w:rPr>
          </w:rPrChange>
        </w:rPr>
        <w:tab/>
        <w:t>Cơ sở thiết kế</w:t>
      </w:r>
      <w:bookmarkEnd w:id="39"/>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Trên thực tế, khi áp d</w:t>
      </w:r>
      <w:r w:rsidRPr="00544E33">
        <w:rPr>
          <w:rFonts w:ascii="Arial" w:hAnsi="Arial" w:cs="Arial"/>
          <w:sz w:val="28"/>
          <w:szCs w:val="28"/>
        </w:rPr>
        <w:t>ụ</w:t>
      </w:r>
      <w:r w:rsidRPr="0050129E">
        <w:rPr>
          <w:rFonts w:ascii="Arial" w:hAnsi="Arial" w:cs="Arial"/>
          <w:sz w:val="28"/>
          <w:szCs w:val="28"/>
        </w:rPr>
        <w:t>ng vào những hệ thống lớn người ta sẽ áp dụng kết hợp các mô hình trên. Tuy nhiên đối với hệ thống đang xây dựng là một hệ thống vừa và nhỏ nên ta sẽ chỉ áp dụng mô hình MVC để phát triển.</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Đối với những người mới thì việc xây dựng ứng dụng dựa trên mô hình MVC phức tạp và lãng phí vì công việc này như là xây dựng dự án lớn tuy nhiên lợi điểm của MVC không nằm ở chỗ viết mã nguồn mà là ở chỗ duy trì nó , cho phép sửa đổi mã nguồn mà không ảnh hưởng nhiều đến các thành phần khác.</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Cho phép làm việc nhóm trở nên dễ dàng hơn vì nhóm nào sẽ làm việc theo nhóm đó</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 Nhóm “View” sẽ chịu trách nhiệm thực hiện mã nguồn của các view không tham gia vào làm mã nguồn của nhóm kia khi có lỗi sẽ dễ sửa lỗi.</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 Hai nhóm còn lại cũng vậy cũng sẽ viết mã nguồn theo đúng phần của mình.</w:t>
      </w:r>
    </w:p>
    <w:p w:rsidR="00B30106" w:rsidRPr="00B30106" w:rsidRDefault="00B30106" w:rsidP="00B30106"/>
    <w:p w:rsidR="0050610C" w:rsidRPr="005F0E63" w:rsidRDefault="0050610C">
      <w:pPr>
        <w:pStyle w:val="ListParagraph"/>
        <w:numPr>
          <w:ilvl w:val="0"/>
          <w:numId w:val="1"/>
        </w:numPr>
        <w:outlineLvl w:val="0"/>
        <w:rPr>
          <w:rFonts w:ascii="Times New Roman" w:hAnsi="Times New Roman" w:cs="Times New Roman"/>
          <w:b/>
          <w:sz w:val="28"/>
          <w:szCs w:val="28"/>
        </w:rPr>
        <w:pPrChange w:id="42" w:author="theirs" w:date="2014-09-10T22:51:00Z">
          <w:pPr>
            <w:pStyle w:val="ListParagraph"/>
            <w:numPr>
              <w:numId w:val="1"/>
            </w:numPr>
            <w:ind w:hanging="360"/>
          </w:pPr>
        </w:pPrChange>
      </w:pPr>
      <w:bookmarkStart w:id="43" w:name="_Toc398323435"/>
      <w:r w:rsidRPr="005F0E63">
        <w:rPr>
          <w:rFonts w:ascii="Times New Roman" w:hAnsi="Times New Roman" w:cs="Times New Roman"/>
          <w:b/>
          <w:sz w:val="28"/>
          <w:szCs w:val="28"/>
        </w:rPr>
        <w:t>Thiết kế dữ liệu</w:t>
      </w:r>
      <w:bookmarkEnd w:id="43"/>
    </w:p>
    <w:p w:rsidR="0050610C" w:rsidRPr="005F0E63" w:rsidRDefault="0050610C">
      <w:pPr>
        <w:pStyle w:val="ListParagraph"/>
        <w:outlineLvl w:val="1"/>
        <w:rPr>
          <w:rFonts w:ascii="Times New Roman" w:hAnsi="Times New Roman" w:cs="Times New Roman"/>
          <w:b/>
          <w:sz w:val="28"/>
          <w:szCs w:val="28"/>
        </w:rPr>
        <w:pPrChange w:id="44" w:author="theirs" w:date="2014-09-10T22:51:00Z">
          <w:pPr>
            <w:pStyle w:val="ListParagraph"/>
          </w:pPr>
        </w:pPrChange>
      </w:pPr>
      <w:bookmarkStart w:id="45" w:name="_Toc398323436"/>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45"/>
    </w:p>
    <w:p w:rsidR="00ED67D6" w:rsidRPr="005F0E63" w:rsidRDefault="00ED67D6" w:rsidP="00ED67D6">
      <w:pPr>
        <w:pStyle w:val="ListParagraph"/>
        <w:rPr>
          <w:ins w:id="46" w:author="theirs" w:date="2014-09-10T22:51:00Z"/>
          <w:rFonts w:ascii="Times New Roman" w:hAnsi="Times New Roman" w:cs="Times New Roman"/>
          <w:b/>
          <w:sz w:val="28"/>
          <w:szCs w:val="28"/>
        </w:rPr>
      </w:pPr>
    </w:p>
    <w:p w:rsidR="0050610C" w:rsidRPr="005F0E63" w:rsidRDefault="0050610C">
      <w:pPr>
        <w:pStyle w:val="ListParagraph"/>
        <w:outlineLvl w:val="1"/>
        <w:rPr>
          <w:rFonts w:ascii="Times New Roman" w:hAnsi="Times New Roman" w:cs="Times New Roman"/>
          <w:b/>
          <w:sz w:val="28"/>
          <w:szCs w:val="28"/>
        </w:rPr>
        <w:pPrChange w:id="47" w:author="ChiTam" w:date="2014-09-10T22:51:00Z">
          <w:pPr>
            <w:pStyle w:val="ListParagraph"/>
          </w:pPr>
        </w:pPrChange>
      </w:pPr>
      <w:bookmarkStart w:id="48" w:name="_Toc398323437"/>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48"/>
    </w:p>
    <w:p w:rsidR="007C4425" w:rsidRPr="005F0E63" w:rsidRDefault="007C4425" w:rsidP="007C4425">
      <w:pPr>
        <w:pStyle w:val="ListParagraph"/>
        <w:spacing w:after="200" w:line="276" w:lineRule="auto"/>
        <w:rPr>
          <w:rFonts w:ascii="Times New Roman" w:hAnsi="Times New Roman" w:cs="Times New Roman"/>
          <w:sz w:val="28"/>
          <w:szCs w:val="28"/>
        </w:rPr>
      </w:pPr>
    </w:p>
    <w:p w:rsidR="00E361A8" w:rsidRPr="005F0E63" w:rsidRDefault="00E361A8" w:rsidP="00E361A8">
      <w:pPr>
        <w:numPr>
          <w:ilvl w:val="0"/>
          <w:numId w:val="10"/>
        </w:numPr>
        <w:spacing w:after="200" w:line="276" w:lineRule="auto"/>
        <w:contextualSpacing/>
        <w:rPr>
          <w:rFonts w:ascii="Times New Roman" w:eastAsia="Calibri" w:hAnsi="Times New Roman" w:cs="Times New Roman"/>
          <w:sz w:val="28"/>
          <w:szCs w:val="28"/>
          <w:lang w:val="en-US"/>
        </w:rPr>
        <w:sectPr w:rsidR="00E361A8" w:rsidRPr="005F0E63">
          <w:pgSz w:w="12240" w:h="15840"/>
          <w:pgMar w:top="1440" w:right="1440" w:bottom="1440" w:left="1440" w:header="720" w:footer="720" w:gutter="0"/>
          <w:cols w:space="720"/>
          <w:docGrid w:linePitch="360"/>
        </w:sectPr>
      </w:pPr>
    </w:p>
    <w:p w:rsidR="0050610C" w:rsidRPr="005F0E63" w:rsidRDefault="0050610C">
      <w:pPr>
        <w:pStyle w:val="ListParagraph"/>
        <w:numPr>
          <w:ilvl w:val="0"/>
          <w:numId w:val="1"/>
        </w:numPr>
        <w:outlineLvl w:val="0"/>
        <w:rPr>
          <w:rFonts w:ascii="Times New Roman" w:hAnsi="Times New Roman" w:cs="Times New Roman"/>
          <w:b/>
          <w:sz w:val="28"/>
          <w:szCs w:val="28"/>
        </w:rPr>
        <w:pPrChange w:id="49" w:author="theirs" w:date="2014-09-10T22:51:00Z">
          <w:pPr>
            <w:pStyle w:val="ListParagraph"/>
            <w:numPr>
              <w:numId w:val="1"/>
            </w:numPr>
            <w:ind w:hanging="360"/>
          </w:pPr>
        </w:pPrChange>
      </w:pPr>
      <w:bookmarkStart w:id="50" w:name="_Toc398323438"/>
      <w:r w:rsidRPr="005F0E63">
        <w:rPr>
          <w:rFonts w:ascii="Times New Roman" w:hAnsi="Times New Roman" w:cs="Times New Roman"/>
          <w:b/>
          <w:sz w:val="28"/>
          <w:szCs w:val="28"/>
        </w:rPr>
        <w:lastRenderedPageBreak/>
        <w:t>Thiết kế theo chức năng</w:t>
      </w:r>
      <w:bookmarkEnd w:id="50"/>
    </w:p>
    <w:p w:rsidR="009A7E54" w:rsidRPr="005F0E63" w:rsidRDefault="0050610C" w:rsidP="00BA3269">
      <w:pPr>
        <w:pStyle w:val="ListParagraph"/>
        <w:outlineLvl w:val="1"/>
        <w:rPr>
          <w:rFonts w:ascii="Times New Roman" w:hAnsi="Times New Roman" w:cs="Times New Roman"/>
          <w:b/>
          <w:sz w:val="28"/>
          <w:szCs w:val="28"/>
          <w:lang w:val="en-US"/>
        </w:rPr>
      </w:pPr>
      <w:bookmarkStart w:id="51" w:name="_Toc398323439"/>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51"/>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Giao diện:</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40A8144D" wp14:editId="0B1FAE8F">
            <wp:extent cx="3609524" cy="28571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9">
                      <a:extLst>
                        <a:ext uri="{28A0092B-C50C-407E-A947-70E740481C1C}">
                          <a14:useLocalDpi xmlns:a14="http://schemas.microsoft.com/office/drawing/2010/main" val="0"/>
                        </a:ext>
                      </a:extLst>
                    </a:blip>
                    <a:stretch>
                      <a:fillRect/>
                    </a:stretch>
                  </pic:blipFill>
                  <pic:spPr>
                    <a:xfrm>
                      <a:off x="0" y="0"/>
                      <a:ext cx="3609524" cy="2857143"/>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ab/>
        <w:t>Thông báo khi tài khoản không đúng:</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59785C98" wp14:editId="79851958">
            <wp:extent cx="3685714" cy="307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2.png"/>
                    <pic:cNvPicPr/>
                  </pic:nvPicPr>
                  <pic:blipFill>
                    <a:blip r:embed="rId10">
                      <a:extLst>
                        <a:ext uri="{28A0092B-C50C-407E-A947-70E740481C1C}">
                          <a14:useLocalDpi xmlns:a14="http://schemas.microsoft.com/office/drawing/2010/main" val="0"/>
                        </a:ext>
                      </a:extLst>
                    </a:blip>
                    <a:stretch>
                      <a:fillRect/>
                    </a:stretch>
                  </pic:blipFill>
                  <pic:spPr>
                    <a:xfrm>
                      <a:off x="0" y="0"/>
                      <a:ext cx="3685714" cy="3076190"/>
                    </a:xfrm>
                    <a:prstGeom prst="rect">
                      <a:avLst/>
                    </a:prstGeom>
                  </pic:spPr>
                </pic:pic>
              </a:graphicData>
            </a:graphic>
          </wp:inline>
        </w:drawing>
      </w: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ab/>
        <w:t>Thông báo khi sai mật khẩu:</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022A34EA" wp14:editId="283CB6B9">
            <wp:extent cx="3619048" cy="309523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3.png"/>
                    <pic:cNvPicPr/>
                  </pic:nvPicPr>
                  <pic:blipFill>
                    <a:blip r:embed="rId11">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3C3A9626" wp14:editId="2E9F1077">
            <wp:extent cx="3619048" cy="30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4.png"/>
                    <pic:cNvPicPr/>
                  </pic:nvPicPr>
                  <pic:blipFill>
                    <a:blip r:embed="rId12">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tbl>
      <w:tblPr>
        <w:tblStyle w:val="TableGrid"/>
        <w:tblW w:w="0" w:type="auto"/>
        <w:tblLook w:val="04A0" w:firstRow="1" w:lastRow="0" w:firstColumn="1" w:lastColumn="0" w:noHBand="0" w:noVBand="1"/>
      </w:tblPr>
      <w:tblGrid>
        <w:gridCol w:w="714"/>
        <w:gridCol w:w="1563"/>
        <w:gridCol w:w="1270"/>
        <w:gridCol w:w="6029"/>
      </w:tblGrid>
      <w:tr w:rsidR="00301CE4" w:rsidRPr="005F0E63" w:rsidTr="009374E0">
        <w:tc>
          <w:tcPr>
            <w:tcW w:w="0" w:type="auto"/>
            <w:shd w:val="clear" w:color="auto" w:fill="BDD6EE" w:themeFill="accent1" w:themeFillTint="66"/>
            <w:vAlign w:val="center"/>
          </w:tcPr>
          <w:p w:rsidR="00301CE4" w:rsidRPr="005F0E63" w:rsidRDefault="00301CE4" w:rsidP="009374E0">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STT</w:t>
            </w:r>
          </w:p>
        </w:tc>
        <w:tc>
          <w:tcPr>
            <w:tcW w:w="0" w:type="auto"/>
            <w:shd w:val="clear" w:color="auto" w:fill="BDD6EE" w:themeFill="accent1" w:themeFillTint="66"/>
            <w:vAlign w:val="center"/>
          </w:tcPr>
          <w:p w:rsidR="00301CE4" w:rsidRPr="005F0E63" w:rsidRDefault="00301CE4"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301CE4" w:rsidRPr="005F0E63" w:rsidRDefault="00301CE4"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301CE4" w:rsidRPr="005F0E63" w:rsidRDefault="00301CE4"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Chỉ hiển thị thông báo khi người dùng nhập sai (xem sơ đồ xử lý bên dưới).</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tài khoản</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Tên tài khoản người dùng</w:t>
            </w:r>
            <w:r w:rsidRPr="005F0E63">
              <w:rPr>
                <w:rFonts w:ascii="Times New Roman" w:hAnsi="Times New Roman" w:cs="Times New Roman"/>
                <w:sz w:val="28"/>
                <w:szCs w:val="28"/>
                <w:lang w:val="en-US"/>
              </w:rPr>
              <w:t>.</w:t>
            </w:r>
          </w:p>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tên tài khoản thì ghi nhớ cho đến khi người dùng nhấn reload trang đăng nhập này.</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Mật khẩu của tài khoản</w:t>
            </w:r>
          </w:p>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nhấn vào nút này để đăng nhập vào hệ thống  khi đã nhập tên tài khoản và mật khẩu.</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No c</w:t>
            </w:r>
            <w:r w:rsidRPr="005F0E63">
              <w:rPr>
                <w:rFonts w:ascii="Times New Roman" w:hAnsi="Times New Roman" w:cs="Times New Roman"/>
                <w:sz w:val="28"/>
                <w:szCs w:val="28"/>
              </w:rPr>
              <w:t>heck</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301CE4" w:rsidRPr="005F0E63" w:rsidRDefault="00301CE4" w:rsidP="009374E0">
            <w:pPr>
              <w:pStyle w:val="ListParagraph"/>
              <w:ind w:left="0"/>
              <w:rPr>
                <w:rFonts w:ascii="Times New Roman" w:hAnsi="Times New Roman" w:cs="Times New Roman"/>
                <w:sz w:val="28"/>
                <w:szCs w:val="28"/>
              </w:rPr>
            </w:pP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7</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301CE4" w:rsidRPr="005F0E63" w:rsidRDefault="00301CE4" w:rsidP="009374E0">
            <w:pPr>
              <w:pStyle w:val="ListParagraph"/>
              <w:ind w:left="0"/>
              <w:rPr>
                <w:rFonts w:ascii="Times New Roman" w:hAnsi="Times New Roman" w:cs="Times New Roman"/>
                <w:sz w:val="28"/>
                <w:szCs w:val="28"/>
              </w:rPr>
            </w:pP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900D5D" w:rsidRPr="005F0E63" w:rsidTr="009374E0">
        <w:tc>
          <w:tcPr>
            <w:tcW w:w="895" w:type="dxa"/>
            <w:vMerge w:val="restart"/>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900D5D" w:rsidRPr="005F0E63" w:rsidTr="009374E0">
        <w:tc>
          <w:tcPr>
            <w:tcW w:w="895" w:type="dxa"/>
            <w:vMerge/>
            <w:vAlign w:val="center"/>
          </w:tcPr>
          <w:p w:rsidR="00900D5D" w:rsidRPr="005F0E63" w:rsidRDefault="00900D5D" w:rsidP="009374E0">
            <w:pPr>
              <w:pStyle w:val="ListParagraph"/>
              <w:ind w:left="0"/>
              <w:jc w:val="center"/>
              <w:rPr>
                <w:rFonts w:ascii="Times New Roman" w:hAnsi="Times New Roman" w:cs="Times New Roman"/>
                <w:sz w:val="28"/>
                <w:szCs w:val="28"/>
              </w:rPr>
            </w:pPr>
          </w:p>
        </w:tc>
        <w:tc>
          <w:tcPr>
            <w:tcW w:w="1981" w:type="dxa"/>
            <w:vMerge/>
            <w:vAlign w:val="center"/>
          </w:tcPr>
          <w:p w:rsidR="00900D5D" w:rsidRPr="005F0E63" w:rsidRDefault="00900D5D" w:rsidP="009374E0">
            <w:pPr>
              <w:pStyle w:val="ListParagraph"/>
              <w:ind w:left="0"/>
              <w:jc w:val="center"/>
              <w:rPr>
                <w:rFonts w:ascii="Times New Roman" w:hAnsi="Times New Roman" w:cs="Times New Roman"/>
                <w:sz w:val="28"/>
                <w:szCs w:val="28"/>
              </w:rPr>
            </w:pPr>
          </w:p>
        </w:tc>
        <w:tc>
          <w:tcPr>
            <w:tcW w:w="1438"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900D5D" w:rsidRPr="005F0E63" w:rsidTr="009374E0">
        <w:tc>
          <w:tcPr>
            <w:tcW w:w="895" w:type="dxa"/>
          </w:tcPr>
          <w:p w:rsidR="00900D5D" w:rsidRPr="005F0E63" w:rsidRDefault="00900D5D"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900D5D" w:rsidRPr="005F0E63" w:rsidRDefault="00900D5D"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900D5D" w:rsidRPr="005F0E63" w:rsidRDefault="00900D5D" w:rsidP="009374E0">
            <w:pPr>
              <w:pStyle w:val="ListParagraph"/>
              <w:ind w:left="0"/>
              <w:rPr>
                <w:rFonts w:ascii="Times New Roman" w:hAnsi="Times New Roman" w:cs="Times New Roman"/>
                <w:sz w:val="28"/>
                <w:szCs w:val="28"/>
              </w:rPr>
            </w:pPr>
          </w:p>
        </w:tc>
        <w:tc>
          <w:tcPr>
            <w:tcW w:w="1438" w:type="dxa"/>
          </w:tcPr>
          <w:p w:rsidR="00900D5D" w:rsidRPr="005F0E63" w:rsidRDefault="00900D5D" w:rsidP="009374E0">
            <w:pPr>
              <w:pStyle w:val="ListParagraph"/>
              <w:ind w:left="0"/>
              <w:rPr>
                <w:rFonts w:ascii="Times New Roman" w:hAnsi="Times New Roman" w:cs="Times New Roman"/>
                <w:sz w:val="28"/>
                <w:szCs w:val="28"/>
              </w:rPr>
            </w:pPr>
          </w:p>
        </w:tc>
        <w:tc>
          <w:tcPr>
            <w:tcW w:w="1439" w:type="dxa"/>
          </w:tcPr>
          <w:p w:rsidR="00900D5D" w:rsidRPr="005F0E63" w:rsidRDefault="00900D5D" w:rsidP="009374E0">
            <w:pPr>
              <w:pStyle w:val="ListParagraph"/>
              <w:ind w:left="0"/>
              <w:rPr>
                <w:rFonts w:ascii="Times New Roman" w:hAnsi="Times New Roman" w:cs="Times New Roman"/>
                <w:sz w:val="28"/>
                <w:szCs w:val="28"/>
              </w:rPr>
            </w:pPr>
          </w:p>
        </w:tc>
        <w:tc>
          <w:tcPr>
            <w:tcW w:w="1439"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900D5D" w:rsidRPr="005F0E63" w:rsidRDefault="00900D5D" w:rsidP="00900D5D">
      <w:pPr>
        <w:rPr>
          <w:rFonts w:ascii="Times New Roman" w:hAnsi="Times New Roman" w:cs="Times New Roman"/>
          <w:noProof/>
          <w:sz w:val="28"/>
          <w:szCs w:val="28"/>
        </w:rPr>
      </w:pP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900D5D" w:rsidRPr="005F0E63" w:rsidRDefault="00F15446" w:rsidP="00900D5D">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274764D9" wp14:editId="78F49479">
            <wp:extent cx="5943600" cy="5300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p>
    <w:p w:rsidR="00900D5D" w:rsidRPr="005F0E63" w:rsidRDefault="00900D5D" w:rsidP="00BA3269">
      <w:pPr>
        <w:pStyle w:val="ListParagraph"/>
        <w:outlineLvl w:val="1"/>
        <w:rPr>
          <w:rFonts w:ascii="Times New Roman" w:hAnsi="Times New Roman" w:cs="Times New Roman"/>
          <w:b/>
          <w:sz w:val="28"/>
          <w:szCs w:val="28"/>
        </w:rPr>
      </w:pPr>
    </w:p>
    <w:p w:rsidR="00C345F1" w:rsidRPr="005F0E63" w:rsidRDefault="0050610C" w:rsidP="00FB7F20">
      <w:pPr>
        <w:pStyle w:val="ListParagraph"/>
        <w:outlineLvl w:val="1"/>
        <w:rPr>
          <w:rFonts w:ascii="Times New Roman" w:hAnsi="Times New Roman" w:cs="Times New Roman"/>
          <w:b/>
          <w:sz w:val="28"/>
          <w:szCs w:val="28"/>
        </w:rPr>
      </w:pPr>
      <w:bookmarkStart w:id="52" w:name="_Toc398323440"/>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52"/>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Giao diện:</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inline distT="0" distB="0" distL="0" distR="0" wp14:anchorId="59F0D646" wp14:editId="07592010">
            <wp:extent cx="5638800" cy="2895600"/>
            <wp:effectExtent l="0" t="0" r="0" b="0"/>
            <wp:docPr id="7" name="Picture 7" descr="C:\Users\Windows\Desktop\h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525" w:type="dxa"/>
        <w:tblLook w:val="04A0" w:firstRow="1" w:lastRow="0" w:firstColumn="1" w:lastColumn="0" w:noHBand="0" w:noVBand="1"/>
      </w:tblPr>
      <w:tblGrid>
        <w:gridCol w:w="959"/>
        <w:gridCol w:w="1984"/>
        <w:gridCol w:w="1418"/>
        <w:gridCol w:w="6164"/>
      </w:tblGrid>
      <w:tr w:rsidR="00AC30F5" w:rsidRPr="005F0E63" w:rsidTr="00EF5A9D">
        <w:tc>
          <w:tcPr>
            <w:tcW w:w="959" w:type="dxa"/>
            <w:shd w:val="clear" w:color="auto" w:fill="BDD6EE" w:themeFill="accent1" w:themeFillTint="66"/>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p w:rsidR="00AC30F5" w:rsidRPr="005F0E63" w:rsidRDefault="00AC30F5" w:rsidP="00EF5A9D">
            <w:pPr>
              <w:pStyle w:val="ListParagraph"/>
              <w:ind w:left="0"/>
              <w:jc w:val="center"/>
              <w:rPr>
                <w:rFonts w:ascii="Times New Roman" w:hAnsi="Times New Roman" w:cs="Times New Roman"/>
                <w:sz w:val="28"/>
                <w:szCs w:val="28"/>
                <w:lang w:val="en-US"/>
              </w:rPr>
            </w:pPr>
          </w:p>
        </w:tc>
        <w:tc>
          <w:tcPr>
            <w:tcW w:w="1984" w:type="dxa"/>
            <w:shd w:val="clear" w:color="auto" w:fill="BDD6EE" w:themeFill="accent1" w:themeFillTint="66"/>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AC30F5" w:rsidRPr="005F0E63" w:rsidTr="00EF5A9D">
        <w:tc>
          <w:tcPr>
            <w:tcW w:w="959"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1984"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418" w:type="dxa"/>
            <w:shd w:val="clear" w:color="auto" w:fill="auto"/>
          </w:tcPr>
          <w:p w:rsidR="00AC30F5" w:rsidRPr="005F0E63" w:rsidRDefault="00AC30F5" w:rsidP="00EF5A9D">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EF5A9D">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AC30F5" w:rsidRPr="005F0E63" w:rsidTr="00EF5A9D">
        <w:tc>
          <w:tcPr>
            <w:tcW w:w="959"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1984"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EF5A9D">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EF5A9D">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AC30F5" w:rsidRPr="005F0E63" w:rsidTr="00EF5A9D">
        <w:tc>
          <w:tcPr>
            <w:tcW w:w="959"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1984"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EF5A9D">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EF5A9D">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AC30F5" w:rsidRPr="005F0E63" w:rsidRDefault="00110D1B" w:rsidP="00FB7F20">
      <w:pPr>
        <w:pStyle w:val="ListParagraph"/>
        <w:outlineLvl w:val="1"/>
        <w:rPr>
          <w:rFonts w:ascii="Times New Roman" w:hAnsi="Times New Roman" w:cs="Times New Roman"/>
          <w:b/>
          <w:sz w:val="28"/>
          <w:szCs w:val="28"/>
          <w:lang w:val="en-US"/>
        </w:rPr>
      </w:pPr>
      <w:r w:rsidRPr="005F0E63">
        <w:rPr>
          <w:rFonts w:ascii="Times New Roman" w:hAnsi="Times New Roman" w:cs="Times New Roman"/>
          <w:noProof/>
          <w:sz w:val="28"/>
          <w:szCs w:val="28"/>
          <w:lang w:eastAsia="vi-VN"/>
        </w:rPr>
        <w:lastRenderedPageBreak/>
        <w:drawing>
          <wp:inline distT="0" distB="0" distL="0" distR="0" wp14:anchorId="012FB71F" wp14:editId="1E90C14F">
            <wp:extent cx="41910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15">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p>
    <w:p w:rsidR="00F15446" w:rsidRPr="005F0E63" w:rsidRDefault="0050610C" w:rsidP="00F15446">
      <w:pPr>
        <w:pStyle w:val="ListParagraph"/>
        <w:outlineLvl w:val="1"/>
        <w:rPr>
          <w:rFonts w:ascii="Times New Roman" w:hAnsi="Times New Roman" w:cs="Times New Roman"/>
          <w:b/>
          <w:sz w:val="28"/>
          <w:szCs w:val="28"/>
          <w:lang w:val="en-US"/>
        </w:rPr>
      </w:pPr>
      <w:bookmarkStart w:id="53" w:name="_Toc398323441"/>
      <w:r w:rsidRPr="005F0E63">
        <w:rPr>
          <w:rFonts w:ascii="Times New Roman" w:hAnsi="Times New Roman" w:cs="Times New Roman"/>
          <w:b/>
          <w:sz w:val="28"/>
          <w:szCs w:val="28"/>
        </w:rPr>
        <w:t>5.</w:t>
      </w:r>
      <w:r w:rsidR="00671085" w:rsidRPr="005F0E63">
        <w:rPr>
          <w:rFonts w:ascii="Times New Roman" w:hAnsi="Times New Roman" w:cs="Times New Roman"/>
          <w:b/>
          <w:sz w:val="28"/>
          <w:szCs w:val="28"/>
        </w:rPr>
        <w:t>3</w:t>
      </w:r>
      <w:r w:rsidRPr="005F0E63">
        <w:rPr>
          <w:rFonts w:ascii="Times New Roman" w:hAnsi="Times New Roman" w:cs="Times New Roman"/>
          <w:b/>
          <w:sz w:val="28"/>
          <w:szCs w:val="28"/>
        </w:rPr>
        <w:tab/>
        <w:t>Chức năng</w:t>
      </w:r>
      <w:r w:rsidR="00671085" w:rsidRPr="005F0E63">
        <w:rPr>
          <w:rFonts w:ascii="Times New Roman" w:hAnsi="Times New Roman" w:cs="Times New Roman"/>
          <w:b/>
          <w:sz w:val="28"/>
          <w:szCs w:val="28"/>
        </w:rPr>
        <w:t xml:space="preserve"> đăng ký</w:t>
      </w:r>
      <w:bookmarkEnd w:id="53"/>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 xml:space="preserve">Mục đích: Cho phép người dùng đăng </w:t>
      </w:r>
      <w:r w:rsidR="004A68BB">
        <w:rPr>
          <w:rFonts w:ascii="Times New Roman" w:hAnsi="Times New Roman" w:cs="Times New Roman"/>
          <w:sz w:val="28"/>
          <w:szCs w:val="28"/>
          <w:lang w:val="en-US"/>
        </w:rPr>
        <w:t>ký</w:t>
      </w:r>
      <w:r w:rsidR="008A5215">
        <w:rPr>
          <w:rFonts w:ascii="Times New Roman" w:hAnsi="Times New Roman" w:cs="Times New Roman"/>
          <w:sz w:val="28"/>
          <w:szCs w:val="28"/>
          <w:lang w:val="en-US"/>
        </w:rPr>
        <w:t xml:space="preserve"> tài khoản </w:t>
      </w:r>
      <w:r w:rsidR="00E90B17">
        <w:rPr>
          <w:rFonts w:ascii="Times New Roman" w:hAnsi="Times New Roman" w:cs="Times New Roman"/>
          <w:sz w:val="28"/>
          <w:szCs w:val="28"/>
          <w:lang w:val="en-US"/>
        </w:rPr>
        <w:t xml:space="preserve">trên </w:t>
      </w:r>
      <w:r w:rsidRPr="005F0E63">
        <w:rPr>
          <w:rFonts w:ascii="Times New Roman" w:hAnsi="Times New Roman" w:cs="Times New Roman"/>
          <w:sz w:val="28"/>
          <w:szCs w:val="28"/>
        </w:rPr>
        <w:t>hệ thống.</w:t>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Giao diện:</w:t>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ab/>
        <w:t>Nút đăng ký</w:t>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3254AB26" wp14:editId="75369FAA">
            <wp:extent cx="1047619" cy="37142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16">
                      <a:extLst>
                        <a:ext uri="{28A0092B-C50C-407E-A947-70E740481C1C}">
                          <a14:useLocalDpi xmlns:a14="http://schemas.microsoft.com/office/drawing/2010/main" val="0"/>
                        </a:ext>
                      </a:extLst>
                    </a:blip>
                    <a:stretch>
                      <a:fillRect/>
                    </a:stretch>
                  </pic:blipFill>
                  <pic:spPr>
                    <a:xfrm>
                      <a:off x="0" y="0"/>
                      <a:ext cx="1047619" cy="371429"/>
                    </a:xfrm>
                    <a:prstGeom prst="rect">
                      <a:avLst/>
                    </a:prstGeom>
                  </pic:spPr>
                </pic:pic>
              </a:graphicData>
            </a:graphic>
          </wp:inline>
        </w:drawing>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inline distT="0" distB="0" distL="0" distR="0" wp14:anchorId="4B98308F" wp14:editId="288BC07B">
            <wp:extent cx="4847619" cy="400000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1.png"/>
                    <pic:cNvPicPr/>
                  </pic:nvPicPr>
                  <pic:blipFill>
                    <a:blip r:embed="rId17">
                      <a:extLst>
                        <a:ext uri="{28A0092B-C50C-407E-A947-70E740481C1C}">
                          <a14:useLocalDpi xmlns:a14="http://schemas.microsoft.com/office/drawing/2010/main" val="0"/>
                        </a:ext>
                      </a:extLst>
                    </a:blip>
                    <a:stretch>
                      <a:fillRect/>
                    </a:stretch>
                  </pic:blipFill>
                  <pic:spPr>
                    <a:xfrm>
                      <a:off x="0" y="0"/>
                      <a:ext cx="4847619" cy="4000000"/>
                    </a:xfrm>
                    <a:prstGeom prst="rect">
                      <a:avLst/>
                    </a:prstGeom>
                  </pic:spPr>
                </pic:pic>
              </a:graphicData>
            </a:graphic>
          </wp:inline>
        </w:drawing>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1464030E" wp14:editId="5BD5F7CA">
            <wp:extent cx="5943600" cy="3113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590"/>
        <w:gridCol w:w="1424"/>
        <w:gridCol w:w="5848"/>
      </w:tblGrid>
      <w:tr w:rsidR="001D3230" w:rsidRPr="005F0E63" w:rsidTr="00D85AD0">
        <w:tc>
          <w:tcPr>
            <w:tcW w:w="0" w:type="auto"/>
            <w:shd w:val="clear" w:color="auto" w:fill="BDD6EE" w:themeFill="accent1" w:themeFillTint="66"/>
            <w:vAlign w:val="center"/>
          </w:tcPr>
          <w:p w:rsidR="001D3230" w:rsidRPr="005F0E63" w:rsidRDefault="001D3230" w:rsidP="00D85AD0">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1D3230" w:rsidRPr="005F0E63" w:rsidTr="00D85AD0">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1</w:t>
            </w: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p>
        </w:tc>
        <w:tc>
          <w:tcPr>
            <w:tcW w:w="0" w:type="auto"/>
          </w:tcPr>
          <w:p w:rsidR="001D3230" w:rsidRPr="005F0E63" w:rsidRDefault="005F67CD" w:rsidP="00D85AD0">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Các thông tin người dùng phải nhập.</w:t>
            </w:r>
          </w:p>
        </w:tc>
      </w:tr>
      <w:tr w:rsidR="001D3230" w:rsidRPr="005F0E63" w:rsidTr="00D85AD0">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1D3230" w:rsidRPr="005F0E63" w:rsidRDefault="001D3230"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nhập các thong tin vào đây.</w:t>
            </w:r>
          </w:p>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thì ghi nhớ cho đến khi người dùng nhấn reload trang này.</w:t>
            </w:r>
          </w:p>
        </w:tc>
      </w:tr>
      <w:tr w:rsidR="001D3230" w:rsidRPr="005F0E63" w:rsidTr="00D85AD0">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nhấn vào đây sẽ hoàn tất đăng ký. Nếu:</w:t>
            </w:r>
          </w:p>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-Lỗi khi đăng ký sẽ có thông báo tương ứng (xem sơ đồ xử lý bên dưới)</w:t>
            </w:r>
          </w:p>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-Đăng ký thành công sẽ chuyển đến trang đăng nhập.</w:t>
            </w:r>
          </w:p>
        </w:tc>
      </w:tr>
    </w:tbl>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1D3230" w:rsidRPr="005F0E63" w:rsidTr="00D85AD0">
        <w:tc>
          <w:tcPr>
            <w:tcW w:w="895" w:type="dxa"/>
            <w:vMerge w:val="restart"/>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1D3230" w:rsidRPr="005F0E63" w:rsidTr="00D85AD0">
        <w:tc>
          <w:tcPr>
            <w:tcW w:w="895" w:type="dxa"/>
            <w:vMerge/>
            <w:vAlign w:val="center"/>
          </w:tcPr>
          <w:p w:rsidR="001D3230" w:rsidRPr="005F0E63" w:rsidRDefault="001D3230" w:rsidP="00D85AD0">
            <w:pPr>
              <w:pStyle w:val="ListParagraph"/>
              <w:ind w:left="0"/>
              <w:jc w:val="center"/>
              <w:rPr>
                <w:rFonts w:ascii="Times New Roman" w:hAnsi="Times New Roman" w:cs="Times New Roman"/>
                <w:sz w:val="28"/>
                <w:szCs w:val="28"/>
              </w:rPr>
            </w:pPr>
          </w:p>
        </w:tc>
        <w:tc>
          <w:tcPr>
            <w:tcW w:w="1981" w:type="dxa"/>
            <w:vMerge/>
            <w:vAlign w:val="center"/>
          </w:tcPr>
          <w:p w:rsidR="001D3230" w:rsidRPr="005F0E63" w:rsidRDefault="001D3230" w:rsidP="00D85AD0">
            <w:pPr>
              <w:pStyle w:val="ListParagraph"/>
              <w:ind w:left="0"/>
              <w:jc w:val="center"/>
              <w:rPr>
                <w:rFonts w:ascii="Times New Roman" w:hAnsi="Times New Roman" w:cs="Times New Roman"/>
                <w:sz w:val="28"/>
                <w:szCs w:val="28"/>
              </w:rPr>
            </w:pPr>
          </w:p>
        </w:tc>
        <w:tc>
          <w:tcPr>
            <w:tcW w:w="1438" w:type="dxa"/>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1D3230" w:rsidRPr="005F0E63" w:rsidTr="00D85AD0">
        <w:tc>
          <w:tcPr>
            <w:tcW w:w="895" w:type="dxa"/>
          </w:tcPr>
          <w:p w:rsidR="001D3230" w:rsidRPr="005F0E63" w:rsidRDefault="001D3230"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1D3230" w:rsidRPr="005F0E63" w:rsidRDefault="001D3230"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vAlign w:val="center"/>
          </w:tcPr>
          <w:p w:rsidR="001D3230" w:rsidRPr="005F0E63" w:rsidRDefault="001D3230" w:rsidP="00D85AD0">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X</w:t>
            </w:r>
          </w:p>
        </w:tc>
        <w:tc>
          <w:tcPr>
            <w:tcW w:w="1438" w:type="dxa"/>
          </w:tcPr>
          <w:p w:rsidR="001D3230" w:rsidRPr="005F0E63" w:rsidRDefault="001D3230" w:rsidP="00D85AD0">
            <w:pPr>
              <w:pStyle w:val="ListParagraph"/>
              <w:ind w:left="0"/>
              <w:rPr>
                <w:rFonts w:ascii="Times New Roman" w:hAnsi="Times New Roman" w:cs="Times New Roman"/>
                <w:sz w:val="28"/>
                <w:szCs w:val="28"/>
              </w:rPr>
            </w:pPr>
          </w:p>
        </w:tc>
        <w:tc>
          <w:tcPr>
            <w:tcW w:w="1439" w:type="dxa"/>
          </w:tcPr>
          <w:p w:rsidR="001D3230" w:rsidRPr="005F0E63" w:rsidRDefault="001D3230" w:rsidP="00D85AD0">
            <w:pPr>
              <w:pStyle w:val="ListParagraph"/>
              <w:ind w:left="0"/>
              <w:rPr>
                <w:rFonts w:ascii="Times New Roman" w:hAnsi="Times New Roman" w:cs="Times New Roman"/>
                <w:sz w:val="28"/>
                <w:szCs w:val="28"/>
              </w:rPr>
            </w:pPr>
          </w:p>
        </w:tc>
        <w:tc>
          <w:tcPr>
            <w:tcW w:w="1439" w:type="dxa"/>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1D3230" w:rsidRPr="005F0E63" w:rsidRDefault="001D3230" w:rsidP="001D3230">
      <w:pPr>
        <w:rPr>
          <w:rFonts w:ascii="Times New Roman" w:hAnsi="Times New Roman" w:cs="Times New Roman"/>
          <w:noProof/>
          <w:sz w:val="28"/>
          <w:szCs w:val="28"/>
        </w:rPr>
      </w:pP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lang w:eastAsia="vi-VN"/>
        </w:rPr>
        <w:drawing>
          <wp:inline distT="0" distB="0" distL="0" distR="0" wp14:anchorId="3A8FFA11" wp14:editId="4079376A">
            <wp:extent cx="5943600" cy="4889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rsidR="001D3230" w:rsidRPr="005F0E63" w:rsidRDefault="001D3230" w:rsidP="001D3230">
      <w:pPr>
        <w:rPr>
          <w:rFonts w:ascii="Times New Roman" w:hAnsi="Times New Roman" w:cs="Times New Roman"/>
          <w:noProof/>
          <w:sz w:val="28"/>
          <w:szCs w:val="28"/>
        </w:rPr>
      </w:pPr>
    </w:p>
    <w:p w:rsidR="001D3230" w:rsidRPr="005F0E63" w:rsidRDefault="001D3230" w:rsidP="001D3230">
      <w:pPr>
        <w:rPr>
          <w:rFonts w:ascii="Times New Roman" w:hAnsi="Times New Roman" w:cs="Times New Roman"/>
          <w:sz w:val="28"/>
          <w:szCs w:val="28"/>
        </w:rPr>
      </w:pPr>
    </w:p>
    <w:p w:rsidR="001D3230" w:rsidRPr="005F0E63" w:rsidRDefault="001D3230" w:rsidP="00F15446">
      <w:pPr>
        <w:pStyle w:val="ListParagraph"/>
        <w:outlineLvl w:val="1"/>
        <w:rPr>
          <w:rFonts w:ascii="Times New Roman" w:hAnsi="Times New Roman" w:cs="Times New Roman"/>
          <w:b/>
          <w:sz w:val="28"/>
          <w:szCs w:val="28"/>
          <w:lang w:val="en-US"/>
        </w:rPr>
      </w:pPr>
    </w:p>
    <w:p w:rsidR="00200E15" w:rsidRPr="005F0E63" w:rsidRDefault="00671085" w:rsidP="006A57A6">
      <w:pPr>
        <w:pStyle w:val="ListParagraph"/>
        <w:outlineLvl w:val="1"/>
        <w:rPr>
          <w:rFonts w:ascii="Times New Roman" w:hAnsi="Times New Roman" w:cs="Times New Roman"/>
          <w:b/>
          <w:sz w:val="28"/>
          <w:szCs w:val="28"/>
          <w:lang w:val="en-US"/>
        </w:rPr>
      </w:pPr>
      <w:bookmarkStart w:id="54" w:name="_Toc398323442"/>
      <w:r w:rsidRPr="005F0E63">
        <w:rPr>
          <w:rFonts w:ascii="Times New Roman" w:hAnsi="Times New Roman" w:cs="Times New Roman"/>
          <w:b/>
          <w:sz w:val="28"/>
          <w:szCs w:val="28"/>
        </w:rPr>
        <w:t>5.4</w:t>
      </w:r>
      <w:r w:rsidRPr="005F0E63">
        <w:rPr>
          <w:rFonts w:ascii="Times New Roman" w:hAnsi="Times New Roman" w:cs="Times New Roman"/>
          <w:b/>
          <w:sz w:val="28"/>
          <w:szCs w:val="28"/>
        </w:rPr>
        <w:tab/>
        <w:t xml:space="preserve">Chức năng </w:t>
      </w:r>
      <w:r w:rsidR="00813BB2" w:rsidRPr="005F0E63">
        <w:rPr>
          <w:rFonts w:ascii="Times New Roman" w:hAnsi="Times New Roman" w:cs="Times New Roman"/>
          <w:b/>
          <w:sz w:val="28"/>
          <w:szCs w:val="28"/>
          <w:lang w:val="en-US"/>
        </w:rPr>
        <w:t xml:space="preserve">yêu cầu </w:t>
      </w:r>
      <w:r w:rsidRPr="005F0E63">
        <w:rPr>
          <w:rFonts w:ascii="Times New Roman" w:hAnsi="Times New Roman" w:cs="Times New Roman"/>
          <w:b/>
          <w:sz w:val="28"/>
          <w:szCs w:val="28"/>
        </w:rPr>
        <w:t>lấy lại mật khẩu</w:t>
      </w:r>
      <w:bookmarkEnd w:id="54"/>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Mục đích: giúp khách hàng lấy lại mật khẩu khi khách hàng quên (mất) mật khẩu để tránh việc đăng kí lại.</w:t>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Giao diện trang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eastAsia="vi-VN"/>
        </w:rPr>
        <w:lastRenderedPageBreak/>
        <w:drawing>
          <wp:inline distT="0" distB="0" distL="0" distR="0" wp14:anchorId="1CB300A9" wp14:editId="1A2D02C0">
            <wp:extent cx="3952875" cy="2562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75" cy="2562225"/>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Các thành phần trong giao diện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77696" behindDoc="0" locked="0" layoutInCell="1" allowOverlap="1" wp14:anchorId="416B6803" wp14:editId="50821261">
                <wp:simplePos x="0" y="0"/>
                <wp:positionH relativeFrom="column">
                  <wp:posOffset>1066800</wp:posOffset>
                </wp:positionH>
                <wp:positionV relativeFrom="paragraph">
                  <wp:posOffset>1728470</wp:posOffset>
                </wp:positionV>
                <wp:extent cx="438150" cy="361950"/>
                <wp:effectExtent l="0" t="0" r="762000" b="19050"/>
                <wp:wrapNone/>
                <wp:docPr id="25" name="Rounded Rectangular Callout 25"/>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16123"/>
                            <a:gd name="adj2" fmla="val -34868"/>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Pr>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6B680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5" o:spid="_x0000_s1026" type="#_x0000_t62" style="position:absolute;left:0;text-align:left;margin-left:84pt;margin-top:136.1pt;width:34.5pt;height:2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" adj="57483,3269" fillcolor="white [3212]" strokecolor="black [3213]" strokeweight="1pt">
                <v:textbox>
                  <w:txbxContent>
                    <w:p w:rsidR="00951538" w:rsidRPr="00C70475" w:rsidRDefault="00951538" w:rsidP="00951538">
                      <w:pPr>
                        <w:jc w:val="center"/>
                        <w:rPr>
                          <w:sz w:val="28"/>
                          <w:szCs w:val="28"/>
                        </w:rPr>
                      </w:pPr>
                      <w:r>
                        <w:rPr>
                          <w:sz w:val="28"/>
                          <w:szCs w:val="28"/>
                        </w:rPr>
                        <w:t>6</w:t>
                      </w:r>
                    </w:p>
                  </w:txbxContent>
                </v:textbox>
              </v:shape>
            </w:pict>
          </mc:Fallback>
        </mc:AlternateContent>
      </w: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76672" behindDoc="0" locked="0" layoutInCell="1" allowOverlap="1" wp14:anchorId="29080488" wp14:editId="33A2A176">
                <wp:simplePos x="0" y="0"/>
                <wp:positionH relativeFrom="column">
                  <wp:posOffset>3962400</wp:posOffset>
                </wp:positionH>
                <wp:positionV relativeFrom="paragraph">
                  <wp:posOffset>2271395</wp:posOffset>
                </wp:positionV>
                <wp:extent cx="438150" cy="361950"/>
                <wp:effectExtent l="381000" t="19050" r="19050" b="19050"/>
                <wp:wrapNone/>
                <wp:docPr id="26" name="Rounded Rectangular Callout 26"/>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3877"/>
                            <a:gd name="adj2" fmla="val -53289"/>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Pr>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080488" id="Rounded Rectangular Callout 26" o:spid="_x0000_s1027" type="#_x0000_t62" style="position:absolute;left:0;text-align:left;margin-left:312pt;margin-top:178.85pt;width:34.5pt;height:2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" adj="-18117,-710" fillcolor="white [3212]" strokecolor="black [3213]" strokeweight="1pt">
                <v:textbox>
                  <w:txbxContent>
                    <w:p w:rsidR="00951538" w:rsidRPr="00C70475" w:rsidRDefault="00951538" w:rsidP="00951538">
                      <w:pPr>
                        <w:jc w:val="center"/>
                        <w:rPr>
                          <w:sz w:val="28"/>
                          <w:szCs w:val="28"/>
                        </w:rPr>
                      </w:pPr>
                      <w:r>
                        <w:rPr>
                          <w:sz w:val="28"/>
                          <w:szCs w:val="28"/>
                        </w:rPr>
                        <w:t>5</w:t>
                      </w:r>
                    </w:p>
                  </w:txbxContent>
                </v:textbox>
              </v:shape>
            </w:pict>
          </mc:Fallback>
        </mc:AlternateContent>
      </w: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75648" behindDoc="0" locked="0" layoutInCell="1" allowOverlap="1" wp14:anchorId="0118ED5C" wp14:editId="34568C75">
                <wp:simplePos x="0" y="0"/>
                <wp:positionH relativeFrom="column">
                  <wp:posOffset>4305300</wp:posOffset>
                </wp:positionH>
                <wp:positionV relativeFrom="paragraph">
                  <wp:posOffset>1661795</wp:posOffset>
                </wp:positionV>
                <wp:extent cx="438150" cy="361950"/>
                <wp:effectExtent l="304800" t="38100" r="19050" b="19050"/>
                <wp:wrapNone/>
                <wp:docPr id="27" name="Rounded Rectangular Callout 27"/>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16485"/>
                            <a:gd name="adj2" fmla="val -55921"/>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Pr>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18ED5C" id="Rounded Rectangular Callout 27" o:spid="_x0000_s1028" type="#_x0000_t62" style="position:absolute;left:0;text-align:left;margin-left:339pt;margin-top:130.85pt;width:34.5pt;height:2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" adj="-14361,-1279" fillcolor="white [3212]" strokecolor="black [3213]" strokeweight="1pt">
                <v:textbox>
                  <w:txbxContent>
                    <w:p w:rsidR="00951538" w:rsidRPr="00C70475" w:rsidRDefault="00951538" w:rsidP="00951538">
                      <w:pPr>
                        <w:jc w:val="center"/>
                        <w:rPr>
                          <w:sz w:val="28"/>
                          <w:szCs w:val="28"/>
                        </w:rPr>
                      </w:pPr>
                      <w:r>
                        <w:rPr>
                          <w:sz w:val="28"/>
                          <w:szCs w:val="28"/>
                        </w:rPr>
                        <w:t>4</w:t>
                      </w:r>
                    </w:p>
                  </w:txbxContent>
                </v:textbox>
              </v:shape>
            </w:pict>
          </mc:Fallback>
        </mc:AlternateContent>
      </w: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74624" behindDoc="0" locked="0" layoutInCell="1" allowOverlap="1" wp14:anchorId="77573A85" wp14:editId="686CF9BC">
                <wp:simplePos x="0" y="0"/>
                <wp:positionH relativeFrom="column">
                  <wp:posOffset>4448175</wp:posOffset>
                </wp:positionH>
                <wp:positionV relativeFrom="paragraph">
                  <wp:posOffset>1109345</wp:posOffset>
                </wp:positionV>
                <wp:extent cx="438150" cy="361950"/>
                <wp:effectExtent l="381000" t="0" r="19050" b="19050"/>
                <wp:wrapNone/>
                <wp:docPr id="28" name="Rounded Rectangular Callout 28"/>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6050"/>
                            <a:gd name="adj2" fmla="val 1974"/>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Pr>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573A85" id="Rounded Rectangular Callout 28" o:spid="_x0000_s1029" type="#_x0000_t62" style="position:absolute;left:0;text-align:left;margin-left:350.25pt;margin-top:87.35pt;width:34.5pt;height:2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" adj="-18587,11226" fillcolor="white [3212]" strokecolor="black [3213]" strokeweight="1pt">
                <v:textbox>
                  <w:txbxContent>
                    <w:p w:rsidR="00951538" w:rsidRPr="00C70475" w:rsidRDefault="00951538" w:rsidP="00951538">
                      <w:pPr>
                        <w:jc w:val="center"/>
                        <w:rPr>
                          <w:sz w:val="28"/>
                          <w:szCs w:val="28"/>
                        </w:rPr>
                      </w:pPr>
                      <w:r>
                        <w:rPr>
                          <w:sz w:val="28"/>
                          <w:szCs w:val="28"/>
                        </w:rPr>
                        <w:t>3</w:t>
                      </w:r>
                    </w:p>
                  </w:txbxContent>
                </v:textbox>
              </v:shape>
            </w:pict>
          </mc:Fallback>
        </mc:AlternateContent>
      </w: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73600" behindDoc="0" locked="0" layoutInCell="1" allowOverlap="1" wp14:anchorId="37B59BA8" wp14:editId="4D214742">
                <wp:simplePos x="0" y="0"/>
                <wp:positionH relativeFrom="column">
                  <wp:posOffset>4343400</wp:posOffset>
                </wp:positionH>
                <wp:positionV relativeFrom="paragraph">
                  <wp:posOffset>680720</wp:posOffset>
                </wp:positionV>
                <wp:extent cx="438150" cy="361950"/>
                <wp:effectExtent l="266700" t="0" r="19050" b="19050"/>
                <wp:wrapNone/>
                <wp:docPr id="29" name="Rounded Rectangular Callout 29"/>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07790"/>
                            <a:gd name="adj2" fmla="val 44080"/>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Pr>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B59BA8" id="Rounded Rectangular Callout 29" o:spid="_x0000_s1030" type="#_x0000_t62" style="position:absolute;left:0;text-align:left;margin-left:342pt;margin-top:53.6pt;width:34.5pt;height:2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" adj="-12483,20321" fillcolor="white [3212]" strokecolor="black [3213]" strokeweight="1pt">
                <v:textbox>
                  <w:txbxContent>
                    <w:p w:rsidR="00951538" w:rsidRPr="00C70475" w:rsidRDefault="00951538" w:rsidP="00951538">
                      <w:pPr>
                        <w:jc w:val="center"/>
                        <w:rPr>
                          <w:sz w:val="28"/>
                          <w:szCs w:val="28"/>
                        </w:rPr>
                      </w:pPr>
                      <w:r>
                        <w:rPr>
                          <w:sz w:val="28"/>
                          <w:szCs w:val="28"/>
                        </w:rPr>
                        <w:t>2</w:t>
                      </w:r>
                    </w:p>
                  </w:txbxContent>
                </v:textbox>
              </v:shape>
            </w:pict>
          </mc:Fallback>
        </mc:AlternateContent>
      </w:r>
      <w:r w:rsidRPr="00C70475">
        <w:rPr>
          <w:rFonts w:ascii="Times New Roman" w:hAnsi="Times New Roman" w:cs="Times New Roman"/>
          <w:noProof/>
          <w:sz w:val="28"/>
          <w:szCs w:val="28"/>
          <w:lang w:eastAsia="vi-VN"/>
        </w:rPr>
        <mc:AlternateContent>
          <mc:Choice Requires="wps">
            <w:drawing>
              <wp:anchor distT="0" distB="0" distL="114300" distR="114300" simplePos="0" relativeHeight="251672576" behindDoc="0" locked="0" layoutInCell="1" allowOverlap="1" wp14:anchorId="10B796E8" wp14:editId="6E24F348">
                <wp:simplePos x="0" y="0"/>
                <wp:positionH relativeFrom="column">
                  <wp:posOffset>3962400</wp:posOffset>
                </wp:positionH>
                <wp:positionV relativeFrom="paragraph">
                  <wp:posOffset>223520</wp:posOffset>
                </wp:positionV>
                <wp:extent cx="438150" cy="361950"/>
                <wp:effectExtent l="0" t="0" r="19050" b="114300"/>
                <wp:wrapNone/>
                <wp:docPr id="30" name="Rounded Rectangular Callout 30"/>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5181"/>
                            <a:gd name="adj2" fmla="val 73026"/>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sidRPr="00C70475">
                              <w:rPr>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0B796E8" id="Rounded Rectangular Callout 30" o:spid="_x0000_s1031" type="#_x0000_t62" style="position:absolute;left:0;text-align:left;margin-left:312pt;margin-top:17.6pt;width:34.5pt;height:2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" adj="5361,26574" fillcolor="white [3212]" strokecolor="black [3213]" strokeweight="1pt">
                <v:textbox>
                  <w:txbxContent>
                    <w:p w:rsidR="00951538" w:rsidRPr="00C70475" w:rsidRDefault="00951538" w:rsidP="00951538">
                      <w:pPr>
                        <w:jc w:val="center"/>
                        <w:rPr>
                          <w:sz w:val="28"/>
                          <w:szCs w:val="28"/>
                        </w:rPr>
                      </w:pPr>
                      <w:r w:rsidRPr="00C70475">
                        <w:rPr>
                          <w:sz w:val="28"/>
                          <w:szCs w:val="28"/>
                        </w:rPr>
                        <w:t>1</w:t>
                      </w:r>
                    </w:p>
                  </w:txbxContent>
                </v:textbox>
              </v:shape>
            </w:pict>
          </mc:Fallback>
        </mc:AlternateContent>
      </w:r>
      <w:r w:rsidRPr="00C70475">
        <w:rPr>
          <w:noProof/>
          <w:sz w:val="28"/>
          <w:szCs w:val="28"/>
          <w:lang w:eastAsia="vi-VN"/>
        </w:rPr>
        <w:drawing>
          <wp:inline distT="0" distB="0" distL="0" distR="0" wp14:anchorId="1A96096B" wp14:editId="08F415E2">
            <wp:extent cx="4010025" cy="2552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0025" cy="2552700"/>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tbl>
      <w:tblPr>
        <w:tblStyle w:val="TableGrid"/>
        <w:tblW w:w="0" w:type="auto"/>
        <w:tblInd w:w="720" w:type="dxa"/>
        <w:tblLook w:val="04A0" w:firstRow="1" w:lastRow="0" w:firstColumn="1" w:lastColumn="0" w:noHBand="0" w:noVBand="1"/>
      </w:tblPr>
      <w:tblGrid>
        <w:gridCol w:w="714"/>
        <w:gridCol w:w="1968"/>
        <w:gridCol w:w="1960"/>
        <w:gridCol w:w="4214"/>
      </w:tblGrid>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1968"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Loại điều khiển</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Giá trị mặt định</w:t>
            </w:r>
          </w:p>
        </w:tc>
        <w:tc>
          <w:tcPr>
            <w:tcW w:w="421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Ghi chú</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1968"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TextBox</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Pr="00C70475"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Yêu cầu nhập tên đăng nhập đã đăng kí.</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2</w:t>
            </w:r>
          </w:p>
        </w:tc>
        <w:tc>
          <w:tcPr>
            <w:tcW w:w="1968"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sz w:val="28"/>
                <w:szCs w:val="28"/>
              </w:rPr>
              <w:t>TextBox</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Pr="00C70475" w:rsidRDefault="00951538" w:rsidP="0021112B">
            <w:pPr>
              <w:rPr>
                <w:rFonts w:ascii="Times New Roman" w:hAnsi="Times New Roman" w:cs="Times New Roman"/>
                <w:sz w:val="28"/>
                <w:szCs w:val="28"/>
              </w:rPr>
            </w:pPr>
            <w:r>
              <w:rPr>
                <w:rFonts w:ascii="Times New Roman" w:hAnsi="Times New Roman" w:cs="Times New Roman"/>
                <w:sz w:val="28"/>
                <w:szCs w:val="28"/>
              </w:rPr>
              <w:t>Yêu cầu nhập mật khẩu mới.</w:t>
            </w:r>
          </w:p>
          <w:p w:rsidR="00951538" w:rsidRPr="00C70475" w:rsidRDefault="00951538" w:rsidP="0021112B">
            <w:pPr>
              <w:rPr>
                <w:rFonts w:ascii="Times New Roman" w:hAnsi="Times New Roman" w:cs="Times New Roman"/>
                <w:noProof/>
                <w:sz w:val="28"/>
                <w:szCs w:val="28"/>
              </w:rPr>
            </w:pPr>
            <w:r w:rsidRPr="00C70475">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3</w:t>
            </w:r>
          </w:p>
        </w:tc>
        <w:tc>
          <w:tcPr>
            <w:tcW w:w="1968" w:type="dxa"/>
          </w:tcPr>
          <w:p w:rsidR="00951538" w:rsidRPr="00C70475"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Pr="00C70475" w:rsidRDefault="00951538" w:rsidP="0021112B">
            <w:pPr>
              <w:rPr>
                <w:rFonts w:ascii="Times New Roman" w:hAnsi="Times New Roman" w:cs="Times New Roman"/>
                <w:sz w:val="28"/>
                <w:szCs w:val="28"/>
              </w:rPr>
            </w:pPr>
            <w:r>
              <w:rPr>
                <w:rFonts w:ascii="Times New Roman" w:hAnsi="Times New Roman" w:cs="Times New Roman"/>
                <w:sz w:val="28"/>
                <w:szCs w:val="28"/>
              </w:rPr>
              <w:t xml:space="preserve">Yêu cầu nhập nhập lại mật khẩu </w:t>
            </w:r>
            <w:r>
              <w:rPr>
                <w:rFonts w:ascii="Times New Roman" w:hAnsi="Times New Roman" w:cs="Times New Roman"/>
                <w:sz w:val="28"/>
                <w:szCs w:val="28"/>
              </w:rPr>
              <w:lastRenderedPageBreak/>
              <w:t>vừa nhập.</w:t>
            </w:r>
          </w:p>
          <w:p w:rsidR="00951538" w:rsidRPr="00C70475" w:rsidRDefault="00951538" w:rsidP="0021112B">
            <w:pPr>
              <w:rPr>
                <w:rFonts w:ascii="Times New Roman" w:hAnsi="Times New Roman" w:cs="Times New Roman"/>
                <w:sz w:val="28"/>
                <w:szCs w:val="28"/>
              </w:rPr>
            </w:pPr>
            <w:r w:rsidRPr="00C70475">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lastRenderedPageBreak/>
              <w:t>4</w:t>
            </w:r>
          </w:p>
        </w:tc>
        <w:tc>
          <w:tcPr>
            <w:tcW w:w="1968" w:type="dxa"/>
          </w:tcPr>
          <w:p w:rsidR="00951538"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Default="00951538" w:rsidP="0021112B">
            <w:pPr>
              <w:rPr>
                <w:rFonts w:ascii="Times New Roman" w:hAnsi="Times New Roman" w:cs="Times New Roman"/>
                <w:sz w:val="28"/>
                <w:szCs w:val="28"/>
              </w:rPr>
            </w:pPr>
            <w:r>
              <w:rPr>
                <w:rFonts w:ascii="Times New Roman" w:hAnsi="Times New Roman" w:cs="Times New Roman"/>
                <w:sz w:val="28"/>
                <w:szCs w:val="28"/>
              </w:rPr>
              <w:t>Yêu cầu nhập địa chỉ Email đã đăng kí cùng với tên đăng nhập.</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5</w:t>
            </w:r>
          </w:p>
        </w:tc>
        <w:tc>
          <w:tcPr>
            <w:tcW w:w="1968" w:type="dxa"/>
          </w:tcPr>
          <w:p w:rsidR="00951538"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Button</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Default="00951538" w:rsidP="0021112B">
            <w:pPr>
              <w:rPr>
                <w:rFonts w:ascii="Times New Roman" w:hAnsi="Times New Roman" w:cs="Times New Roman"/>
                <w:sz w:val="28"/>
                <w:szCs w:val="28"/>
              </w:rPr>
            </w:pPr>
            <w:r>
              <w:rPr>
                <w:rFonts w:ascii="Times New Roman" w:hAnsi="Times New Roman" w:cs="Times New Roman"/>
                <w:sz w:val="28"/>
                <w:szCs w:val="28"/>
              </w:rPr>
              <w:t>Hệ thống sẽ gữi đường link trong mail cho người dùng xác nhận lại mật khẩu.</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6</w:t>
            </w:r>
          </w:p>
        </w:tc>
        <w:tc>
          <w:tcPr>
            <w:tcW w:w="1968" w:type="dxa"/>
          </w:tcPr>
          <w:p w:rsidR="00951538"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Default="00951538" w:rsidP="0021112B">
            <w:pPr>
              <w:rPr>
                <w:rFonts w:ascii="Times New Roman" w:hAnsi="Times New Roman" w:cs="Times New Roman"/>
                <w:sz w:val="28"/>
                <w:szCs w:val="28"/>
              </w:rPr>
            </w:pPr>
            <w:r>
              <w:rPr>
                <w:rFonts w:ascii="Times New Roman" w:hAnsi="Times New Roman" w:cs="Times New Roman"/>
                <w:sz w:val="28"/>
                <w:szCs w:val="28"/>
              </w:rPr>
              <w:t>Hiển thị thông báo lỗi của người dùng khi người dùng nhập tên đăng nhập chưa được đăng kí, “nhập lại mật khẩu” không trùng khớp với “mật khẩu mới” hoặc sai địa chỉ email hay email không đúng.</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Dữ liệu được sử dụng:</w:t>
      </w:r>
    </w:p>
    <w:tbl>
      <w:tblPr>
        <w:tblStyle w:val="TableGrid"/>
        <w:tblW w:w="0" w:type="auto"/>
        <w:tblInd w:w="720" w:type="dxa"/>
        <w:tblLook w:val="04A0" w:firstRow="1" w:lastRow="0" w:firstColumn="1" w:lastColumn="0" w:noHBand="0" w:noVBand="1"/>
      </w:tblPr>
      <w:tblGrid>
        <w:gridCol w:w="827"/>
        <w:gridCol w:w="2161"/>
        <w:gridCol w:w="1469"/>
        <w:gridCol w:w="1466"/>
        <w:gridCol w:w="1466"/>
        <w:gridCol w:w="1467"/>
      </w:tblGrid>
      <w:tr w:rsidR="00951538" w:rsidRPr="00C70475" w:rsidTr="0021112B">
        <w:tc>
          <w:tcPr>
            <w:tcW w:w="828" w:type="dxa"/>
            <w:vMerge w:val="restart"/>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2124" w:type="dxa"/>
            <w:vMerge w:val="restart"/>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Tên bảng/Cấu trúc dữ liệu</w:t>
            </w:r>
          </w:p>
        </w:tc>
        <w:tc>
          <w:tcPr>
            <w:tcW w:w="5904" w:type="dxa"/>
            <w:gridSpan w:val="4"/>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Phương thức</w:t>
            </w:r>
          </w:p>
        </w:tc>
      </w:tr>
      <w:tr w:rsidR="00951538" w:rsidRPr="00C70475" w:rsidTr="0021112B">
        <w:tc>
          <w:tcPr>
            <w:tcW w:w="828" w:type="dxa"/>
            <w:vMerge/>
          </w:tcPr>
          <w:p w:rsidR="00951538" w:rsidRPr="00C70475" w:rsidRDefault="00951538" w:rsidP="0021112B">
            <w:pPr>
              <w:pStyle w:val="ListParagraph"/>
              <w:ind w:left="0"/>
              <w:rPr>
                <w:rFonts w:ascii="Times New Roman" w:hAnsi="Times New Roman" w:cs="Times New Roman"/>
                <w:noProof/>
                <w:sz w:val="28"/>
                <w:szCs w:val="28"/>
              </w:rPr>
            </w:pPr>
          </w:p>
        </w:tc>
        <w:tc>
          <w:tcPr>
            <w:tcW w:w="2124" w:type="dxa"/>
            <w:vMerge/>
          </w:tcPr>
          <w:p w:rsidR="00951538" w:rsidRPr="00C70475" w:rsidRDefault="00951538" w:rsidP="0021112B">
            <w:pPr>
              <w:pStyle w:val="ListParagraph"/>
              <w:ind w:left="0"/>
              <w:rPr>
                <w:rFonts w:ascii="Times New Roman" w:hAnsi="Times New Roman" w:cs="Times New Roman"/>
                <w:noProof/>
                <w:sz w:val="28"/>
                <w:szCs w:val="28"/>
              </w:rPr>
            </w:pP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 xml:space="preserve">Thêm </w:t>
            </w: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Sửa</w:t>
            </w: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Xóa</w:t>
            </w: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Truy vấn</w:t>
            </w:r>
          </w:p>
        </w:tc>
      </w:tr>
      <w:tr w:rsidR="00951538" w:rsidRPr="00C70475" w:rsidTr="0021112B">
        <w:tc>
          <w:tcPr>
            <w:tcW w:w="828"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212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KHACH_HANG</w:t>
            </w: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rPr>
          <w:rFonts w:ascii="Times New Roman" w:hAnsi="Times New Roman" w:cs="Times New Roman"/>
          <w:noProof/>
          <w:sz w:val="28"/>
          <w:szCs w:val="28"/>
        </w:rPr>
      </w:pPr>
      <w:r w:rsidRPr="00C70475">
        <w:rPr>
          <w:rFonts w:ascii="Times New Roman" w:hAnsi="Times New Roman" w:cs="Times New Roman"/>
          <w:noProof/>
          <w:sz w:val="28"/>
          <w:szCs w:val="28"/>
        </w:rPr>
        <w:br w:type="page"/>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lastRenderedPageBreak/>
        <w:t>Cách xử lý:</w:t>
      </w:r>
    </w:p>
    <w:p w:rsidR="00951538" w:rsidRPr="00C70475" w:rsidRDefault="00951538" w:rsidP="00951538">
      <w:pPr>
        <w:rPr>
          <w:rFonts w:ascii="Times New Roman" w:hAnsi="Times New Roman" w:cs="Times New Roman"/>
          <w:sz w:val="28"/>
          <w:szCs w:val="28"/>
        </w:rPr>
      </w:pPr>
      <w:r w:rsidRPr="00C70475">
        <w:rPr>
          <w:rFonts w:ascii="Times New Roman" w:hAnsi="Times New Roman" w:cs="Times New Roman"/>
          <w:noProof/>
          <w:sz w:val="28"/>
          <w:szCs w:val="28"/>
          <w:lang w:eastAsia="vi-VN"/>
        </w:rPr>
        <w:drawing>
          <wp:inline distT="0" distB="0" distL="0" distR="0" wp14:anchorId="5740F126" wp14:editId="71702AA0">
            <wp:extent cx="5943600" cy="5017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LaiMatKhau.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inline>
        </w:drawing>
      </w:r>
    </w:p>
    <w:p w:rsidR="00357B04" w:rsidRPr="005F0E63" w:rsidRDefault="00357B04" w:rsidP="006A57A6">
      <w:pPr>
        <w:pStyle w:val="ListParagraph"/>
        <w:outlineLvl w:val="1"/>
        <w:rPr>
          <w:rFonts w:ascii="Times New Roman" w:hAnsi="Times New Roman" w:cs="Times New Roman"/>
          <w:b/>
          <w:sz w:val="28"/>
          <w:szCs w:val="28"/>
          <w:lang w:val="en-US"/>
        </w:rPr>
      </w:pPr>
    </w:p>
    <w:p w:rsidR="00247CB0" w:rsidRPr="005F0E63" w:rsidRDefault="00671085" w:rsidP="006A57A6">
      <w:pPr>
        <w:pStyle w:val="ListParagraph"/>
        <w:outlineLvl w:val="1"/>
        <w:rPr>
          <w:rFonts w:ascii="Times New Roman" w:hAnsi="Times New Roman" w:cs="Times New Roman"/>
          <w:b/>
          <w:sz w:val="28"/>
          <w:szCs w:val="28"/>
          <w:lang w:val="en-US"/>
        </w:rPr>
      </w:pPr>
      <w:bookmarkStart w:id="55" w:name="_Toc398323443"/>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55"/>
      <w:r w:rsidR="004F655B" w:rsidRPr="005F0E63">
        <w:rPr>
          <w:rFonts w:ascii="Times New Roman" w:hAnsi="Times New Roman" w:cs="Times New Roman"/>
          <w:b/>
          <w:sz w:val="28"/>
          <w:szCs w:val="28"/>
          <w:lang w:val="en-US"/>
        </w:rPr>
        <w:t>đổi mật khẩu</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thay đổi mật khẩu đăng nhập hệ thống.</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64384" behindDoc="0" locked="0" layoutInCell="1" allowOverlap="1" wp14:anchorId="054FC42A" wp14:editId="60252CE3">
            <wp:simplePos x="0" y="0"/>
            <wp:positionH relativeFrom="margin">
              <wp:align>center</wp:align>
            </wp:positionH>
            <wp:positionV relativeFrom="paragraph">
              <wp:posOffset>184150</wp:posOffset>
            </wp:positionV>
            <wp:extent cx="4972050" cy="22129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3">
                      <a:extLst>
                        <a:ext uri="{28A0092B-C50C-407E-A947-70E740481C1C}">
                          <a14:useLocalDpi xmlns:a14="http://schemas.microsoft.com/office/drawing/2010/main" val="0"/>
                        </a:ext>
                      </a:extLst>
                    </a:blip>
                    <a:stretch>
                      <a:fillRect/>
                    </a:stretch>
                  </pic:blipFill>
                  <pic:spPr>
                    <a:xfrm>
                      <a:off x="0" y="0"/>
                      <a:ext cx="4972050" cy="2212975"/>
                    </a:xfrm>
                    <a:prstGeom prst="rect">
                      <a:avLst/>
                    </a:prstGeom>
                  </pic:spPr>
                </pic:pic>
              </a:graphicData>
            </a:graphic>
            <wp14:sizeRelH relativeFrom="page">
              <wp14:pctWidth>0</wp14:pctWidth>
            </wp14:sizeRelH>
            <wp14:sizeRelV relativeFrom="page">
              <wp14:pctHeight>0</wp14:pctHeight>
            </wp14:sizeRelV>
          </wp:anchor>
        </w:drawing>
      </w:r>
      <w:r w:rsidRPr="005F0E63">
        <w:rPr>
          <w:rFonts w:ascii="Times New Roman" w:hAnsi="Times New Roman" w:cs="Times New Roman"/>
          <w:sz w:val="28"/>
          <w:szCs w:val="28"/>
        </w:rPr>
        <w:tab/>
        <w:t xml:space="preserve">- Giao diện: </w:t>
      </w:r>
    </w:p>
    <w:p w:rsidR="00D41872" w:rsidRPr="005F0E63" w:rsidRDefault="00D41872" w:rsidP="00D41872">
      <w:pPr>
        <w:spacing w:after="0"/>
        <w:rPr>
          <w:rFonts w:ascii="Times New Roman" w:hAnsi="Times New Roman" w:cs="Times New Roman"/>
          <w:sz w:val="28"/>
          <w:szCs w:val="28"/>
        </w:rPr>
      </w:pPr>
    </w:p>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tbl>
      <w:tblPr>
        <w:tblStyle w:val="TableGrid"/>
        <w:tblW w:w="0" w:type="auto"/>
        <w:tblLook w:val="04A0" w:firstRow="1" w:lastRow="0" w:firstColumn="1" w:lastColumn="0" w:noHBand="0" w:noVBand="1"/>
      </w:tblPr>
      <w:tblGrid>
        <w:gridCol w:w="714"/>
        <w:gridCol w:w="1430"/>
        <w:gridCol w:w="1166"/>
        <w:gridCol w:w="6266"/>
      </w:tblGrid>
      <w:tr w:rsidR="00D41872" w:rsidRPr="005F0E63" w:rsidTr="001A07E1">
        <w:tc>
          <w:tcPr>
            <w:tcW w:w="0" w:type="auto"/>
            <w:shd w:val="clear" w:color="auto" w:fill="BDD6EE" w:themeFill="accent1" w:themeFillTint="66"/>
            <w:vAlign w:val="center"/>
          </w:tcPr>
          <w:p w:rsidR="00D41872" w:rsidRPr="005F0E63" w:rsidRDefault="00D41872" w:rsidP="001A07E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D41872" w:rsidRPr="005F0E63" w:rsidRDefault="00D41872"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D41872" w:rsidRPr="005F0E63" w:rsidRDefault="00D41872"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D41872" w:rsidRPr="005F0E63" w:rsidRDefault="00D41872"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cũ của tài khoản.</w:t>
            </w:r>
          </w:p>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mới mà người dùng muốn thay đổi.</w:t>
            </w:r>
          </w:p>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Nhập lại mật khẩu mới. </w:t>
            </w:r>
          </w:p>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nhấp vào đây để tiến hành thay đổi mật khẩu.</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Hiển thị thông báo lỗi của người dùng khi người dùng nhập sai mật khẩu cũ hoặc “Nhập lại mật khẩu mới” không giống với “Mật khẩu mới”.</w:t>
            </w:r>
          </w:p>
        </w:tc>
      </w:tr>
    </w:tbl>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xml:space="preserve"> </w:t>
      </w:r>
    </w:p>
    <w:p w:rsidR="00D41872" w:rsidRPr="005F0E63" w:rsidRDefault="00D41872" w:rsidP="00D41872">
      <w:pPr>
        <w:pStyle w:val="ListParagraph"/>
        <w:numPr>
          <w:ilvl w:val="0"/>
          <w:numId w:val="17"/>
        </w:numPr>
        <w:spacing w:after="0"/>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thay đổi mật khẩu của người dùng</w:t>
      </w:r>
    </w:p>
    <w:p w:rsidR="00D41872" w:rsidRPr="005F0E63" w:rsidRDefault="00D41872" w:rsidP="00D41872">
      <w:pPr>
        <w:rPr>
          <w:rFonts w:ascii="Times New Roman" w:hAnsi="Times New Roman" w:cs="Times New Roman"/>
          <w:sz w:val="28"/>
          <w:szCs w:val="28"/>
        </w:rPr>
      </w:pPr>
      <w:r w:rsidRPr="005F0E63">
        <w:rPr>
          <w:rFonts w:ascii="Times New Roman" w:hAnsi="Times New Roman" w:cs="Times New Roman"/>
          <w:sz w:val="28"/>
          <w:szCs w:val="28"/>
        </w:rPr>
        <w:br w:type="page"/>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65408" behindDoc="0" locked="0" layoutInCell="1" allowOverlap="1" wp14:anchorId="0D37F20F" wp14:editId="364DEB03">
            <wp:simplePos x="0" y="0"/>
            <wp:positionH relativeFrom="column">
              <wp:posOffset>-107950</wp:posOffset>
            </wp:positionH>
            <wp:positionV relativeFrom="paragraph">
              <wp:posOffset>0</wp:posOffset>
            </wp:positionV>
            <wp:extent cx="5943600" cy="59105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14:sizeRelH relativeFrom="page">
              <wp14:pctWidth>0</wp14:pctWidth>
            </wp14:sizeRelH>
            <wp14:sizeRelV relativeFrom="page">
              <wp14:pctHeight>0</wp14:pctHeight>
            </wp14:sizeRelV>
          </wp:anchor>
        </w:drawing>
      </w:r>
    </w:p>
    <w:p w:rsidR="00D41872" w:rsidRPr="005F0E63" w:rsidRDefault="00D41872" w:rsidP="006A57A6">
      <w:pPr>
        <w:pStyle w:val="ListParagraph"/>
        <w:outlineLvl w:val="1"/>
        <w:rPr>
          <w:rFonts w:ascii="Times New Roman" w:hAnsi="Times New Roman" w:cs="Times New Roman"/>
          <w:b/>
          <w:sz w:val="28"/>
          <w:szCs w:val="28"/>
        </w:rPr>
      </w:pPr>
    </w:p>
    <w:p w:rsidR="00FA3803" w:rsidRPr="005F0E63" w:rsidRDefault="00671085" w:rsidP="006A57A6">
      <w:pPr>
        <w:pStyle w:val="ListParagraph"/>
        <w:outlineLvl w:val="1"/>
        <w:rPr>
          <w:rFonts w:ascii="Times New Roman" w:hAnsi="Times New Roman" w:cs="Times New Roman"/>
          <w:b/>
          <w:sz w:val="28"/>
          <w:szCs w:val="28"/>
        </w:rPr>
      </w:pPr>
      <w:bookmarkStart w:id="56" w:name="_Toc398323444"/>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56"/>
      <w:r w:rsidR="004F655B" w:rsidRPr="005F0E63">
        <w:rPr>
          <w:rFonts w:ascii="Times New Roman" w:hAnsi="Times New Roman" w:cs="Times New Roman"/>
          <w:b/>
          <w:sz w:val="28"/>
          <w:szCs w:val="28"/>
        </w:rPr>
        <w:t>xem thông tin nhà trọ</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xem thông tin nhà trọ được đăng trên hệ thống.</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t>- Giao diện:</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67456" behindDoc="0" locked="0" layoutInCell="1" allowOverlap="1" wp14:anchorId="663DA974" wp14:editId="669ABF66">
            <wp:simplePos x="0" y="0"/>
            <wp:positionH relativeFrom="column">
              <wp:posOffset>189799</wp:posOffset>
            </wp:positionH>
            <wp:positionV relativeFrom="paragraph">
              <wp:posOffset>267607</wp:posOffset>
            </wp:positionV>
            <wp:extent cx="5943600" cy="462724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714"/>
        <w:gridCol w:w="1819"/>
        <w:gridCol w:w="1443"/>
        <w:gridCol w:w="5600"/>
      </w:tblGrid>
      <w:tr w:rsidR="005B1C36" w:rsidRPr="005F0E63" w:rsidTr="001A07E1">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khu vực hiển thị danh sách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Tiêu đề thông tin nhà trọ.</w:t>
            </w:r>
          </w:p>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Khi người dùng nhấn vào, hệ thống sẽ chuyển sang trang thông tin chi tiết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đăng tin</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Imagebutton</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đại diện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sơ lược về nhà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anchor distT="0" distB="0" distL="114300" distR="114300" simplePos="0" relativeHeight="251668480" behindDoc="1" locked="0" layoutInCell="1" allowOverlap="1" wp14:anchorId="59AD9A59" wp14:editId="7407308E">
            <wp:simplePos x="0" y="0"/>
            <wp:positionH relativeFrom="margin">
              <wp:align>center</wp:align>
            </wp:positionH>
            <wp:positionV relativeFrom="paragraph">
              <wp:posOffset>249687</wp:posOffset>
            </wp:positionV>
            <wp:extent cx="5057775" cy="58674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26">
                      <a:extLst>
                        <a:ext uri="{28A0092B-C50C-407E-A947-70E740481C1C}">
                          <a14:useLocalDpi xmlns:a14="http://schemas.microsoft.com/office/drawing/2010/main" val="0"/>
                        </a:ext>
                      </a:extLst>
                    </a:blip>
                    <a:stretch>
                      <a:fillRect/>
                    </a:stretch>
                  </pic:blipFill>
                  <pic:spPr>
                    <a:xfrm>
                      <a:off x="0" y="0"/>
                      <a:ext cx="5057775" cy="5867400"/>
                    </a:xfrm>
                    <a:prstGeom prst="rect">
                      <a:avLst/>
                    </a:prstGeom>
                  </pic:spPr>
                </pic:pic>
              </a:graphicData>
            </a:graphic>
          </wp:anchor>
        </w:drawing>
      </w:r>
      <w:r w:rsidRPr="005F0E63">
        <w:rPr>
          <w:rFonts w:ascii="Times New Roman" w:hAnsi="Times New Roman" w:cs="Times New Roman"/>
          <w:sz w:val="28"/>
          <w:szCs w:val="28"/>
        </w:rPr>
        <w:tab/>
        <w:t>Giao diện thông tin chi tiết nhà trọ</w:t>
      </w:r>
    </w:p>
    <w:p w:rsidR="005B1C36" w:rsidRPr="005F0E63" w:rsidRDefault="005B1C36" w:rsidP="005B1C36">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837"/>
        <w:gridCol w:w="1753"/>
        <w:gridCol w:w="5272"/>
      </w:tblGrid>
      <w:tr w:rsidR="005B1C36" w:rsidRPr="005F0E63" w:rsidTr="001A07E1">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tiêu đề về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người đăng tin và thời gian đăng tin</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giá, diện tích và số điện thoại của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5</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tổng quan về nhà trọ và tình trạng của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về nha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pStyle w:val="ListParagraph"/>
        <w:outlineLvl w:val="1"/>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xem thông tin nhà trọ của người dùng</w:t>
      </w:r>
    </w:p>
    <w:p w:rsidR="00BA56BA" w:rsidRPr="005F0E63" w:rsidRDefault="00BA56BA" w:rsidP="005B1C36">
      <w:pPr>
        <w:pStyle w:val="ListParagraph"/>
        <w:outlineLvl w:val="1"/>
        <w:rPr>
          <w:ins w:id="57" w:author="mine" w:date="2014-09-10T22:51:00Z"/>
          <w:rFonts w:ascii="Times New Roman" w:hAnsi="Times New Roman" w:cs="Times New Roman"/>
          <w:b/>
          <w:sz w:val="28"/>
          <w:szCs w:val="28"/>
        </w:rPr>
      </w:pPr>
      <w:r w:rsidRPr="005F0E63">
        <w:rPr>
          <w:rFonts w:ascii="Times New Roman" w:hAnsi="Times New Roman" w:cs="Times New Roman"/>
          <w:noProof/>
          <w:sz w:val="28"/>
          <w:szCs w:val="28"/>
          <w:lang w:eastAsia="vi-VN"/>
        </w:rPr>
        <w:drawing>
          <wp:anchor distT="0" distB="0" distL="114300" distR="114300" simplePos="0" relativeHeight="251670528" behindDoc="0" locked="0" layoutInCell="1" allowOverlap="1" wp14:anchorId="52DEAAD3" wp14:editId="434C486E">
            <wp:simplePos x="0" y="0"/>
            <wp:positionH relativeFrom="column">
              <wp:posOffset>1440180</wp:posOffset>
            </wp:positionH>
            <wp:positionV relativeFrom="paragraph">
              <wp:posOffset>149225</wp:posOffset>
            </wp:positionV>
            <wp:extent cx="3495675" cy="48863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27">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p>
    <w:p w:rsidR="002063A1" w:rsidRPr="007B48C3" w:rsidRDefault="00671085" w:rsidP="006A57A6">
      <w:pPr>
        <w:pStyle w:val="ListParagraph"/>
        <w:outlineLvl w:val="1"/>
        <w:rPr>
          <w:rFonts w:ascii="Times New Roman" w:hAnsi="Times New Roman" w:cs="Times New Roman"/>
          <w:b/>
          <w:sz w:val="28"/>
          <w:szCs w:val="28"/>
        </w:rPr>
      </w:pPr>
      <w:bookmarkStart w:id="58" w:name="_Toc398323445"/>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58"/>
      <w:r w:rsidR="004F655B" w:rsidRPr="005F0E63">
        <w:rPr>
          <w:rFonts w:ascii="Times New Roman" w:hAnsi="Times New Roman" w:cs="Times New Roman"/>
          <w:b/>
          <w:sz w:val="28"/>
          <w:szCs w:val="28"/>
        </w:rPr>
        <w:t>nhà trọ</w:t>
      </w:r>
    </w:p>
    <w:p w:rsidR="00747315" w:rsidRPr="001443B8" w:rsidRDefault="00B402FF" w:rsidP="00747315">
      <w:pPr>
        <w:rPr>
          <w:rFonts w:ascii="Times New Roman" w:hAnsi="Times New Roman" w:cs="Times New Roman"/>
          <w:sz w:val="28"/>
          <w:szCs w:val="28"/>
        </w:rPr>
      </w:pPr>
      <w:r w:rsidRPr="007B48C3">
        <w:rPr>
          <w:rFonts w:ascii="Times New Roman" w:hAnsi="Times New Roman" w:cs="Times New Roman"/>
          <w:sz w:val="28"/>
          <w:szCs w:val="28"/>
        </w:rPr>
        <w:t xml:space="preserve">- </w:t>
      </w:r>
      <w:r w:rsidR="00747315" w:rsidRPr="001443B8">
        <w:rPr>
          <w:rFonts w:ascii="Times New Roman" w:hAnsi="Times New Roman" w:cs="Times New Roman"/>
          <w:sz w:val="28"/>
          <w:szCs w:val="28"/>
        </w:rPr>
        <w:t>Mục đích: Cho phép ngườ</w:t>
      </w:r>
      <w:r w:rsidR="00747315">
        <w:rPr>
          <w:rFonts w:ascii="Times New Roman" w:hAnsi="Times New Roman" w:cs="Times New Roman"/>
          <w:sz w:val="28"/>
          <w:szCs w:val="28"/>
        </w:rPr>
        <w:t>i dùng</w:t>
      </w:r>
      <w:r w:rsidR="00747315" w:rsidRPr="001443B8">
        <w:rPr>
          <w:rFonts w:ascii="Times New Roman" w:hAnsi="Times New Roman" w:cs="Times New Roman"/>
          <w:sz w:val="28"/>
          <w:szCs w:val="28"/>
        </w:rPr>
        <w:t xml:space="preserve"> </w:t>
      </w:r>
      <w:r w:rsidR="00747315">
        <w:rPr>
          <w:rFonts w:ascii="Times New Roman" w:hAnsi="Times New Roman" w:cs="Times New Roman"/>
          <w:sz w:val="28"/>
          <w:szCs w:val="28"/>
        </w:rPr>
        <w:t>tìm kiếm thong tin nhà trọ theo các tiêu chí: Tỉnh/ thành phố, quận/ huyện, phường/ xã, mức giá, diện tích.</w:t>
      </w:r>
    </w:p>
    <w:p w:rsidR="00747315" w:rsidRDefault="00B402FF" w:rsidP="00747315">
      <w:pPr>
        <w:rPr>
          <w:rFonts w:ascii="Times New Roman" w:hAnsi="Times New Roman" w:cs="Times New Roman"/>
          <w:sz w:val="28"/>
          <w:szCs w:val="28"/>
        </w:rPr>
      </w:pPr>
      <w:r>
        <w:rPr>
          <w:rFonts w:ascii="Times New Roman" w:hAnsi="Times New Roman" w:cs="Times New Roman"/>
          <w:sz w:val="28"/>
          <w:szCs w:val="28"/>
          <w:lang w:val="en-US"/>
        </w:rPr>
        <w:t xml:space="preserve">- </w:t>
      </w:r>
      <w:r w:rsidR="00747315" w:rsidRPr="001443B8">
        <w:rPr>
          <w:rFonts w:ascii="Times New Roman" w:hAnsi="Times New Roman" w:cs="Times New Roman"/>
          <w:sz w:val="28"/>
          <w:szCs w:val="28"/>
        </w:rPr>
        <w:t>Giao diện chính:</w:t>
      </w:r>
    </w:p>
    <w:p w:rsidR="00747315" w:rsidRPr="001443B8" w:rsidRDefault="00747315" w:rsidP="00747315">
      <w:pPr>
        <w:rPr>
          <w:rFonts w:ascii="Times New Roman" w:hAnsi="Times New Roman" w:cs="Times New Roman"/>
          <w:sz w:val="28"/>
          <w:szCs w:val="28"/>
        </w:rPr>
      </w:pPr>
      <w:r>
        <w:rPr>
          <w:rFonts w:ascii="Times New Roman" w:hAnsi="Times New Roman" w:cs="Times New Roman"/>
          <w:noProof/>
          <w:sz w:val="28"/>
          <w:szCs w:val="28"/>
          <w:lang w:eastAsia="vi-VN"/>
        </w:rPr>
        <w:drawing>
          <wp:inline distT="0" distB="0" distL="0" distR="0" wp14:anchorId="7B63762F" wp14:editId="31B9E588">
            <wp:extent cx="5943600" cy="64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Các thành phần trong giao diện:</w:t>
      </w:r>
    </w:p>
    <w:p w:rsidR="00747315"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eastAsia="vi-VN"/>
        </w:rPr>
        <w:drawing>
          <wp:inline distT="0" distB="0" distL="0" distR="0" wp14:anchorId="43A76102" wp14:editId="074151F6">
            <wp:extent cx="5943600" cy="116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656"/>
        <w:gridCol w:w="1531"/>
        <w:gridCol w:w="5675"/>
      </w:tblGrid>
      <w:tr w:rsidR="00747315" w:rsidRPr="001443B8" w:rsidTr="0021112B">
        <w:tc>
          <w:tcPr>
            <w:tcW w:w="0" w:type="auto"/>
            <w:shd w:val="clear" w:color="auto" w:fill="BDD6EE" w:themeFill="accent1" w:themeFillTint="66"/>
            <w:vAlign w:val="center"/>
          </w:tcPr>
          <w:p w:rsidR="00747315" w:rsidRPr="001443B8" w:rsidRDefault="00747315" w:rsidP="0021112B">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747315" w:rsidRPr="001443B8" w:rsidTr="0021112B">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 Box</w:t>
            </w: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chọn các thông tin trong Combo Box này.</w:t>
            </w:r>
          </w:p>
        </w:tc>
      </w:tr>
      <w:tr w:rsidR="00747315" w:rsidRPr="001443B8" w:rsidTr="0021112B">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2</w:t>
            </w:r>
          </w:p>
        </w:tc>
        <w:tc>
          <w:tcPr>
            <w:tcW w:w="0" w:type="auto"/>
          </w:tcPr>
          <w:p w:rsidR="00747315" w:rsidRPr="001443B8" w:rsidRDefault="00747315" w:rsidP="0021112B">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Textbox</w:t>
            </w: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các từ khóa tìm kiếm vào.</w:t>
            </w:r>
          </w:p>
        </w:tc>
      </w:tr>
      <w:tr w:rsidR="00747315" w:rsidRPr="001443B8" w:rsidTr="0021112B">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747315" w:rsidRPr="00D82E89"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p>
        </w:tc>
        <w:tc>
          <w:tcPr>
            <w:tcW w:w="0" w:type="auto"/>
          </w:tcPr>
          <w:p w:rsidR="00747315" w:rsidRPr="00284F66"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nhấn vào đây sẽ bắt đầu tìm kiếm (xem sơ đồ xử lý bên dưới).</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747315" w:rsidRPr="001443B8" w:rsidTr="0021112B">
        <w:tc>
          <w:tcPr>
            <w:tcW w:w="895" w:type="dxa"/>
            <w:vMerge w:val="restart"/>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47315" w:rsidRPr="001443B8" w:rsidTr="0021112B">
        <w:tc>
          <w:tcPr>
            <w:tcW w:w="895" w:type="dxa"/>
            <w:vMerge/>
            <w:vAlign w:val="center"/>
          </w:tcPr>
          <w:p w:rsidR="00747315" w:rsidRPr="001443B8" w:rsidRDefault="00747315" w:rsidP="0021112B">
            <w:pPr>
              <w:pStyle w:val="ListParagraph"/>
              <w:ind w:left="0"/>
              <w:jc w:val="center"/>
              <w:rPr>
                <w:rFonts w:ascii="Times New Roman" w:hAnsi="Times New Roman" w:cs="Times New Roman"/>
                <w:sz w:val="28"/>
                <w:szCs w:val="28"/>
              </w:rPr>
            </w:pPr>
          </w:p>
        </w:tc>
        <w:tc>
          <w:tcPr>
            <w:tcW w:w="1981" w:type="dxa"/>
            <w:vMerge/>
            <w:vAlign w:val="center"/>
          </w:tcPr>
          <w:p w:rsidR="00747315" w:rsidRPr="001443B8" w:rsidRDefault="00747315" w:rsidP="0021112B">
            <w:pPr>
              <w:pStyle w:val="ListParagraph"/>
              <w:ind w:left="0"/>
              <w:jc w:val="center"/>
              <w:rPr>
                <w:rFonts w:ascii="Times New Roman" w:hAnsi="Times New Roman" w:cs="Times New Roman"/>
                <w:sz w:val="28"/>
                <w:szCs w:val="28"/>
              </w:rPr>
            </w:pPr>
          </w:p>
        </w:tc>
        <w:tc>
          <w:tcPr>
            <w:tcW w:w="1438" w:type="dxa"/>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47315" w:rsidRPr="001443B8" w:rsidTr="0021112B">
        <w:tc>
          <w:tcPr>
            <w:tcW w:w="895" w:type="dxa"/>
          </w:tcPr>
          <w:p w:rsidR="00747315" w:rsidRPr="001443B8" w:rsidRDefault="00747315" w:rsidP="0021112B">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47315" w:rsidRPr="00284F66" w:rsidRDefault="00747315" w:rsidP="0021112B">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47315" w:rsidRPr="001443B8" w:rsidTr="0021112B">
        <w:tc>
          <w:tcPr>
            <w:tcW w:w="895"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747315" w:rsidRPr="00284F66" w:rsidRDefault="00747315" w:rsidP="0021112B">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21112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21112B">
        <w:tc>
          <w:tcPr>
            <w:tcW w:w="895"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747315" w:rsidRPr="00284F66" w:rsidRDefault="00747315" w:rsidP="0021112B">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21112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21112B">
        <w:tc>
          <w:tcPr>
            <w:tcW w:w="895"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47315" w:rsidRPr="00284F66" w:rsidRDefault="00747315" w:rsidP="0021112B">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21112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Sơ đồ xử lý:</w:t>
      </w:r>
    </w:p>
    <w:p w:rsidR="00747315" w:rsidRPr="001443B8"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eastAsia="vi-VN"/>
        </w:rPr>
        <w:lastRenderedPageBreak/>
        <w:drawing>
          <wp:inline distT="0" distB="0" distL="0" distR="0" wp14:anchorId="45875AE9" wp14:editId="74B78611">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p>
    <w:p w:rsidR="00747315" w:rsidRDefault="00747315" w:rsidP="00747315"/>
    <w:p w:rsidR="00747315" w:rsidRDefault="00747315" w:rsidP="00747315"/>
    <w:p w:rsidR="00747315" w:rsidRPr="00747315" w:rsidRDefault="00747315" w:rsidP="006A57A6">
      <w:pPr>
        <w:pStyle w:val="ListParagraph"/>
        <w:outlineLvl w:val="1"/>
        <w:rPr>
          <w:ins w:id="59" w:author="mine" w:date="2014-09-10T22:51:00Z"/>
          <w:rFonts w:ascii="Times New Roman" w:hAnsi="Times New Roman" w:cs="Times New Roman"/>
          <w:b/>
          <w:sz w:val="28"/>
          <w:szCs w:val="28"/>
          <w:lang w:val="en-US"/>
        </w:rPr>
      </w:pPr>
    </w:p>
    <w:p w:rsidR="00A64D7E" w:rsidRPr="00D22E56" w:rsidRDefault="00671085" w:rsidP="00D22E56">
      <w:pPr>
        <w:pStyle w:val="ListParagraph"/>
        <w:outlineLvl w:val="1"/>
        <w:rPr>
          <w:ins w:id="60" w:author="theirs" w:date="2014-09-10T22:51:00Z"/>
          <w:rFonts w:ascii="Times New Roman" w:hAnsi="Times New Roman" w:cs="Times New Roman"/>
          <w:b/>
          <w:sz w:val="28"/>
          <w:szCs w:val="28"/>
          <w:lang w:val="en-US"/>
        </w:rPr>
      </w:pPr>
      <w:bookmarkStart w:id="61" w:name="_Toc398323446"/>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61"/>
      <w:r w:rsidR="004744DE" w:rsidRPr="005F0E63">
        <w:rPr>
          <w:rFonts w:ascii="Times New Roman" w:hAnsi="Times New Roman" w:cs="Times New Roman"/>
          <w:b/>
          <w:sz w:val="28"/>
          <w:szCs w:val="28"/>
        </w:rPr>
        <w:t xml:space="preserve"> cập nhật thông tin nhà trọ</w:t>
      </w:r>
      <w:r w:rsidR="00DE49A6" w:rsidRPr="005F0E63">
        <w:rPr>
          <w:rFonts w:ascii="Times New Roman" w:hAnsi="Times New Roman" w:cs="Times New Roman"/>
          <w:b/>
          <w:sz w:val="28"/>
          <w:szCs w:val="28"/>
          <w:lang w:val="en-US"/>
        </w:rPr>
        <w:t xml:space="preserve">  </w:t>
      </w:r>
    </w:p>
    <w:p w:rsidR="00ED67D6" w:rsidRPr="005F0E63" w:rsidRDefault="00671085" w:rsidP="00890005">
      <w:pPr>
        <w:pStyle w:val="ListParagraph"/>
        <w:outlineLvl w:val="1"/>
        <w:rPr>
          <w:rFonts w:ascii="Times New Roman" w:hAnsi="Times New Roman" w:cs="Times New Roman"/>
          <w:b/>
          <w:sz w:val="28"/>
          <w:szCs w:val="28"/>
        </w:rPr>
      </w:pPr>
      <w:bookmarkStart w:id="62" w:name="_Toc398323447"/>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62"/>
      <w:r w:rsidR="006A57A6" w:rsidRPr="005F0E63">
        <w:rPr>
          <w:rFonts w:ascii="Times New Roman" w:hAnsi="Times New Roman" w:cs="Times New Roman"/>
          <w:b/>
          <w:sz w:val="28"/>
          <w:szCs w:val="28"/>
        </w:rPr>
        <w:t xml:space="preserve">quản lý danh sách </w:t>
      </w:r>
      <w:r w:rsidR="00AE2F11">
        <w:rPr>
          <w:rFonts w:ascii="Times New Roman" w:hAnsi="Times New Roman" w:cs="Times New Roman"/>
          <w:b/>
          <w:sz w:val="28"/>
          <w:szCs w:val="28"/>
          <w:lang w:val="en-US"/>
        </w:rPr>
        <w:t xml:space="preserve">chủ nhà trọ và </w:t>
      </w:r>
      <w:r w:rsidR="006A57A6" w:rsidRPr="005F0E63">
        <w:rPr>
          <w:rFonts w:ascii="Times New Roman" w:hAnsi="Times New Roman" w:cs="Times New Roman"/>
          <w:b/>
          <w:sz w:val="28"/>
          <w:szCs w:val="28"/>
        </w:rPr>
        <w:t>nhà trọ</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Mục đích: giúp quản trị hệ thống có thể quản lý được danh sách nhà trọ của các chủ nhà trọ.</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Giao điện:</w:t>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lastRenderedPageBreak/>
        <w:tab/>
      </w:r>
      <w:r w:rsidR="00AE2F11">
        <w:rPr>
          <w:rFonts w:ascii="Arial" w:hAnsi="Arial" w:cs="Arial"/>
          <w:noProof/>
          <w:sz w:val="28"/>
          <w:szCs w:val="28"/>
          <w:lang w:eastAsia="vi-VN"/>
        </w:rPr>
        <w:drawing>
          <wp:anchor distT="0" distB="0" distL="114300" distR="114300" simplePos="0" relativeHeight="251679744" behindDoc="0" locked="0" layoutInCell="1" allowOverlap="1" wp14:anchorId="01AB41E0" wp14:editId="220ACE12">
            <wp:simplePos x="0" y="0"/>
            <wp:positionH relativeFrom="margin">
              <wp:posOffset>0</wp:posOffset>
            </wp:positionH>
            <wp:positionV relativeFrom="paragraph">
              <wp:posOffset>220345</wp:posOffset>
            </wp:positionV>
            <wp:extent cx="5819140" cy="256730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31">
                      <a:extLst>
                        <a:ext uri="{28A0092B-C50C-407E-A947-70E740481C1C}">
                          <a14:useLocalDpi xmlns:a14="http://schemas.microsoft.com/office/drawing/2010/main" val="0"/>
                        </a:ext>
                      </a:extLst>
                    </a:blip>
                    <a:stretch>
                      <a:fillRect/>
                    </a:stretch>
                  </pic:blipFill>
                  <pic:spPr>
                    <a:xfrm>
                      <a:off x="0" y="0"/>
                      <a:ext cx="5819140" cy="2567305"/>
                    </a:xfrm>
                    <a:prstGeom prst="rect">
                      <a:avLst/>
                    </a:prstGeom>
                  </pic:spPr>
                </pic:pic>
              </a:graphicData>
            </a:graphic>
            <wp14:sizeRelH relativeFrom="margin">
              <wp14:pctWidth>0</wp14:pctWidth>
            </wp14:sizeRelH>
            <wp14:sizeRelV relativeFrom="margin">
              <wp14:pctHeight>0</wp14:pctHeight>
            </wp14:sizeRelV>
          </wp:anchor>
        </w:drawing>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p>
    <w:p w:rsidR="006701E1" w:rsidRDefault="006701E1" w:rsidP="006701E1">
      <w:pPr>
        <w:pStyle w:val="ListParagraph"/>
        <w:rPr>
          <w:rFonts w:ascii="Arial" w:hAnsi="Arial" w:cs="Arial"/>
          <w:sz w:val="28"/>
          <w:szCs w:val="28"/>
          <w:lang w:val="en-US"/>
        </w:rPr>
      </w:pPr>
      <w:r>
        <w:rPr>
          <w:rFonts w:ascii="Arial" w:hAnsi="Arial" w:cs="Arial"/>
          <w:sz w:val="28"/>
          <w:szCs w:val="28"/>
          <w:lang w:val="en-US"/>
        </w:rPr>
        <w:t>- Các thành phần trong giao diện:</w:t>
      </w:r>
    </w:p>
    <w:p w:rsidR="006701E1" w:rsidRDefault="006701E1" w:rsidP="006701E1">
      <w:pPr>
        <w:pStyle w:val="ListParagraph"/>
        <w:rPr>
          <w:rFonts w:ascii="Arial" w:hAnsi="Arial" w:cs="Arial"/>
          <w:sz w:val="28"/>
          <w:szCs w:val="28"/>
          <w:lang w:val="en-US"/>
        </w:rPr>
      </w:pPr>
    </w:p>
    <w:tbl>
      <w:tblPr>
        <w:tblStyle w:val="TableGrid"/>
        <w:tblW w:w="9355" w:type="dxa"/>
        <w:tblLook w:val="04A0" w:firstRow="1" w:lastRow="0" w:firstColumn="1" w:lastColumn="0" w:noHBand="0" w:noVBand="1"/>
      </w:tblPr>
      <w:tblGrid>
        <w:gridCol w:w="875"/>
        <w:gridCol w:w="1721"/>
        <w:gridCol w:w="1899"/>
        <w:gridCol w:w="4860"/>
      </w:tblGrid>
      <w:tr w:rsidR="006701E1" w:rsidRPr="00B244F3" w:rsidTr="007C6303">
        <w:trPr>
          <w:trHeight w:val="961"/>
        </w:trPr>
        <w:tc>
          <w:tcPr>
            <w:tcW w:w="875" w:type="dxa"/>
            <w:shd w:val="clear" w:color="auto" w:fill="BDD6EE" w:themeFill="accent1" w:themeFillTint="66"/>
          </w:tcPr>
          <w:p w:rsidR="006701E1" w:rsidRPr="00B244F3" w:rsidRDefault="006701E1" w:rsidP="007C6303">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7C6303">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7C6303">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7C6303">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7C6303">
        <w:trPr>
          <w:trHeight w:val="331"/>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7C6303">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Hiển thị số dòng hiển thị ở bảng hiển thị danh sách chủ nhà trọ</w:t>
            </w:r>
          </w:p>
        </w:tc>
      </w:tr>
      <w:tr w:rsidR="006701E1" w:rsidRPr="00B244F3" w:rsidTr="007C6303">
        <w:trPr>
          <w:trHeight w:val="331"/>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7C6303">
            <w:pPr>
              <w:pStyle w:val="ListParagraph"/>
              <w:ind w:left="0"/>
              <w:rPr>
                <w:rFonts w:ascii="Arial" w:hAnsi="Arial" w:cs="Arial"/>
                <w:sz w:val="28"/>
                <w:szCs w:val="28"/>
              </w:rPr>
            </w:pP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Nhập thông tim tìm kiếm chủ nhà trọ</w:t>
            </w:r>
          </w:p>
        </w:tc>
      </w:tr>
      <w:tr w:rsidR="006701E1" w:rsidRPr="00B244F3" w:rsidTr="007C6303">
        <w:trPr>
          <w:trHeight w:val="331"/>
        </w:trPr>
        <w:tc>
          <w:tcPr>
            <w:tcW w:w="875" w:type="dxa"/>
          </w:tcPr>
          <w:p w:rsidR="006701E1" w:rsidRPr="004E22B9" w:rsidRDefault="006701E1" w:rsidP="007C6303">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7C6303">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7C6303">
            <w:pPr>
              <w:pStyle w:val="ListParagraph"/>
              <w:ind w:left="0"/>
              <w:rPr>
                <w:rFonts w:ascii="Arial" w:hAnsi="Arial" w:cs="Arial"/>
                <w:sz w:val="28"/>
                <w:szCs w:val="28"/>
              </w:rPr>
            </w:pPr>
          </w:p>
        </w:tc>
        <w:tc>
          <w:tcPr>
            <w:tcW w:w="4860" w:type="dxa"/>
          </w:tcPr>
          <w:p w:rsidR="006701E1" w:rsidRPr="00B244F3" w:rsidRDefault="006701E1" w:rsidP="007C6303">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7C6303">
        <w:trPr>
          <w:trHeight w:val="315"/>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Charcter</w:t>
            </w:r>
          </w:p>
        </w:tc>
        <w:tc>
          <w:tcPr>
            <w:tcW w:w="1899" w:type="dxa"/>
          </w:tcPr>
          <w:p w:rsidR="006701E1" w:rsidRPr="00B244F3" w:rsidRDefault="006701E1" w:rsidP="007C6303">
            <w:pPr>
              <w:pStyle w:val="ListParagraph"/>
              <w:ind w:left="0"/>
              <w:rPr>
                <w:rFonts w:ascii="Arial" w:hAnsi="Arial" w:cs="Arial"/>
                <w:sz w:val="28"/>
                <w:szCs w:val="28"/>
              </w:rPr>
            </w:pP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7C6303">
        <w:trPr>
          <w:trHeight w:val="315"/>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7C6303">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7C6303">
            <w:pPr>
              <w:pStyle w:val="ListParagraph"/>
              <w:ind w:left="0"/>
              <w:rPr>
                <w:rFonts w:ascii="Arial" w:hAnsi="Arial" w:cs="Arial"/>
                <w:sz w:val="28"/>
                <w:szCs w:val="28"/>
              </w:rPr>
            </w:pPr>
          </w:p>
        </w:tc>
        <w:tc>
          <w:tcPr>
            <w:tcW w:w="4860" w:type="dxa"/>
          </w:tcPr>
          <w:p w:rsidR="006701E1" w:rsidRPr="00B244F3" w:rsidRDefault="006701E1" w:rsidP="007C6303">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7C6303">
        <w:trPr>
          <w:trHeight w:val="646"/>
        </w:trPr>
        <w:tc>
          <w:tcPr>
            <w:tcW w:w="875" w:type="dxa"/>
          </w:tcPr>
          <w:p w:rsidR="006701E1" w:rsidRPr="00661FF8" w:rsidRDefault="006701E1" w:rsidP="007C6303">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7C6303">
            <w:pPr>
              <w:pStyle w:val="ListParagraph"/>
              <w:ind w:left="0"/>
              <w:rPr>
                <w:rFonts w:ascii="Arial" w:hAnsi="Arial" w:cs="Arial"/>
                <w:sz w:val="28"/>
                <w:szCs w:val="28"/>
              </w:rPr>
            </w:pP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Hiển thị địa chỉ chủ nhà trọ</w:t>
            </w:r>
          </w:p>
        </w:tc>
      </w:tr>
      <w:tr w:rsidR="006701E1" w:rsidRPr="00B244F3" w:rsidTr="007C6303">
        <w:trPr>
          <w:trHeight w:val="315"/>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7C6303">
            <w:pPr>
              <w:pStyle w:val="ListParagraph"/>
              <w:ind w:left="0"/>
              <w:rPr>
                <w:rFonts w:ascii="Arial" w:hAnsi="Arial" w:cs="Arial"/>
                <w:sz w:val="28"/>
                <w:szCs w:val="28"/>
              </w:rPr>
            </w:pPr>
          </w:p>
        </w:tc>
        <w:tc>
          <w:tcPr>
            <w:tcW w:w="4860" w:type="dxa"/>
          </w:tcPr>
          <w:p w:rsidR="006701E1" w:rsidRPr="004E22B9" w:rsidRDefault="006701E1" w:rsidP="007C6303">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7C6303">
        <w:trPr>
          <w:trHeight w:val="315"/>
        </w:trPr>
        <w:tc>
          <w:tcPr>
            <w:tcW w:w="875" w:type="dxa"/>
          </w:tcPr>
          <w:p w:rsidR="006701E1" w:rsidRPr="004E22B9" w:rsidRDefault="006701E1" w:rsidP="007C6303">
            <w:pPr>
              <w:pStyle w:val="ListParagraph"/>
              <w:ind w:left="0"/>
              <w:rPr>
                <w:rFonts w:ascii="Arial" w:hAnsi="Arial" w:cs="Arial"/>
                <w:sz w:val="28"/>
                <w:szCs w:val="28"/>
              </w:rPr>
            </w:pPr>
            <w:r>
              <w:rPr>
                <w:rFonts w:ascii="Arial" w:hAnsi="Arial" w:cs="Arial"/>
                <w:sz w:val="28"/>
                <w:szCs w:val="28"/>
              </w:rPr>
              <w:t>8</w:t>
            </w:r>
          </w:p>
        </w:tc>
        <w:tc>
          <w:tcPr>
            <w:tcW w:w="1721" w:type="dxa"/>
          </w:tcPr>
          <w:p w:rsidR="006701E1" w:rsidRPr="004E22B9" w:rsidRDefault="006701E1" w:rsidP="007C6303">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7C6303">
            <w:pPr>
              <w:pStyle w:val="ListParagraph"/>
              <w:ind w:left="0"/>
              <w:rPr>
                <w:rFonts w:ascii="Arial" w:hAnsi="Arial" w:cs="Arial"/>
                <w:sz w:val="28"/>
                <w:szCs w:val="28"/>
                <w:lang w:val="fr-FR"/>
              </w:rPr>
            </w:pPr>
          </w:p>
        </w:tc>
        <w:tc>
          <w:tcPr>
            <w:tcW w:w="4860" w:type="dxa"/>
          </w:tcPr>
          <w:p w:rsidR="006701E1" w:rsidRPr="004E22B9" w:rsidRDefault="006701E1" w:rsidP="007C6303">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6701E1" w:rsidRPr="006701E1" w:rsidRDefault="006701E1" w:rsidP="006701E1">
      <w:pPr>
        <w:pStyle w:val="ListParagraph"/>
        <w:rPr>
          <w:rFonts w:ascii="Arial" w:hAnsi="Arial" w:cs="Arial"/>
          <w:sz w:val="28"/>
          <w:szCs w:val="28"/>
          <w:lang w:val="fr-FR"/>
        </w:rPr>
      </w:pPr>
    </w:p>
    <w:p w:rsidR="006701E1" w:rsidRPr="006701E1" w:rsidRDefault="006701E1" w:rsidP="006701E1">
      <w:pPr>
        <w:pStyle w:val="ListParagraph"/>
        <w:numPr>
          <w:ilvl w:val="0"/>
          <w:numId w:val="19"/>
        </w:numPr>
        <w:rPr>
          <w:rFonts w:ascii="Arial" w:hAnsi="Arial" w:cs="Arial"/>
          <w:sz w:val="28"/>
          <w:szCs w:val="28"/>
          <w:lang w:val="fr-FR"/>
        </w:rPr>
      </w:pPr>
      <w:r w:rsidRPr="006701E1">
        <w:rPr>
          <w:rFonts w:ascii="Arial" w:hAnsi="Arial" w:cs="Arial"/>
          <w:sz w:val="28"/>
          <w:szCs w:val="28"/>
          <w:lang w:val="fr-FR"/>
        </w:rPr>
        <w:t>Giao diện quả</w:t>
      </w:r>
      <w:r w:rsidR="00541ADE">
        <w:rPr>
          <w:rFonts w:ascii="Arial" w:hAnsi="Arial" w:cs="Arial"/>
          <w:sz w:val="28"/>
          <w:szCs w:val="28"/>
          <w:lang w:val="fr-FR"/>
        </w:rPr>
        <w:t>n lý danh sách chủ nhà trọ và nhà trọ:</w:t>
      </w:r>
    </w:p>
    <w:p w:rsidR="006701E1" w:rsidRPr="006701E1" w:rsidRDefault="00541ADE" w:rsidP="006701E1">
      <w:pPr>
        <w:pStyle w:val="ListParagraph"/>
        <w:rPr>
          <w:rFonts w:ascii="Arial" w:hAnsi="Arial" w:cs="Arial"/>
          <w:sz w:val="28"/>
          <w:szCs w:val="28"/>
          <w:lang w:val="fr-FR"/>
        </w:rPr>
      </w:pPr>
      <w:r>
        <w:rPr>
          <w:rFonts w:ascii="Arial" w:hAnsi="Arial" w:cs="Arial"/>
          <w:noProof/>
          <w:sz w:val="28"/>
          <w:szCs w:val="28"/>
          <w:lang w:eastAsia="vi-VN"/>
        </w:rPr>
        <w:lastRenderedPageBreak/>
        <w:drawing>
          <wp:anchor distT="0" distB="0" distL="114300" distR="114300" simplePos="0" relativeHeight="251667968" behindDoc="0" locked="0" layoutInCell="1" allowOverlap="1" wp14:anchorId="62CB6DA9" wp14:editId="313ACE7A">
            <wp:simplePos x="0" y="0"/>
            <wp:positionH relativeFrom="column">
              <wp:posOffset>-620235</wp:posOffset>
            </wp:positionH>
            <wp:positionV relativeFrom="paragraph">
              <wp:posOffset>285582</wp:posOffset>
            </wp:positionV>
            <wp:extent cx="7335520" cy="34721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35520" cy="3472180"/>
                    </a:xfrm>
                    <a:prstGeom prst="rect">
                      <a:avLst/>
                    </a:prstGeom>
                    <a:noFill/>
                  </pic:spPr>
                </pic:pic>
              </a:graphicData>
            </a:graphic>
            <wp14:sizeRelH relativeFrom="margin">
              <wp14:pctWidth>0</wp14:pctWidth>
            </wp14:sizeRelH>
            <wp14:sizeRelV relativeFrom="margin">
              <wp14:pctHeight>0</wp14:pctHeight>
            </wp14:sizeRelV>
          </wp:anchor>
        </w:drawing>
      </w:r>
    </w:p>
    <w:p w:rsidR="006701E1" w:rsidRDefault="006701E1" w:rsidP="006701E1">
      <w:pPr>
        <w:pStyle w:val="ListParagraph"/>
        <w:rPr>
          <w:rFonts w:ascii="Arial" w:hAnsi="Arial" w:cs="Arial"/>
          <w:sz w:val="28"/>
          <w:szCs w:val="28"/>
        </w:rPr>
      </w:pPr>
      <w:bookmarkStart w:id="63" w:name="_GoBack"/>
      <w:bookmarkEnd w:id="63"/>
      <w:r w:rsidRPr="00B244F3">
        <w:rPr>
          <w:rFonts w:ascii="Arial" w:hAnsi="Arial" w:cs="Arial"/>
          <w:sz w:val="28"/>
          <w:szCs w:val="28"/>
        </w:rPr>
        <w:t>- Các thành phần trong giao diện:</w:t>
      </w:r>
    </w:p>
    <w:p w:rsidR="006701E1" w:rsidRDefault="006701E1" w:rsidP="006701E1">
      <w:pPr>
        <w:pStyle w:val="ListParagraph"/>
        <w:rPr>
          <w:rFonts w:ascii="Arial" w:hAnsi="Arial" w:cs="Arial"/>
          <w:sz w:val="32"/>
          <w:szCs w:val="28"/>
        </w:rPr>
      </w:pPr>
    </w:p>
    <w:tbl>
      <w:tblPr>
        <w:tblStyle w:val="TableGrid"/>
        <w:tblW w:w="9355" w:type="dxa"/>
        <w:tblLook w:val="04A0" w:firstRow="1" w:lastRow="0" w:firstColumn="1" w:lastColumn="0" w:noHBand="0" w:noVBand="1"/>
      </w:tblPr>
      <w:tblGrid>
        <w:gridCol w:w="875"/>
        <w:gridCol w:w="1721"/>
        <w:gridCol w:w="1899"/>
        <w:gridCol w:w="4860"/>
      </w:tblGrid>
      <w:tr w:rsidR="006701E1" w:rsidRPr="00B244F3" w:rsidTr="007C6303">
        <w:trPr>
          <w:trHeight w:val="961"/>
        </w:trPr>
        <w:tc>
          <w:tcPr>
            <w:tcW w:w="875" w:type="dxa"/>
            <w:shd w:val="clear" w:color="auto" w:fill="BDD6EE" w:themeFill="accent1" w:themeFillTint="66"/>
          </w:tcPr>
          <w:p w:rsidR="006701E1" w:rsidRPr="00B244F3" w:rsidRDefault="006701E1" w:rsidP="007C6303">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7C6303">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7C6303">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7C6303">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7C6303">
        <w:trPr>
          <w:trHeight w:val="331"/>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7C6303">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Hiển thị số dòng hiển thị ở bảng hiển thị danh sách nhà trọ</w:t>
            </w:r>
          </w:p>
        </w:tc>
      </w:tr>
      <w:tr w:rsidR="006701E1" w:rsidRPr="00B244F3" w:rsidTr="007C6303">
        <w:trPr>
          <w:trHeight w:val="331"/>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7C6303">
            <w:pPr>
              <w:pStyle w:val="ListParagraph"/>
              <w:ind w:left="0"/>
              <w:rPr>
                <w:rFonts w:ascii="Arial" w:hAnsi="Arial" w:cs="Arial"/>
                <w:sz w:val="28"/>
                <w:szCs w:val="28"/>
              </w:rPr>
            </w:pP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Nhập thông tim tìm kiếm nhà trọ</w:t>
            </w:r>
          </w:p>
        </w:tc>
      </w:tr>
      <w:tr w:rsidR="006701E1" w:rsidRPr="00B244F3" w:rsidTr="007C6303">
        <w:trPr>
          <w:trHeight w:val="331"/>
        </w:trPr>
        <w:tc>
          <w:tcPr>
            <w:tcW w:w="875" w:type="dxa"/>
          </w:tcPr>
          <w:p w:rsidR="006701E1" w:rsidRPr="004E22B9" w:rsidRDefault="006701E1" w:rsidP="007C6303">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7C6303">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7C6303">
            <w:pPr>
              <w:pStyle w:val="ListParagraph"/>
              <w:ind w:left="0"/>
              <w:rPr>
                <w:rFonts w:ascii="Arial" w:hAnsi="Arial" w:cs="Arial"/>
                <w:sz w:val="28"/>
                <w:szCs w:val="28"/>
              </w:rPr>
            </w:pPr>
          </w:p>
        </w:tc>
        <w:tc>
          <w:tcPr>
            <w:tcW w:w="4860" w:type="dxa"/>
          </w:tcPr>
          <w:p w:rsidR="006701E1" w:rsidRPr="00B244F3" w:rsidRDefault="006701E1" w:rsidP="007C6303">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7C6303">
        <w:trPr>
          <w:trHeight w:val="315"/>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Charcter</w:t>
            </w:r>
          </w:p>
        </w:tc>
        <w:tc>
          <w:tcPr>
            <w:tcW w:w="1899" w:type="dxa"/>
          </w:tcPr>
          <w:p w:rsidR="006701E1" w:rsidRPr="00B244F3" w:rsidRDefault="006701E1" w:rsidP="007C6303">
            <w:pPr>
              <w:pStyle w:val="ListParagraph"/>
              <w:ind w:left="0"/>
              <w:rPr>
                <w:rFonts w:ascii="Arial" w:hAnsi="Arial" w:cs="Arial"/>
                <w:sz w:val="28"/>
                <w:szCs w:val="28"/>
              </w:rPr>
            </w:pP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Hiển thị tên nhà trọ</w:t>
            </w:r>
          </w:p>
        </w:tc>
      </w:tr>
      <w:tr w:rsidR="006701E1" w:rsidRPr="00B244F3" w:rsidTr="007C6303">
        <w:trPr>
          <w:trHeight w:val="315"/>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7C6303">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7C6303">
            <w:pPr>
              <w:pStyle w:val="ListParagraph"/>
              <w:ind w:left="0"/>
              <w:rPr>
                <w:rFonts w:ascii="Arial" w:hAnsi="Arial" w:cs="Arial"/>
                <w:sz w:val="28"/>
                <w:szCs w:val="28"/>
              </w:rPr>
            </w:pPr>
          </w:p>
        </w:tc>
        <w:tc>
          <w:tcPr>
            <w:tcW w:w="4860" w:type="dxa"/>
          </w:tcPr>
          <w:p w:rsidR="006701E1" w:rsidRPr="00B244F3" w:rsidRDefault="006701E1" w:rsidP="007C6303">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7C6303">
        <w:trPr>
          <w:trHeight w:val="646"/>
        </w:trPr>
        <w:tc>
          <w:tcPr>
            <w:tcW w:w="875" w:type="dxa"/>
          </w:tcPr>
          <w:p w:rsidR="006701E1" w:rsidRPr="00661FF8" w:rsidRDefault="006701E1" w:rsidP="007C6303">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7C6303">
            <w:pPr>
              <w:pStyle w:val="ListParagraph"/>
              <w:ind w:left="0"/>
              <w:rPr>
                <w:rFonts w:ascii="Arial" w:hAnsi="Arial" w:cs="Arial"/>
                <w:sz w:val="28"/>
                <w:szCs w:val="28"/>
              </w:rPr>
            </w:pP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7C6303">
        <w:trPr>
          <w:trHeight w:val="315"/>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7C6303">
            <w:pPr>
              <w:pStyle w:val="ListParagraph"/>
              <w:ind w:left="0"/>
              <w:rPr>
                <w:rFonts w:ascii="Arial" w:hAnsi="Arial" w:cs="Arial"/>
                <w:sz w:val="28"/>
                <w:szCs w:val="28"/>
              </w:rPr>
            </w:pP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Hiển thị địa chỉ nhà trọ</w:t>
            </w:r>
          </w:p>
        </w:tc>
      </w:tr>
      <w:tr w:rsidR="006701E1" w:rsidRPr="00B244F3" w:rsidTr="007C6303">
        <w:trPr>
          <w:trHeight w:val="315"/>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8</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7C6303">
            <w:pPr>
              <w:pStyle w:val="ListParagraph"/>
              <w:ind w:left="0"/>
              <w:rPr>
                <w:rFonts w:ascii="Arial" w:hAnsi="Arial" w:cs="Arial"/>
                <w:sz w:val="28"/>
                <w:szCs w:val="28"/>
              </w:rPr>
            </w:pP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Hiển thị số phóng của nhà trọ</w:t>
            </w:r>
          </w:p>
        </w:tc>
      </w:tr>
      <w:tr w:rsidR="006701E1" w:rsidRPr="00B244F3" w:rsidTr="007C6303">
        <w:trPr>
          <w:trHeight w:val="315"/>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9</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7C6303">
            <w:pPr>
              <w:pStyle w:val="ListParagraph"/>
              <w:ind w:left="0"/>
              <w:rPr>
                <w:rFonts w:ascii="Arial" w:hAnsi="Arial" w:cs="Arial"/>
                <w:sz w:val="28"/>
                <w:szCs w:val="28"/>
              </w:rPr>
            </w:pP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Hiển thị giá thuê phóng của nhà trọ</w:t>
            </w:r>
          </w:p>
        </w:tc>
      </w:tr>
      <w:tr w:rsidR="006701E1" w:rsidRPr="00B244F3" w:rsidTr="007C6303">
        <w:trPr>
          <w:trHeight w:val="331"/>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10</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7C6303">
            <w:pPr>
              <w:pStyle w:val="ListParagraph"/>
              <w:ind w:left="0"/>
              <w:rPr>
                <w:rFonts w:ascii="Arial" w:hAnsi="Arial" w:cs="Arial"/>
                <w:sz w:val="28"/>
                <w:szCs w:val="28"/>
              </w:rPr>
            </w:pP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Hiển thị các mô tả tổng quan về nhà trọ.</w:t>
            </w:r>
          </w:p>
        </w:tc>
      </w:tr>
      <w:tr w:rsidR="006701E1" w:rsidRPr="00B244F3" w:rsidTr="007C6303">
        <w:trPr>
          <w:trHeight w:val="315"/>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11</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7C6303">
            <w:pPr>
              <w:pStyle w:val="ListParagraph"/>
              <w:ind w:left="0"/>
              <w:rPr>
                <w:rFonts w:ascii="Arial" w:hAnsi="Arial" w:cs="Arial"/>
                <w:sz w:val="28"/>
                <w:szCs w:val="28"/>
              </w:rPr>
            </w:pPr>
          </w:p>
        </w:tc>
        <w:tc>
          <w:tcPr>
            <w:tcW w:w="4860" w:type="dxa"/>
          </w:tcPr>
          <w:p w:rsidR="006701E1" w:rsidRPr="004E22B9" w:rsidRDefault="006701E1" w:rsidP="007C6303">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7C6303">
        <w:trPr>
          <w:trHeight w:val="315"/>
        </w:trPr>
        <w:tc>
          <w:tcPr>
            <w:tcW w:w="875" w:type="dxa"/>
          </w:tcPr>
          <w:p w:rsidR="006701E1" w:rsidRPr="004E22B9" w:rsidRDefault="006701E1" w:rsidP="007C6303">
            <w:pPr>
              <w:pStyle w:val="ListParagraph"/>
              <w:ind w:left="0"/>
              <w:rPr>
                <w:rFonts w:ascii="Arial" w:hAnsi="Arial" w:cs="Arial"/>
                <w:sz w:val="28"/>
                <w:szCs w:val="28"/>
              </w:rPr>
            </w:pPr>
            <w:r>
              <w:rPr>
                <w:rFonts w:ascii="Arial" w:hAnsi="Arial" w:cs="Arial"/>
                <w:sz w:val="28"/>
                <w:szCs w:val="28"/>
              </w:rPr>
              <w:t>12</w:t>
            </w:r>
          </w:p>
        </w:tc>
        <w:tc>
          <w:tcPr>
            <w:tcW w:w="1721" w:type="dxa"/>
          </w:tcPr>
          <w:p w:rsidR="006701E1" w:rsidRPr="004E22B9" w:rsidRDefault="006701E1" w:rsidP="007C6303">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7C6303">
            <w:pPr>
              <w:pStyle w:val="ListParagraph"/>
              <w:ind w:left="0"/>
              <w:rPr>
                <w:rFonts w:ascii="Arial" w:hAnsi="Arial" w:cs="Arial"/>
                <w:sz w:val="28"/>
                <w:szCs w:val="28"/>
                <w:lang w:val="fr-FR"/>
              </w:rPr>
            </w:pPr>
          </w:p>
        </w:tc>
        <w:tc>
          <w:tcPr>
            <w:tcW w:w="4860" w:type="dxa"/>
          </w:tcPr>
          <w:p w:rsidR="006701E1" w:rsidRPr="004E22B9" w:rsidRDefault="006701E1" w:rsidP="007C6303">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6701E1" w:rsidRDefault="006701E1" w:rsidP="006701E1">
      <w:pPr>
        <w:rPr>
          <w:rFonts w:ascii="Arial" w:hAnsi="Arial" w:cs="Arial"/>
          <w:sz w:val="32"/>
          <w:szCs w:val="28"/>
        </w:rPr>
      </w:pPr>
    </w:p>
    <w:p w:rsidR="006701E1" w:rsidRPr="00495CFF" w:rsidRDefault="006701E1" w:rsidP="006701E1">
      <w:pPr>
        <w:pStyle w:val="ListParagraph"/>
        <w:rPr>
          <w:rFonts w:ascii="Arial" w:hAnsi="Arial" w:cs="Arial"/>
          <w:sz w:val="28"/>
          <w:szCs w:val="28"/>
          <w:lang w:val="en-US"/>
        </w:rPr>
      </w:pPr>
      <w:r>
        <w:rPr>
          <w:rFonts w:ascii="Arial" w:hAnsi="Arial" w:cs="Arial"/>
          <w:sz w:val="28"/>
          <w:szCs w:val="28"/>
          <w:lang w:val="en-US"/>
        </w:rPr>
        <w:t>Xử lý</w:t>
      </w:r>
    </w:p>
    <w:p w:rsidR="006701E1" w:rsidRDefault="00541ADE" w:rsidP="006701E1">
      <w:pPr>
        <w:pStyle w:val="ListParagraph"/>
        <w:rPr>
          <w:rFonts w:ascii="Arial" w:hAnsi="Arial" w:cs="Arial"/>
          <w:sz w:val="28"/>
          <w:szCs w:val="28"/>
        </w:rPr>
      </w:pPr>
      <w:r>
        <w:rPr>
          <w:rFonts w:ascii="Arial" w:hAnsi="Arial" w:cs="Arial"/>
          <w:noProof/>
          <w:sz w:val="28"/>
          <w:szCs w:val="28"/>
          <w:lang w:eastAsia="vi-VN"/>
        </w:rPr>
        <w:drawing>
          <wp:anchor distT="0" distB="0" distL="114300" distR="114300" simplePos="0" relativeHeight="251648512" behindDoc="0" locked="0" layoutInCell="1" allowOverlap="1" wp14:anchorId="681DD5F5" wp14:editId="5BA5F3CA">
            <wp:simplePos x="0" y="0"/>
            <wp:positionH relativeFrom="column">
              <wp:posOffset>682625</wp:posOffset>
            </wp:positionH>
            <wp:positionV relativeFrom="paragraph">
              <wp:posOffset>12065</wp:posOffset>
            </wp:positionV>
            <wp:extent cx="4176395" cy="53035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33">
                      <a:extLst>
                        <a:ext uri="{28A0092B-C50C-407E-A947-70E740481C1C}">
                          <a14:useLocalDpi xmlns:a14="http://schemas.microsoft.com/office/drawing/2010/main" val="0"/>
                        </a:ext>
                      </a:extLst>
                    </a:blip>
                    <a:stretch>
                      <a:fillRect/>
                    </a:stretch>
                  </pic:blipFill>
                  <pic:spPr>
                    <a:xfrm>
                      <a:off x="0" y="0"/>
                      <a:ext cx="4176395" cy="5303520"/>
                    </a:xfrm>
                    <a:prstGeom prst="rect">
                      <a:avLst/>
                    </a:prstGeom>
                  </pic:spPr>
                </pic:pic>
              </a:graphicData>
            </a:graphic>
            <wp14:sizeRelH relativeFrom="margin">
              <wp14:pctWidth>0</wp14:pctWidth>
            </wp14:sizeRelH>
            <wp14:sizeRelV relativeFrom="margin">
              <wp14:pctHeight>0</wp14:pctHeight>
            </wp14:sizeRelV>
          </wp:anchor>
        </w:drawing>
      </w:r>
    </w:p>
    <w:p w:rsidR="006701E1" w:rsidRDefault="006701E1" w:rsidP="006701E1"/>
    <w:p w:rsidR="00C11D55" w:rsidRPr="005F0E63" w:rsidRDefault="00C11D55" w:rsidP="006701E1">
      <w:pPr>
        <w:pStyle w:val="ListParagraph"/>
        <w:rPr>
          <w:rFonts w:ascii="Times New Roman" w:hAnsi="Times New Roman" w:cs="Times New Roman"/>
          <w:sz w:val="28"/>
          <w:szCs w:val="28"/>
        </w:rPr>
      </w:pPr>
    </w:p>
    <w:p w:rsidR="00C11D55" w:rsidRPr="005F0E63" w:rsidRDefault="00C11D55" w:rsidP="00890005">
      <w:pPr>
        <w:pStyle w:val="ListParagraph"/>
        <w:outlineLvl w:val="1"/>
        <w:rPr>
          <w:ins w:id="64" w:author="theirs" w:date="2014-09-10T22:51:00Z"/>
          <w:rFonts w:ascii="Times New Roman" w:hAnsi="Times New Roman" w:cs="Times New Roman"/>
          <w:b/>
          <w:sz w:val="28"/>
          <w:szCs w:val="28"/>
        </w:rPr>
      </w:pPr>
    </w:p>
    <w:p w:rsidR="008A13D7" w:rsidRPr="007B48C3" w:rsidRDefault="00671085" w:rsidP="008A13D7">
      <w:pPr>
        <w:pStyle w:val="ListParagraph"/>
        <w:outlineLvl w:val="1"/>
        <w:rPr>
          <w:rFonts w:ascii="Times New Roman" w:hAnsi="Times New Roman" w:cs="Times New Roman"/>
          <w:b/>
          <w:sz w:val="28"/>
          <w:szCs w:val="28"/>
        </w:rPr>
      </w:pPr>
      <w:bookmarkStart w:id="65" w:name="_Toc398323448"/>
      <w:r w:rsidRPr="005F0E63">
        <w:rPr>
          <w:rFonts w:ascii="Times New Roman" w:hAnsi="Times New Roman" w:cs="Times New Roman"/>
          <w:b/>
          <w:sz w:val="28"/>
          <w:szCs w:val="28"/>
        </w:rPr>
        <w:t>5.10</w:t>
      </w:r>
      <w:r w:rsidRPr="005F0E63">
        <w:rPr>
          <w:rFonts w:ascii="Times New Roman" w:hAnsi="Times New Roman" w:cs="Times New Roman"/>
          <w:b/>
          <w:sz w:val="28"/>
          <w:szCs w:val="28"/>
        </w:rPr>
        <w:tab/>
        <w:t xml:space="preserve">Chức năng </w:t>
      </w:r>
      <w:bookmarkEnd w:id="65"/>
      <w:r w:rsidR="006A57A6" w:rsidRPr="005F0E63">
        <w:rPr>
          <w:rFonts w:ascii="Times New Roman" w:hAnsi="Times New Roman" w:cs="Times New Roman"/>
          <w:b/>
          <w:sz w:val="28"/>
          <w:szCs w:val="28"/>
        </w:rPr>
        <w:t>quản lý người dùng</w:t>
      </w:r>
    </w:p>
    <w:p w:rsidR="007F740A" w:rsidRPr="007B48C3" w:rsidRDefault="007F740A" w:rsidP="008A13D7">
      <w:pPr>
        <w:pStyle w:val="ListParagraph"/>
        <w:outlineLvl w:val="1"/>
        <w:rPr>
          <w:ins w:id="66" w:author="theirs" w:date="2014-09-10T22:51:00Z"/>
          <w:rFonts w:ascii="Times New Roman" w:hAnsi="Times New Roman" w:cs="Times New Roman"/>
          <w:b/>
          <w:sz w:val="28"/>
          <w:szCs w:val="28"/>
        </w:rPr>
      </w:pPr>
    </w:p>
    <w:p w:rsidR="008A13D7" w:rsidRPr="007B48C3" w:rsidRDefault="00671085" w:rsidP="008A13D7">
      <w:pPr>
        <w:pStyle w:val="ListParagraph"/>
        <w:outlineLvl w:val="1"/>
        <w:rPr>
          <w:ins w:id="67" w:author="theirs" w:date="2014-09-10T22:51:00Z"/>
          <w:rFonts w:ascii="Times New Roman" w:hAnsi="Times New Roman" w:cs="Times New Roman"/>
          <w:b/>
          <w:sz w:val="28"/>
          <w:szCs w:val="28"/>
        </w:rPr>
      </w:pPr>
      <w:bookmarkStart w:id="68" w:name="_Toc398323449"/>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68"/>
    </w:p>
    <w:p w:rsidR="00ED67D6" w:rsidRPr="007B48C3" w:rsidRDefault="00671085" w:rsidP="00890005">
      <w:pPr>
        <w:pStyle w:val="ListParagraph"/>
        <w:outlineLvl w:val="1"/>
        <w:rPr>
          <w:ins w:id="69" w:author="ChiTam" w:date="2014-09-10T22:51:00Z"/>
          <w:rFonts w:ascii="Times New Roman" w:hAnsi="Times New Roman" w:cs="Times New Roman"/>
          <w:b/>
          <w:sz w:val="28"/>
          <w:szCs w:val="28"/>
        </w:rPr>
      </w:pPr>
      <w:bookmarkStart w:id="70" w:name="_Toc398323450"/>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70"/>
      <w:r w:rsidR="004D5AAE" w:rsidRPr="005F0E63">
        <w:rPr>
          <w:rFonts w:ascii="Times New Roman" w:hAnsi="Times New Roman" w:cs="Times New Roman"/>
          <w:b/>
          <w:sz w:val="28"/>
          <w:szCs w:val="28"/>
        </w:rPr>
        <w:t>quản lý bình luận</w:t>
      </w:r>
      <w:r w:rsidR="00F72F1D" w:rsidRPr="007B48C3">
        <w:rPr>
          <w:rFonts w:ascii="Times New Roman" w:hAnsi="Times New Roman" w:cs="Times New Roman"/>
          <w:b/>
          <w:sz w:val="28"/>
          <w:szCs w:val="28"/>
        </w:rPr>
        <w:t xml:space="preserve"> </w:t>
      </w:r>
    </w:p>
    <w:p w:rsidR="00671085" w:rsidRPr="005F0E63" w:rsidRDefault="00241EA4">
      <w:pPr>
        <w:pStyle w:val="ListParagraph"/>
        <w:outlineLvl w:val="1"/>
        <w:rPr>
          <w:rFonts w:ascii="Times New Roman" w:hAnsi="Times New Roman" w:cs="Times New Roman"/>
          <w:b/>
          <w:sz w:val="28"/>
          <w:szCs w:val="28"/>
        </w:rPr>
        <w:pPrChange w:id="71" w:author="theirs" w:date="2014-09-10T22:51:00Z">
          <w:pPr>
            <w:pStyle w:val="ListParagraph"/>
          </w:pPr>
        </w:pPrChange>
      </w:pPr>
      <w:bookmarkStart w:id="72" w:name="_Toc398323453"/>
      <w:r w:rsidRPr="005F0E63">
        <w:rPr>
          <w:rFonts w:ascii="Times New Roman" w:hAnsi="Times New Roman" w:cs="Times New Roman"/>
          <w:b/>
          <w:sz w:val="28"/>
          <w:szCs w:val="28"/>
        </w:rPr>
        <w:t>5.13</w:t>
      </w:r>
      <w:r w:rsidR="00671085" w:rsidRPr="005F0E63">
        <w:rPr>
          <w:rFonts w:ascii="Times New Roman" w:hAnsi="Times New Roman" w:cs="Times New Roman"/>
          <w:b/>
          <w:sz w:val="28"/>
          <w:szCs w:val="28"/>
        </w:rPr>
        <w:tab/>
        <w:t xml:space="preserve">Chức năng quản lý </w:t>
      </w:r>
      <w:bookmarkEnd w:id="72"/>
      <w:r w:rsidR="00890005" w:rsidRPr="005F0E63">
        <w:rPr>
          <w:rFonts w:ascii="Times New Roman" w:hAnsi="Times New Roman" w:cs="Times New Roman"/>
          <w:b/>
          <w:sz w:val="28"/>
          <w:szCs w:val="28"/>
        </w:rPr>
        <w:t>đăng tin</w:t>
      </w:r>
    </w:p>
    <w:p w:rsidR="006C4228" w:rsidRPr="005F0E63" w:rsidRDefault="00241EA4" w:rsidP="006C4228">
      <w:pPr>
        <w:pStyle w:val="ListParagraph"/>
        <w:outlineLvl w:val="1"/>
        <w:rPr>
          <w:rFonts w:ascii="Times New Roman" w:hAnsi="Times New Roman" w:cs="Times New Roman"/>
          <w:b/>
          <w:sz w:val="28"/>
          <w:szCs w:val="28"/>
        </w:rPr>
      </w:pPr>
      <w:r w:rsidRPr="005F0E63">
        <w:rPr>
          <w:rFonts w:ascii="Times New Roman" w:hAnsi="Times New Roman" w:cs="Times New Roman"/>
          <w:b/>
          <w:sz w:val="28"/>
          <w:szCs w:val="28"/>
        </w:rPr>
        <w:lastRenderedPageBreak/>
        <w:t>5.14</w:t>
      </w:r>
      <w:r w:rsidR="006C4228" w:rsidRPr="005F0E63">
        <w:rPr>
          <w:rFonts w:ascii="Times New Roman" w:hAnsi="Times New Roman" w:cs="Times New Roman"/>
          <w:b/>
          <w:sz w:val="28"/>
          <w:szCs w:val="28"/>
        </w:rPr>
        <w:t xml:space="preserve"> Chức năng đăng tin</w:t>
      </w:r>
    </w:p>
    <w:p w:rsidR="00D87B69" w:rsidRPr="007B48C3" w:rsidRDefault="005E3B29" w:rsidP="006C4228">
      <w:pPr>
        <w:pStyle w:val="ListParagraph"/>
        <w:outlineLvl w:val="1"/>
        <w:rPr>
          <w:rFonts w:ascii="Times New Roman" w:hAnsi="Times New Roman" w:cs="Times New Roman"/>
          <w:b/>
          <w:sz w:val="28"/>
          <w:szCs w:val="28"/>
        </w:rPr>
      </w:pPr>
      <w:r w:rsidRPr="005F0E63">
        <w:rPr>
          <w:rFonts w:ascii="Times New Roman" w:hAnsi="Times New Roman" w:cs="Times New Roman"/>
          <w:b/>
          <w:sz w:val="28"/>
          <w:szCs w:val="28"/>
        </w:rPr>
        <w:t>5.15</w:t>
      </w:r>
      <w:r w:rsidR="00D87B69" w:rsidRPr="005F0E63">
        <w:rPr>
          <w:rFonts w:ascii="Times New Roman" w:hAnsi="Times New Roman" w:cs="Times New Roman"/>
          <w:b/>
          <w:sz w:val="28"/>
          <w:szCs w:val="28"/>
        </w:rPr>
        <w:t xml:space="preserve"> Cập nhật thông tin cá nhân</w:t>
      </w: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sz w:val="28"/>
          <w:szCs w:val="28"/>
        </w:rPr>
        <w:t>Mục đích:  Giúp cho người dùng có thể thay đổi thông tin cá nhân và lưu vào hệ thống.</w:t>
      </w:r>
    </w:p>
    <w:p w:rsidR="00E26208" w:rsidRPr="005F0E63" w:rsidRDefault="00E26208" w:rsidP="00E26208">
      <w:pPr>
        <w:rPr>
          <w:rFonts w:ascii="Times New Roman" w:hAnsi="Times New Roman" w:cs="Times New Roman"/>
          <w:sz w:val="28"/>
          <w:szCs w:val="28"/>
        </w:rPr>
      </w:pP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sz w:val="28"/>
          <w:szCs w:val="28"/>
        </w:rPr>
        <w:t>Giao diện:</w:t>
      </w:r>
    </w:p>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sz w:val="28"/>
          <w:szCs w:val="28"/>
        </w:rPr>
        <w:t xml:space="preserve"> </w:t>
      </w:r>
      <w:r w:rsidRPr="005F0E63">
        <w:rPr>
          <w:rFonts w:ascii="Times New Roman" w:hAnsi="Times New Roman" w:cs="Times New Roman"/>
          <w:sz w:val="28"/>
          <w:szCs w:val="28"/>
        </w:rPr>
        <w:tab/>
        <w:t xml:space="preserve">+ Thông tin cá nhân: </w:t>
      </w: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noProof/>
          <w:sz w:val="28"/>
          <w:szCs w:val="28"/>
          <w:lang w:eastAsia="vi-VN"/>
        </w:rPr>
        <w:drawing>
          <wp:inline distT="0" distB="0" distL="0" distR="0" wp14:anchorId="77716AFC" wp14:editId="55224D64">
            <wp:extent cx="5011420" cy="2861945"/>
            <wp:effectExtent l="0" t="0" r="0" b="0"/>
            <wp:docPr id="24" name="Picture 24" descr="C:\Users\Windows\AppData\Local\Microsoft\Windows\INetCache\Content.Word\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AppData\Local\Microsoft\Windows\INetCache\Content.Word\thongti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1420" cy="2861945"/>
                    </a:xfrm>
                    <a:prstGeom prst="rect">
                      <a:avLst/>
                    </a:prstGeom>
                    <a:noFill/>
                    <a:ln>
                      <a:noFill/>
                    </a:ln>
                  </pic:spPr>
                </pic:pic>
              </a:graphicData>
            </a:graphic>
          </wp:inline>
        </w:drawing>
      </w:r>
    </w:p>
    <w:p w:rsidR="00E26208" w:rsidRPr="005F0E63" w:rsidRDefault="00E26208" w:rsidP="00E26208">
      <w:pPr>
        <w:rPr>
          <w:rFonts w:ascii="Times New Roman" w:hAnsi="Times New Roman" w:cs="Times New Roman"/>
          <w:sz w:val="28"/>
          <w:szCs w:val="28"/>
        </w:rPr>
      </w:pPr>
    </w:p>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Các thành phần trong giao diện:</w:t>
      </w:r>
    </w:p>
    <w:tbl>
      <w:tblPr>
        <w:tblStyle w:val="TableGrid"/>
        <w:tblW w:w="9900" w:type="dxa"/>
        <w:tblInd w:w="265" w:type="dxa"/>
        <w:tblLook w:val="04A0" w:firstRow="1" w:lastRow="0" w:firstColumn="1" w:lastColumn="0" w:noHBand="0" w:noVBand="1"/>
      </w:tblPr>
      <w:tblGrid>
        <w:gridCol w:w="3776"/>
        <w:gridCol w:w="1431"/>
        <w:gridCol w:w="1182"/>
        <w:gridCol w:w="3511"/>
      </w:tblGrid>
      <w:tr w:rsidR="00E26208" w:rsidRPr="005F0E63" w:rsidTr="00D85AD0">
        <w:tc>
          <w:tcPr>
            <w:tcW w:w="3776" w:type="dxa"/>
            <w:shd w:val="clear" w:color="auto" w:fill="9CC2E5" w:themeFill="accent1" w:themeFillTint="99"/>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431" w:type="dxa"/>
            <w:shd w:val="clear" w:color="auto" w:fill="9CC2E5" w:themeFill="accent1" w:themeFillTint="99"/>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182" w:type="dxa"/>
            <w:shd w:val="clear" w:color="auto" w:fill="9CC2E5" w:themeFill="accent1" w:themeFillTint="99"/>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3511" w:type="dxa"/>
            <w:shd w:val="clear" w:color="auto" w:fill="9CC2E5" w:themeFill="accent1" w:themeFillTint="99"/>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w:t>
            </w:r>
          </w:p>
        </w:tc>
        <w:tc>
          <w:tcPr>
            <w:tcW w:w="1431"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7B48C3" w:rsidRDefault="00E26208" w:rsidP="00D85AD0">
            <w:pPr>
              <w:pStyle w:val="ListParagraph"/>
              <w:ind w:left="0"/>
              <w:rPr>
                <w:rFonts w:ascii="Times New Roman" w:hAnsi="Times New Roman" w:cs="Times New Roman"/>
                <w:sz w:val="28"/>
                <w:szCs w:val="28"/>
              </w:rPr>
            </w:pPr>
            <w:r w:rsidRPr="007B48C3">
              <w:rPr>
                <w:rFonts w:ascii="Times New Roman" w:hAnsi="Times New Roman" w:cs="Times New Roman"/>
                <w:sz w:val="28"/>
                <w:szCs w:val="28"/>
              </w:rPr>
              <w:t>Tên người dùng đã đăng nhập vào hệ thống</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143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Character</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7B48C3" w:rsidRDefault="00E26208" w:rsidP="00D85AD0">
            <w:pPr>
              <w:pStyle w:val="ListParagraph"/>
              <w:ind w:left="0"/>
              <w:rPr>
                <w:rFonts w:ascii="Times New Roman" w:hAnsi="Times New Roman" w:cs="Times New Roman"/>
                <w:sz w:val="28"/>
                <w:szCs w:val="28"/>
              </w:rPr>
            </w:pPr>
            <w:r w:rsidRPr="007B48C3">
              <w:rPr>
                <w:rFonts w:ascii="Times New Roman" w:hAnsi="Times New Roman" w:cs="Times New Roman"/>
                <w:sz w:val="28"/>
                <w:szCs w:val="28"/>
              </w:rPr>
              <w:t>Ngày người dùng tạo tài khoản</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lang w:val="en-US"/>
              </w:rPr>
              <w:t>3</w:t>
            </w:r>
          </w:p>
        </w:tc>
        <w:tc>
          <w:tcPr>
            <w:tcW w:w="143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thị thông tin cá nhân của người dùng</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4</w:t>
            </w:r>
          </w:p>
        </w:tc>
        <w:tc>
          <w:tcPr>
            <w:tcW w:w="143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Trang hiển </w:t>
            </w:r>
            <w:r w:rsidRPr="005F0E63">
              <w:rPr>
                <w:rFonts w:ascii="Times New Roman" w:hAnsi="Times New Roman" w:cs="Times New Roman"/>
                <w:sz w:val="28"/>
                <w:szCs w:val="28"/>
                <w:lang w:val="en-US"/>
              </w:rPr>
              <w:t>thông tin nhà trọ</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1431"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7B48C3" w:rsidRDefault="00E26208" w:rsidP="00D85AD0">
            <w:pPr>
              <w:pStyle w:val="ListParagraph"/>
              <w:ind w:left="0"/>
              <w:rPr>
                <w:rFonts w:ascii="Times New Roman" w:hAnsi="Times New Roman" w:cs="Times New Roman"/>
                <w:sz w:val="28"/>
                <w:szCs w:val="28"/>
              </w:rPr>
            </w:pPr>
            <w:r w:rsidRPr="007B48C3">
              <w:rPr>
                <w:rFonts w:ascii="Times New Roman" w:hAnsi="Times New Roman" w:cs="Times New Roman"/>
                <w:sz w:val="28"/>
                <w:szCs w:val="28"/>
              </w:rPr>
              <w:t xml:space="preserve">Thông tin cá nhân của người </w:t>
            </w:r>
            <w:r w:rsidRPr="007B48C3">
              <w:rPr>
                <w:rFonts w:ascii="Times New Roman" w:hAnsi="Times New Roman" w:cs="Times New Roman"/>
                <w:sz w:val="28"/>
                <w:szCs w:val="28"/>
              </w:rPr>
              <w:lastRenderedPageBreak/>
              <w:t>dùng</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lastRenderedPageBreak/>
              <w:t>6</w:t>
            </w:r>
          </w:p>
        </w:tc>
        <w:tc>
          <w:tcPr>
            <w:tcW w:w="143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nhấn vào button “thay đổi thông tin cá nhân”, hệ thống sẽ chuyển sang trang cập nhật thông tin cho người dùng.</w:t>
            </w:r>
          </w:p>
        </w:tc>
      </w:tr>
    </w:tbl>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Thay đổi thông tin cá nhân:</w:t>
      </w: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noProof/>
          <w:sz w:val="28"/>
          <w:szCs w:val="28"/>
          <w:lang w:eastAsia="vi-VN"/>
        </w:rPr>
        <w:drawing>
          <wp:inline distT="0" distB="0" distL="0" distR="0" wp14:anchorId="1FFFDB4F" wp14:editId="358D2158">
            <wp:extent cx="5943600" cy="3642516"/>
            <wp:effectExtent l="0" t="0" r="0" b="0"/>
            <wp:docPr id="23" name="Picture 23" descr="C:\Users\Windows\Desktop\thongtincanh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thongtincanhn_new.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42516"/>
                    </a:xfrm>
                    <a:prstGeom prst="rect">
                      <a:avLst/>
                    </a:prstGeom>
                    <a:noFill/>
                    <a:ln>
                      <a:noFill/>
                    </a:ln>
                  </pic:spPr>
                </pic:pic>
              </a:graphicData>
            </a:graphic>
          </wp:inline>
        </w:drawing>
      </w: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900" w:type="dxa"/>
        <w:tblInd w:w="265" w:type="dxa"/>
        <w:tblLook w:val="04A0" w:firstRow="1" w:lastRow="0" w:firstColumn="1" w:lastColumn="0" w:noHBand="0" w:noVBand="1"/>
      </w:tblPr>
      <w:tblGrid>
        <w:gridCol w:w="1544"/>
        <w:gridCol w:w="3648"/>
        <w:gridCol w:w="1260"/>
        <w:gridCol w:w="3448"/>
        <w:tblGridChange w:id="73">
          <w:tblGrid>
            <w:gridCol w:w="1544"/>
            <w:gridCol w:w="2194"/>
            <w:gridCol w:w="1446"/>
            <w:gridCol w:w="8"/>
            <w:gridCol w:w="1253"/>
            <w:gridCol w:w="7"/>
            <w:gridCol w:w="3448"/>
          </w:tblGrid>
        </w:tblGridChange>
      </w:tblGrid>
      <w:tr w:rsidR="00E26208" w:rsidRPr="005F0E63" w:rsidTr="003E7DC6">
        <w:trPr>
          <w:ins w:id="74" w:author="mine" w:date="2014-09-10T22:51:00Z"/>
        </w:trPr>
        <w:tc>
          <w:tcPr>
            <w:tcW w:w="1544" w:type="dxa"/>
            <w:shd w:val="clear" w:color="auto" w:fill="9CC2E5" w:themeFill="accent1" w:themeFillTint="99"/>
          </w:tcPr>
          <w:p w:rsidR="00E26208" w:rsidRPr="005F0E63" w:rsidRDefault="00E26208" w:rsidP="00D85AD0">
            <w:pPr>
              <w:pStyle w:val="ListParagraph"/>
              <w:ind w:left="0"/>
              <w:jc w:val="center"/>
              <w:rPr>
                <w:ins w:id="75" w:author="mine" w:date="2014-09-10T22:51:00Z"/>
                <w:rFonts w:ascii="Times New Roman" w:hAnsi="Times New Roman" w:cs="Times New Roman"/>
                <w:sz w:val="28"/>
                <w:szCs w:val="28"/>
              </w:rPr>
            </w:pPr>
            <w:ins w:id="76" w:author="mine" w:date="2014-09-10T22:51:00Z">
              <w:r w:rsidRPr="005F0E63">
                <w:rPr>
                  <w:rFonts w:ascii="Times New Roman" w:hAnsi="Times New Roman" w:cs="Times New Roman"/>
                  <w:sz w:val="28"/>
                  <w:szCs w:val="28"/>
                </w:rPr>
                <w:t>Tên thành phần</w:t>
              </w:r>
            </w:ins>
          </w:p>
        </w:tc>
        <w:tc>
          <w:tcPr>
            <w:tcW w:w="3648" w:type="dxa"/>
            <w:shd w:val="clear" w:color="auto" w:fill="9CC2E5" w:themeFill="accent1" w:themeFillTint="99"/>
          </w:tcPr>
          <w:p w:rsidR="00E26208" w:rsidRPr="005F0E63" w:rsidRDefault="00E26208" w:rsidP="00D85AD0">
            <w:pPr>
              <w:pStyle w:val="ListParagraph"/>
              <w:ind w:left="0"/>
              <w:jc w:val="center"/>
              <w:rPr>
                <w:ins w:id="77" w:author="mine" w:date="2014-09-10T22:51:00Z"/>
                <w:rFonts w:ascii="Times New Roman" w:hAnsi="Times New Roman" w:cs="Times New Roman"/>
                <w:sz w:val="28"/>
                <w:szCs w:val="28"/>
              </w:rPr>
            </w:pPr>
            <w:ins w:id="78" w:author="mine" w:date="2014-09-10T22:51:00Z">
              <w:r w:rsidRPr="005F0E63">
                <w:rPr>
                  <w:rFonts w:ascii="Times New Roman" w:hAnsi="Times New Roman" w:cs="Times New Roman"/>
                  <w:sz w:val="28"/>
                  <w:szCs w:val="28"/>
                </w:rPr>
                <w:t>Loại điều khiển</w:t>
              </w:r>
            </w:ins>
          </w:p>
        </w:tc>
        <w:tc>
          <w:tcPr>
            <w:tcW w:w="1260" w:type="dxa"/>
            <w:shd w:val="clear" w:color="auto" w:fill="9CC2E5" w:themeFill="accent1" w:themeFillTint="99"/>
          </w:tcPr>
          <w:p w:rsidR="00E26208" w:rsidRPr="005F0E63" w:rsidRDefault="00E26208" w:rsidP="00D85AD0">
            <w:pPr>
              <w:pStyle w:val="ListParagraph"/>
              <w:ind w:left="0"/>
              <w:jc w:val="center"/>
              <w:rPr>
                <w:ins w:id="79" w:author="mine" w:date="2014-09-10T22:51:00Z"/>
                <w:rFonts w:ascii="Times New Roman" w:hAnsi="Times New Roman" w:cs="Times New Roman"/>
                <w:sz w:val="28"/>
                <w:szCs w:val="28"/>
              </w:rPr>
            </w:pPr>
            <w:ins w:id="80"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E26208" w:rsidRPr="005F0E63" w:rsidRDefault="00E26208" w:rsidP="00D85AD0">
            <w:pPr>
              <w:pStyle w:val="ListParagraph"/>
              <w:ind w:left="0"/>
              <w:jc w:val="center"/>
              <w:rPr>
                <w:ins w:id="81" w:author="mine" w:date="2014-09-10T22:51:00Z"/>
                <w:rFonts w:ascii="Times New Roman" w:hAnsi="Times New Roman" w:cs="Times New Roman"/>
                <w:sz w:val="28"/>
                <w:szCs w:val="28"/>
              </w:rPr>
            </w:pPr>
            <w:ins w:id="82" w:author="mine" w:date="2014-09-10T22:51:00Z">
              <w:r w:rsidRPr="005F0E63">
                <w:rPr>
                  <w:rFonts w:ascii="Times New Roman" w:hAnsi="Times New Roman" w:cs="Times New Roman"/>
                  <w:sz w:val="28"/>
                  <w:szCs w:val="28"/>
                </w:rPr>
                <w:t>Ghi chú</w:t>
              </w:r>
            </w:ins>
          </w:p>
        </w:tc>
      </w:tr>
      <w:tr w:rsidR="00E26208" w:rsidRPr="005F0E63" w:rsidTr="003E7DC6">
        <w:tblPrEx>
          <w:tblW w:w="9900" w:type="dxa"/>
          <w:tblInd w:w="265" w:type="dxa"/>
          <w:tblPrExChange w:id="83" w:author="mine" w:date="2014-09-10T22:51:00Z">
            <w:tblPrEx>
              <w:tblW w:w="9900" w:type="dxa"/>
              <w:tblInd w:w="265" w:type="dxa"/>
            </w:tblPrEx>
          </w:tblPrExChange>
        </w:tblPrEx>
        <w:tc>
          <w:tcPr>
            <w:tcW w:w="1544" w:type="dxa"/>
            <w:tcPrChange w:id="84" w:author="mine" w:date="2014-09-10T22:51:00Z">
              <w:tcPr>
                <w:tcW w:w="3980" w:type="dxa"/>
                <w:gridSpan w:val="2"/>
              </w:tcPr>
            </w:tcPrChange>
          </w:tcPr>
          <w:p w:rsidR="00E26208" w:rsidRPr="005F0E63" w:rsidRDefault="00E26208" w:rsidP="003E7DC6">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noProof/>
                <w:sz w:val="28"/>
                <w:szCs w:val="28"/>
                <w:lang w:val="en-US"/>
              </w:rPr>
              <w:t>1</w:t>
            </w:r>
          </w:p>
        </w:tc>
        <w:tc>
          <w:tcPr>
            <w:tcW w:w="3648" w:type="dxa"/>
            <w:tcPrChange w:id="85"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86"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87"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E26208" w:rsidRPr="005F0E63" w:rsidTr="003E7DC6">
        <w:tblPrEx>
          <w:tblW w:w="9900" w:type="dxa"/>
          <w:tblInd w:w="265" w:type="dxa"/>
          <w:tblPrExChange w:id="88" w:author="mine" w:date="2014-09-10T22:51:00Z">
            <w:tblPrEx>
              <w:tblW w:w="9900" w:type="dxa"/>
              <w:tblInd w:w="265" w:type="dxa"/>
            </w:tblPrEx>
          </w:tblPrExChange>
        </w:tblPrEx>
        <w:tc>
          <w:tcPr>
            <w:tcW w:w="1544" w:type="dxa"/>
            <w:tcPrChange w:id="89" w:author="mine" w:date="2014-09-10T22:51:00Z">
              <w:tcPr>
                <w:tcW w:w="3980" w:type="dxa"/>
                <w:gridSpan w:val="2"/>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3648" w:type="dxa"/>
            <w:tcPrChange w:id="90"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91"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92"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E26208" w:rsidRPr="005F0E63" w:rsidTr="003E7DC6">
        <w:tblPrEx>
          <w:tblW w:w="9900" w:type="dxa"/>
          <w:tblInd w:w="265" w:type="dxa"/>
          <w:tblPrExChange w:id="93" w:author="mine" w:date="2014-09-10T22:51:00Z">
            <w:tblPrEx>
              <w:tblW w:w="9900" w:type="dxa"/>
              <w:tblInd w:w="265" w:type="dxa"/>
            </w:tblPrEx>
          </w:tblPrExChange>
        </w:tblPrEx>
        <w:tc>
          <w:tcPr>
            <w:tcW w:w="1544" w:type="dxa"/>
            <w:tcPrChange w:id="94" w:author="mine" w:date="2014-09-10T22:51:00Z">
              <w:tcPr>
                <w:tcW w:w="3980" w:type="dxa"/>
                <w:gridSpan w:val="2"/>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3</w:t>
            </w:r>
          </w:p>
        </w:tc>
        <w:tc>
          <w:tcPr>
            <w:tcW w:w="3648" w:type="dxa"/>
            <w:tcPrChange w:id="95"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96"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97"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E26208" w:rsidRPr="005F0E63" w:rsidTr="003E7DC6">
        <w:tblPrEx>
          <w:tblW w:w="9900" w:type="dxa"/>
          <w:tblInd w:w="265" w:type="dxa"/>
          <w:tblPrExChange w:id="98" w:author="mine" w:date="2014-09-10T22:51:00Z">
            <w:tblPrEx>
              <w:tblW w:w="9900" w:type="dxa"/>
              <w:tblInd w:w="265" w:type="dxa"/>
            </w:tblPrEx>
          </w:tblPrExChange>
        </w:tblPrEx>
        <w:tc>
          <w:tcPr>
            <w:tcW w:w="1544" w:type="dxa"/>
            <w:tcPrChange w:id="99" w:author="mine" w:date="2014-09-10T22:51:00Z">
              <w:tcPr>
                <w:tcW w:w="3980" w:type="dxa"/>
                <w:gridSpan w:val="2"/>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4</w:t>
            </w:r>
          </w:p>
        </w:tc>
        <w:tc>
          <w:tcPr>
            <w:tcW w:w="3648" w:type="dxa"/>
            <w:tcPrChange w:id="100"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01"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02"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E26208" w:rsidRPr="005F0E63" w:rsidTr="003E7DC6">
        <w:tblPrEx>
          <w:tblW w:w="9900" w:type="dxa"/>
          <w:tblInd w:w="265" w:type="dxa"/>
          <w:tblPrExChange w:id="103" w:author="mine" w:date="2014-09-10T22:51:00Z">
            <w:tblPrEx>
              <w:tblW w:w="9900" w:type="dxa"/>
              <w:tblInd w:w="265" w:type="dxa"/>
            </w:tblPrEx>
          </w:tblPrExChange>
        </w:tblPrEx>
        <w:tc>
          <w:tcPr>
            <w:tcW w:w="1544" w:type="dxa"/>
            <w:tcPrChange w:id="104" w:author="mine" w:date="2014-09-10T22:51:00Z">
              <w:tcPr>
                <w:tcW w:w="3980" w:type="dxa"/>
                <w:gridSpan w:val="2"/>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3648" w:type="dxa"/>
            <w:tcPrChange w:id="105"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06"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07"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Khi người dùng nhấn vào, hệ thống hiện hộp thoại thay </w:t>
            </w:r>
            <w:r w:rsidRPr="005F0E63">
              <w:rPr>
                <w:rFonts w:ascii="Times New Roman" w:hAnsi="Times New Roman" w:cs="Times New Roman"/>
                <w:sz w:val="28"/>
                <w:szCs w:val="28"/>
              </w:rPr>
              <w:lastRenderedPageBreak/>
              <w:t>đổi mật khẩu cho người dùng</w:t>
            </w:r>
          </w:p>
        </w:tc>
      </w:tr>
      <w:tr w:rsidR="00E26208" w:rsidRPr="005F0E63" w:rsidTr="003E7DC6">
        <w:tblPrEx>
          <w:tblW w:w="9900" w:type="dxa"/>
          <w:tblInd w:w="265" w:type="dxa"/>
          <w:tblPrExChange w:id="108" w:author="mine" w:date="2014-09-10T22:51:00Z">
            <w:tblPrEx>
              <w:tblW w:w="9900" w:type="dxa"/>
              <w:tblInd w:w="265" w:type="dxa"/>
            </w:tblPrEx>
          </w:tblPrExChange>
        </w:tblPrEx>
        <w:tc>
          <w:tcPr>
            <w:tcW w:w="1544" w:type="dxa"/>
            <w:tcPrChange w:id="109" w:author="mine" w:date="2014-09-10T22:51:00Z">
              <w:tcPr>
                <w:tcW w:w="3980" w:type="dxa"/>
                <w:gridSpan w:val="2"/>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lastRenderedPageBreak/>
              <w:t>6</w:t>
            </w:r>
          </w:p>
        </w:tc>
        <w:tc>
          <w:tcPr>
            <w:tcW w:w="3648" w:type="dxa"/>
            <w:tcPrChange w:id="110"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1260" w:type="dxa"/>
            <w:tcPrChange w:id="111"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12"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giới tính của mình</w:t>
            </w:r>
          </w:p>
        </w:tc>
      </w:tr>
      <w:tr w:rsidR="00E26208" w:rsidRPr="005F0E63" w:rsidTr="003E7DC6">
        <w:tblPrEx>
          <w:tblW w:w="9900" w:type="dxa"/>
          <w:tblInd w:w="265" w:type="dxa"/>
          <w:tblPrExChange w:id="113" w:author="mine" w:date="2014-09-10T22:51:00Z">
            <w:tblPrEx>
              <w:tblW w:w="9900" w:type="dxa"/>
              <w:tblInd w:w="265" w:type="dxa"/>
            </w:tblPrEx>
          </w:tblPrExChange>
        </w:tblPrEx>
        <w:tc>
          <w:tcPr>
            <w:tcW w:w="1544" w:type="dxa"/>
            <w:tcPrChange w:id="114" w:author="mine" w:date="2014-09-10T22:51:00Z">
              <w:tcPr>
                <w:tcW w:w="3980" w:type="dxa"/>
                <w:gridSpan w:val="2"/>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7</w:t>
            </w:r>
          </w:p>
        </w:tc>
        <w:tc>
          <w:tcPr>
            <w:tcW w:w="3648" w:type="dxa"/>
            <w:tcPrChange w:id="115"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Combobox</w:t>
            </w:r>
          </w:p>
        </w:tc>
        <w:tc>
          <w:tcPr>
            <w:tcW w:w="1260" w:type="dxa"/>
            <w:tcPrChange w:id="116"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17"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ngày sinh</w:t>
            </w:r>
          </w:p>
        </w:tc>
      </w:tr>
      <w:tr w:rsidR="00E26208" w:rsidRPr="005F0E63" w:rsidTr="003E7DC6">
        <w:tc>
          <w:tcPr>
            <w:tcW w:w="1544" w:type="dxa"/>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8</w:t>
            </w:r>
          </w:p>
        </w:tc>
        <w:tc>
          <w:tcPr>
            <w:tcW w:w="3648"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Textbox</w:t>
            </w:r>
          </w:p>
        </w:tc>
        <w:tc>
          <w:tcPr>
            <w:tcW w:w="1260" w:type="dxa"/>
          </w:tcPr>
          <w:p w:rsidR="00E26208" w:rsidRPr="005F0E63" w:rsidRDefault="00E26208" w:rsidP="00D85AD0">
            <w:pPr>
              <w:pStyle w:val="ListParagraph"/>
              <w:ind w:left="0"/>
              <w:rPr>
                <w:rFonts w:ascii="Times New Roman" w:hAnsi="Times New Roman" w:cs="Times New Roman"/>
                <w:sz w:val="28"/>
                <w:szCs w:val="28"/>
              </w:rPr>
            </w:pPr>
          </w:p>
        </w:tc>
        <w:tc>
          <w:tcPr>
            <w:tcW w:w="3448" w:type="dxa"/>
          </w:tcPr>
          <w:p w:rsidR="00E26208" w:rsidRPr="007B48C3" w:rsidRDefault="00E26208" w:rsidP="00D85AD0">
            <w:pPr>
              <w:pStyle w:val="ListParagraph"/>
              <w:ind w:left="0"/>
              <w:rPr>
                <w:rFonts w:ascii="Times New Roman" w:hAnsi="Times New Roman" w:cs="Times New Roman"/>
                <w:sz w:val="28"/>
                <w:szCs w:val="28"/>
              </w:rPr>
            </w:pPr>
            <w:r w:rsidRPr="007B48C3">
              <w:rPr>
                <w:rFonts w:ascii="Times New Roman" w:hAnsi="Times New Roman" w:cs="Times New Roman"/>
                <w:sz w:val="28"/>
                <w:szCs w:val="28"/>
              </w:rPr>
              <w:t>Số chứng minh nhân dân của người dùng</w:t>
            </w:r>
          </w:p>
        </w:tc>
      </w:tr>
      <w:tr w:rsidR="00E26208" w:rsidRPr="005F0E63" w:rsidTr="003E7DC6">
        <w:tblPrEx>
          <w:tblW w:w="9900" w:type="dxa"/>
          <w:tblInd w:w="265" w:type="dxa"/>
          <w:tblPrExChange w:id="118" w:author="mine" w:date="2014-09-10T22:51:00Z">
            <w:tblPrEx>
              <w:tblW w:w="9900" w:type="dxa"/>
              <w:tblInd w:w="265" w:type="dxa"/>
            </w:tblPrEx>
          </w:tblPrExChange>
        </w:tblPrEx>
        <w:tc>
          <w:tcPr>
            <w:tcW w:w="1544" w:type="dxa"/>
            <w:tcPrChange w:id="119" w:author="mine" w:date="2014-09-10T22:51:00Z">
              <w:tcPr>
                <w:tcW w:w="3980" w:type="dxa"/>
                <w:gridSpan w:val="2"/>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9</w:t>
            </w:r>
          </w:p>
        </w:tc>
        <w:tc>
          <w:tcPr>
            <w:tcW w:w="3648" w:type="dxa"/>
            <w:tcPrChange w:id="120"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21"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22"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E26208" w:rsidRPr="005F0E63" w:rsidTr="003E7DC6">
        <w:tblPrEx>
          <w:tblW w:w="9900" w:type="dxa"/>
          <w:tblInd w:w="265" w:type="dxa"/>
          <w:tblPrExChange w:id="123" w:author="mine" w:date="2014-09-10T22:51:00Z">
            <w:tblPrEx>
              <w:tblW w:w="9900" w:type="dxa"/>
              <w:tblInd w:w="265" w:type="dxa"/>
            </w:tblPrEx>
          </w:tblPrExChange>
        </w:tblPrEx>
        <w:tc>
          <w:tcPr>
            <w:tcW w:w="1544" w:type="dxa"/>
            <w:tcPrChange w:id="124" w:author="mine" w:date="2014-09-10T22:51:00Z">
              <w:tcPr>
                <w:tcW w:w="3980" w:type="dxa"/>
                <w:gridSpan w:val="2"/>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10</w:t>
            </w:r>
          </w:p>
        </w:tc>
        <w:tc>
          <w:tcPr>
            <w:tcW w:w="3648" w:type="dxa"/>
            <w:tcPrChange w:id="125"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26"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27"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hình ảnh đại diện và tải lên hệ thống.</w:t>
            </w:r>
          </w:p>
        </w:tc>
      </w:tr>
      <w:tr w:rsidR="00E26208" w:rsidRPr="005F0E63" w:rsidTr="003E7DC6">
        <w:tc>
          <w:tcPr>
            <w:tcW w:w="1544" w:type="dxa"/>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11</w:t>
            </w:r>
          </w:p>
        </w:tc>
        <w:tc>
          <w:tcPr>
            <w:tcW w:w="3648"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
          <w:p w:rsidR="00E26208" w:rsidRPr="005F0E63" w:rsidRDefault="00E26208" w:rsidP="00D85AD0">
            <w:pPr>
              <w:pStyle w:val="ListParagraph"/>
              <w:ind w:left="0"/>
              <w:rPr>
                <w:rFonts w:ascii="Times New Roman" w:hAnsi="Times New Roman" w:cs="Times New Roman"/>
                <w:sz w:val="28"/>
                <w:szCs w:val="28"/>
              </w:rPr>
            </w:pPr>
          </w:p>
        </w:tc>
        <w:tc>
          <w:tcPr>
            <w:tcW w:w="3448" w:type="dxa"/>
          </w:tcPr>
          <w:p w:rsidR="00E26208" w:rsidRPr="007B48C3" w:rsidRDefault="00E26208" w:rsidP="00D85AD0">
            <w:pPr>
              <w:pStyle w:val="ListParagraph"/>
              <w:ind w:left="0"/>
              <w:rPr>
                <w:rFonts w:ascii="Times New Roman" w:hAnsi="Times New Roman" w:cs="Times New Roman"/>
                <w:sz w:val="28"/>
                <w:szCs w:val="28"/>
              </w:rPr>
            </w:pPr>
            <w:r w:rsidRPr="007B48C3">
              <w:rPr>
                <w:rFonts w:ascii="Times New Roman" w:hAnsi="Times New Roman" w:cs="Times New Roman"/>
                <w:sz w:val="28"/>
                <w:szCs w:val="28"/>
              </w:rPr>
              <w:t>Người dùng chọn để về hình ảnh mặc định</w:t>
            </w:r>
          </w:p>
        </w:tc>
      </w:tr>
      <w:tr w:rsidR="00E26208" w:rsidRPr="005F0E63" w:rsidTr="003E7DC6">
        <w:tblPrEx>
          <w:tblW w:w="9900" w:type="dxa"/>
          <w:tblInd w:w="265" w:type="dxa"/>
          <w:tblPrExChange w:id="128" w:author="mine" w:date="2014-09-10T22:51:00Z">
            <w:tblPrEx>
              <w:tblW w:w="9900" w:type="dxa"/>
              <w:tblInd w:w="265" w:type="dxa"/>
            </w:tblPrEx>
          </w:tblPrExChange>
        </w:tblPrEx>
        <w:tc>
          <w:tcPr>
            <w:tcW w:w="1544" w:type="dxa"/>
            <w:vAlign w:val="center"/>
            <w:tcPrChange w:id="129" w:author="mine" w:date="2014-09-10T22:51:00Z">
              <w:tcPr>
                <w:tcW w:w="3980" w:type="dxa"/>
                <w:gridSpan w:val="2"/>
                <w:vAlign w:val="center"/>
              </w:tcPr>
            </w:tcPrChange>
          </w:tcPr>
          <w:p w:rsidR="00E26208" w:rsidRPr="005F0E63" w:rsidRDefault="00E26208" w:rsidP="003E7DC6">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12</w:t>
            </w:r>
          </w:p>
        </w:tc>
        <w:tc>
          <w:tcPr>
            <w:tcW w:w="3648" w:type="dxa"/>
            <w:tcPrChange w:id="130"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31"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32"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E26208" w:rsidRPr="005F0E63" w:rsidTr="003E7DC6">
        <w:tblPrEx>
          <w:tblW w:w="9900" w:type="dxa"/>
          <w:tblInd w:w="265" w:type="dxa"/>
          <w:tblPrExChange w:id="133" w:author="mine" w:date="2014-09-10T22:51:00Z">
            <w:tblPrEx>
              <w:tblW w:w="9900" w:type="dxa"/>
              <w:tblInd w:w="265" w:type="dxa"/>
            </w:tblPrEx>
          </w:tblPrExChange>
        </w:tblPrEx>
        <w:tc>
          <w:tcPr>
            <w:tcW w:w="1544" w:type="dxa"/>
            <w:vAlign w:val="center"/>
            <w:tcPrChange w:id="134" w:author="mine" w:date="2014-09-10T22:51:00Z">
              <w:tcPr>
                <w:tcW w:w="3980" w:type="dxa"/>
                <w:gridSpan w:val="2"/>
                <w:vAlign w:val="center"/>
              </w:tcPr>
            </w:tcPrChange>
          </w:tcPr>
          <w:p w:rsidR="00E26208" w:rsidRPr="005F0E63" w:rsidRDefault="00E26208" w:rsidP="003E7DC6">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13</w:t>
            </w:r>
          </w:p>
        </w:tc>
        <w:tc>
          <w:tcPr>
            <w:tcW w:w="3648" w:type="dxa"/>
            <w:tcPrChange w:id="135"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36"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37"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E26208" w:rsidRPr="005F0E63" w:rsidRDefault="00E26208" w:rsidP="00E26208">
      <w:pPr>
        <w:rPr>
          <w:rFonts w:ascii="Times New Roman" w:hAnsi="Times New Roman" w:cs="Times New Roman"/>
          <w:sz w:val="28"/>
          <w:szCs w:val="28"/>
        </w:rPr>
      </w:pPr>
    </w:p>
    <w:p w:rsidR="00E26208" w:rsidRPr="005F0E63" w:rsidRDefault="00E26208" w:rsidP="00E26208">
      <w:pPr>
        <w:pStyle w:val="ListParagraph"/>
        <w:rPr>
          <w:rFonts w:ascii="Times New Roman" w:hAnsi="Times New Roman" w:cs="Times New Roman"/>
          <w:sz w:val="28"/>
          <w:szCs w:val="28"/>
        </w:rPr>
      </w:pPr>
      <w:r w:rsidRPr="005F0E63">
        <w:rPr>
          <w:rFonts w:ascii="Times New Roman" w:hAnsi="Times New Roman" w:cs="Times New Roman"/>
          <w:sz w:val="28"/>
          <w:szCs w:val="28"/>
        </w:rPr>
        <w:t>- Dữ liệu được sử dụng:</w:t>
      </w:r>
    </w:p>
    <w:p w:rsidR="00E26208" w:rsidRPr="005F0E63" w:rsidRDefault="00E26208" w:rsidP="00E26208">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E26208" w:rsidRPr="005F0E63" w:rsidTr="00D85AD0">
        <w:tc>
          <w:tcPr>
            <w:tcW w:w="895" w:type="dxa"/>
            <w:vMerge w:val="restart"/>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E26208" w:rsidRPr="005F0E63" w:rsidTr="00D85AD0">
        <w:tc>
          <w:tcPr>
            <w:tcW w:w="895" w:type="dxa"/>
            <w:vMerge/>
          </w:tcPr>
          <w:p w:rsidR="00E26208" w:rsidRPr="005F0E63" w:rsidRDefault="00E26208" w:rsidP="00D85AD0">
            <w:pPr>
              <w:pStyle w:val="ListParagraph"/>
              <w:ind w:left="0"/>
              <w:rPr>
                <w:rFonts w:ascii="Times New Roman" w:hAnsi="Times New Roman" w:cs="Times New Roman"/>
                <w:sz w:val="28"/>
                <w:szCs w:val="28"/>
              </w:rPr>
            </w:pPr>
          </w:p>
        </w:tc>
        <w:tc>
          <w:tcPr>
            <w:tcW w:w="1981" w:type="dxa"/>
            <w:vMerge/>
          </w:tcPr>
          <w:p w:rsidR="00E26208" w:rsidRPr="005F0E63" w:rsidRDefault="00E26208" w:rsidP="00D85AD0">
            <w:pPr>
              <w:pStyle w:val="ListParagraph"/>
              <w:ind w:left="0"/>
              <w:rPr>
                <w:rFonts w:ascii="Times New Roman" w:hAnsi="Times New Roman" w:cs="Times New Roman"/>
                <w:sz w:val="28"/>
                <w:szCs w:val="28"/>
              </w:rPr>
            </w:pPr>
          </w:p>
        </w:tc>
        <w:tc>
          <w:tcPr>
            <w:tcW w:w="1438"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E26208" w:rsidRPr="005F0E63" w:rsidTr="00D85AD0">
        <w:tc>
          <w:tcPr>
            <w:tcW w:w="895"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E26208" w:rsidRPr="005F0E63" w:rsidRDefault="00E26208" w:rsidP="00D85AD0">
            <w:pPr>
              <w:pStyle w:val="ListParagraph"/>
              <w:ind w:left="0"/>
              <w:rPr>
                <w:rFonts w:ascii="Times New Roman" w:hAnsi="Times New Roman" w:cs="Times New Roman"/>
                <w:sz w:val="28"/>
                <w:szCs w:val="28"/>
              </w:rPr>
            </w:pPr>
          </w:p>
        </w:tc>
        <w:tc>
          <w:tcPr>
            <w:tcW w:w="1438"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X </w:t>
            </w:r>
          </w:p>
        </w:tc>
        <w:tc>
          <w:tcPr>
            <w:tcW w:w="1439" w:type="dxa"/>
          </w:tcPr>
          <w:p w:rsidR="00E26208" w:rsidRPr="005F0E63" w:rsidRDefault="00E26208" w:rsidP="00D85AD0">
            <w:pPr>
              <w:pStyle w:val="ListParagraph"/>
              <w:ind w:left="0"/>
              <w:rPr>
                <w:rFonts w:ascii="Times New Roman" w:hAnsi="Times New Roman" w:cs="Times New Roman"/>
                <w:sz w:val="28"/>
                <w:szCs w:val="28"/>
              </w:rPr>
            </w:pPr>
          </w:p>
        </w:tc>
        <w:tc>
          <w:tcPr>
            <w:tcW w:w="1439"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E26208" w:rsidRPr="005F0E63" w:rsidRDefault="00E26208" w:rsidP="00E26208">
      <w:pPr>
        <w:rPr>
          <w:rFonts w:ascii="Times New Roman" w:hAnsi="Times New Roman" w:cs="Times New Roman"/>
          <w:sz w:val="28"/>
          <w:szCs w:val="28"/>
        </w:rPr>
      </w:pPr>
    </w:p>
    <w:p w:rsidR="00E26208" w:rsidRPr="005F0E63" w:rsidRDefault="00E26208" w:rsidP="00E26208">
      <w:pPr>
        <w:pStyle w:val="ListParagraph"/>
        <w:rPr>
          <w:rFonts w:ascii="Times New Roman" w:hAnsi="Times New Roman" w:cs="Times New Roman"/>
          <w:sz w:val="28"/>
          <w:szCs w:val="28"/>
        </w:rPr>
      </w:pPr>
      <w:r w:rsidRPr="005F0E63">
        <w:rPr>
          <w:rFonts w:ascii="Times New Roman" w:hAnsi="Times New Roman" w:cs="Times New Roman"/>
          <w:sz w:val="28"/>
          <w:szCs w:val="28"/>
        </w:rPr>
        <w:t>- Xử lý: sơ đồ sau cho thấy hoạt động cập nhật thông tin cá nhân của người dùng</w:t>
      </w:r>
    </w:p>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lang w:eastAsia="vi-VN"/>
        </w:rPr>
        <w:lastRenderedPageBreak/>
        <w:drawing>
          <wp:inline distT="0" distB="0" distL="0" distR="0" wp14:anchorId="0244F6ED" wp14:editId="2AC1A04A">
            <wp:extent cx="5067300" cy="598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36">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E26208" w:rsidRPr="005F0E63" w:rsidRDefault="00E26208" w:rsidP="006C4228">
      <w:pPr>
        <w:pStyle w:val="ListParagraph"/>
        <w:outlineLvl w:val="1"/>
        <w:rPr>
          <w:rFonts w:ascii="Times New Roman" w:hAnsi="Times New Roman" w:cs="Times New Roman"/>
          <w:b/>
          <w:sz w:val="28"/>
          <w:szCs w:val="28"/>
          <w:lang w:val="en-US"/>
        </w:rPr>
      </w:pPr>
    </w:p>
    <w:p w:rsidR="00F118F8" w:rsidRPr="005F0E63" w:rsidRDefault="00F118F8" w:rsidP="00671085">
      <w:pPr>
        <w:pStyle w:val="ListParagraph"/>
        <w:rPr>
          <w:rFonts w:ascii="Times New Roman" w:hAnsi="Times New Roman" w:cs="Times New Roman"/>
          <w:b/>
          <w:sz w:val="28"/>
          <w:szCs w:val="28"/>
        </w:rPr>
      </w:pPr>
    </w:p>
    <w:p w:rsidR="004629DE" w:rsidRPr="005F0E63" w:rsidRDefault="004629DE" w:rsidP="00473199">
      <w:pPr>
        <w:pStyle w:val="ListParagraph"/>
        <w:rPr>
          <w:rFonts w:ascii="Times New Roman" w:hAnsi="Times New Roman" w:cs="Times New Roman"/>
          <w:sz w:val="28"/>
          <w:szCs w:val="28"/>
        </w:rPr>
      </w:pPr>
    </w:p>
    <w:p w:rsidR="00030A86" w:rsidRPr="005F0E63" w:rsidRDefault="00030A86" w:rsidP="005F6A5B">
      <w:pPr>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38" w:author="theirs" w:date="2014-09-10T22:51:00Z">
          <w:pPr>
            <w:pStyle w:val="ListParagraph"/>
            <w:numPr>
              <w:numId w:val="1"/>
            </w:numPr>
            <w:ind w:hanging="360"/>
          </w:pPr>
        </w:pPrChange>
      </w:pPr>
      <w:bookmarkStart w:id="139" w:name="_Toc398323458"/>
      <w:r w:rsidRPr="005F0E63">
        <w:rPr>
          <w:rFonts w:ascii="Times New Roman" w:hAnsi="Times New Roman" w:cs="Times New Roman"/>
          <w:b/>
          <w:sz w:val="28"/>
          <w:szCs w:val="28"/>
        </w:rPr>
        <w:t>Bảng tham khảo tới các yêu cầu</w:t>
      </w:r>
      <w:bookmarkEnd w:id="139"/>
    </w:p>
    <w:tbl>
      <w:tblPr>
        <w:tblStyle w:val="TableGrid"/>
        <w:tblW w:w="0" w:type="auto"/>
        <w:tblInd w:w="720" w:type="dxa"/>
        <w:tblLook w:val="04A0" w:firstRow="1" w:lastRow="0" w:firstColumn="1" w:lastColumn="0" w:noHBand="0" w:noVBand="1"/>
      </w:tblPr>
      <w:tblGrid>
        <w:gridCol w:w="4424"/>
        <w:gridCol w:w="4432"/>
      </w:tblGrid>
      <w:tr w:rsidR="00DF1683" w:rsidRPr="005F0E63" w:rsidTr="00DF1683">
        <w:tc>
          <w:tcPr>
            <w:tcW w:w="4675" w:type="dxa"/>
          </w:tcPr>
          <w:p w:rsidR="00DF1683" w:rsidRPr="005F0E63" w:rsidRDefault="00DF1683"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4675" w:type="dxa"/>
          </w:tcPr>
          <w:p w:rsidR="00DF1683"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REQ01</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REQ02</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Đăng ký</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REQ03</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Yêu cầu lấy mật khẩu</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REQ04</w:t>
            </w:r>
          </w:p>
        </w:tc>
      </w:tr>
      <w:tr w:rsidR="0030459B" w:rsidRPr="005F0E63" w:rsidTr="00DF1683">
        <w:tc>
          <w:tcPr>
            <w:tcW w:w="4675"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Đổi mật khẩu</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REQ04</w:t>
            </w:r>
          </w:p>
        </w:tc>
      </w:tr>
      <w:tr w:rsidR="0030459B" w:rsidRPr="005F0E63" w:rsidTr="00DF1683">
        <w:tc>
          <w:tcPr>
            <w:tcW w:w="4675"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Xem thông tin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REQ06</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Tìm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REQ07</w:t>
            </w:r>
          </w:p>
        </w:tc>
      </w:tr>
      <w:tr w:rsidR="0030459B" w:rsidRPr="005F0E63" w:rsidTr="00DF1683">
        <w:tc>
          <w:tcPr>
            <w:tcW w:w="4675" w:type="dxa"/>
          </w:tcPr>
          <w:p w:rsidR="0030459B" w:rsidRPr="007B48C3" w:rsidRDefault="00F33807" w:rsidP="00DF1683">
            <w:pPr>
              <w:pStyle w:val="ListParagraph"/>
              <w:ind w:left="0"/>
              <w:rPr>
                <w:rFonts w:ascii="Times New Roman" w:hAnsi="Times New Roman" w:cs="Times New Roman"/>
                <w:sz w:val="28"/>
                <w:szCs w:val="28"/>
              </w:rPr>
            </w:pPr>
            <w:r w:rsidRPr="007B48C3">
              <w:rPr>
                <w:rFonts w:ascii="Times New Roman" w:hAnsi="Times New Roman" w:cs="Times New Roman"/>
                <w:sz w:val="28"/>
                <w:szCs w:val="28"/>
              </w:rPr>
              <w:t>Cập nhật thông tin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REQ08</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danh sách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REQ09</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người dùng</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REQ10</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Bình luận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REQ11</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bình luận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REQ12</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đăng tin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REQ13</w:t>
            </w:r>
          </w:p>
        </w:tc>
      </w:tr>
      <w:tr w:rsidR="0030459B" w:rsidRPr="005F0E63" w:rsidTr="00DF1683">
        <w:tc>
          <w:tcPr>
            <w:tcW w:w="4675" w:type="dxa"/>
          </w:tcPr>
          <w:p w:rsidR="0030459B" w:rsidRPr="005F0E63" w:rsidRDefault="00AE2FC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Đăng tin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REQ14</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thông báo</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REQ15</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nhà sản xuất</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REQ16</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đơn hàng</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REQ17</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bình luận</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REQ18</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Thống kê</w:t>
            </w:r>
          </w:p>
        </w:tc>
        <w:tc>
          <w:tcPr>
            <w:tcW w:w="4675" w:type="dxa"/>
          </w:tcPr>
          <w:p w:rsidR="0030459B" w:rsidRPr="005F0E63" w:rsidRDefault="008A7BAE"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REQ19</w:t>
            </w:r>
          </w:p>
        </w:tc>
      </w:tr>
    </w:tbl>
    <w:p w:rsidR="00DF1683" w:rsidRPr="005F0E63" w:rsidRDefault="00DF1683" w:rsidP="00DF1683">
      <w:pPr>
        <w:pStyle w:val="ListParagraph"/>
        <w:rPr>
          <w:rFonts w:ascii="Times New Roman" w:hAnsi="Times New Roman" w:cs="Times New Roman"/>
          <w:b/>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40" w:author="theirs" w:date="2014-09-10T22:51:00Z">
          <w:pPr>
            <w:pStyle w:val="ListParagraph"/>
            <w:numPr>
              <w:numId w:val="1"/>
            </w:numPr>
            <w:ind w:hanging="360"/>
          </w:pPr>
        </w:pPrChange>
      </w:pPr>
      <w:bookmarkStart w:id="141" w:name="_Toc398323459"/>
      <w:r w:rsidRPr="005F0E63">
        <w:rPr>
          <w:rFonts w:ascii="Times New Roman" w:hAnsi="Times New Roman" w:cs="Times New Roman"/>
          <w:b/>
          <w:sz w:val="28"/>
          <w:szCs w:val="28"/>
        </w:rPr>
        <w:t>Các phụ lục</w:t>
      </w:r>
      <w:bookmarkEnd w:id="141"/>
    </w:p>
    <w:sectPr w:rsidR="0050610C" w:rsidRPr="005F0E63" w:rsidSect="00E361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A3"/>
    <w:family w:val="swiss"/>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A3"/>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A965769"/>
    <w:multiLevelType w:val="hybridMultilevel"/>
    <w:tmpl w:val="914237FA"/>
    <w:lvl w:ilvl="0" w:tplc="D564FA4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FD1C30"/>
    <w:multiLevelType w:val="hybridMultilevel"/>
    <w:tmpl w:val="4556695E"/>
    <w:lvl w:ilvl="0" w:tplc="3FF890B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1"/>
  </w:num>
  <w:num w:numId="3">
    <w:abstractNumId w:val="14"/>
  </w:num>
  <w:num w:numId="4">
    <w:abstractNumId w:val="4"/>
  </w:num>
  <w:num w:numId="5">
    <w:abstractNumId w:val="0"/>
  </w:num>
  <w:num w:numId="6">
    <w:abstractNumId w:val="10"/>
  </w:num>
  <w:num w:numId="7">
    <w:abstractNumId w:val="12"/>
  </w:num>
  <w:num w:numId="8">
    <w:abstractNumId w:val="9"/>
  </w:num>
  <w:num w:numId="9">
    <w:abstractNumId w:val="5"/>
  </w:num>
  <w:num w:numId="10">
    <w:abstractNumId w:val="5"/>
  </w:num>
  <w:num w:numId="11">
    <w:abstractNumId w:val="8"/>
  </w:num>
  <w:num w:numId="12">
    <w:abstractNumId w:val="8"/>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2"/>
  </w:num>
  <w:num w:numId="16">
    <w:abstractNumId w:val="3"/>
  </w:num>
  <w:num w:numId="17">
    <w:abstractNumId w:val="13"/>
  </w:num>
  <w:num w:numId="18">
    <w:abstractNumId w:val="6"/>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41"/>
    <w:rsid w:val="00030A86"/>
    <w:rsid w:val="0005065F"/>
    <w:rsid w:val="00052688"/>
    <w:rsid w:val="000628D7"/>
    <w:rsid w:val="00082703"/>
    <w:rsid w:val="0009676F"/>
    <w:rsid w:val="000A3793"/>
    <w:rsid w:val="000B14F6"/>
    <w:rsid w:val="000B21B6"/>
    <w:rsid w:val="000B6A8A"/>
    <w:rsid w:val="000D6394"/>
    <w:rsid w:val="000F14F4"/>
    <w:rsid w:val="000F2D85"/>
    <w:rsid w:val="000F551F"/>
    <w:rsid w:val="00110D1B"/>
    <w:rsid w:val="00136B32"/>
    <w:rsid w:val="00175F3A"/>
    <w:rsid w:val="00197663"/>
    <w:rsid w:val="001A188B"/>
    <w:rsid w:val="001A7B10"/>
    <w:rsid w:val="001B41B2"/>
    <w:rsid w:val="001C152C"/>
    <w:rsid w:val="001D3230"/>
    <w:rsid w:val="001F69B5"/>
    <w:rsid w:val="00200E15"/>
    <w:rsid w:val="002063A1"/>
    <w:rsid w:val="00211212"/>
    <w:rsid w:val="002213EE"/>
    <w:rsid w:val="00237D53"/>
    <w:rsid w:val="00241EA4"/>
    <w:rsid w:val="00247CB0"/>
    <w:rsid w:val="00252A54"/>
    <w:rsid w:val="00274150"/>
    <w:rsid w:val="002A47B8"/>
    <w:rsid w:val="002B4F30"/>
    <w:rsid w:val="0030123A"/>
    <w:rsid w:val="00301CE4"/>
    <w:rsid w:val="0030459B"/>
    <w:rsid w:val="003163F1"/>
    <w:rsid w:val="00351901"/>
    <w:rsid w:val="00354963"/>
    <w:rsid w:val="00357B04"/>
    <w:rsid w:val="0038569A"/>
    <w:rsid w:val="003A509D"/>
    <w:rsid w:val="003C5342"/>
    <w:rsid w:val="003C588F"/>
    <w:rsid w:val="003D5E67"/>
    <w:rsid w:val="003E7DC6"/>
    <w:rsid w:val="004306E8"/>
    <w:rsid w:val="004629DE"/>
    <w:rsid w:val="0046387F"/>
    <w:rsid w:val="00473199"/>
    <w:rsid w:val="004744DE"/>
    <w:rsid w:val="004A4F94"/>
    <w:rsid w:val="004A68BB"/>
    <w:rsid w:val="004B3203"/>
    <w:rsid w:val="004B7902"/>
    <w:rsid w:val="004D031E"/>
    <w:rsid w:val="004D560C"/>
    <w:rsid w:val="004D5AAE"/>
    <w:rsid w:val="004F14C6"/>
    <w:rsid w:val="004F655B"/>
    <w:rsid w:val="00503798"/>
    <w:rsid w:val="0050610C"/>
    <w:rsid w:val="00512AAC"/>
    <w:rsid w:val="00541ADE"/>
    <w:rsid w:val="00555CB3"/>
    <w:rsid w:val="00567BF2"/>
    <w:rsid w:val="005754EF"/>
    <w:rsid w:val="005B1C36"/>
    <w:rsid w:val="005B4C14"/>
    <w:rsid w:val="005B4D7B"/>
    <w:rsid w:val="005E3B29"/>
    <w:rsid w:val="005E3C4A"/>
    <w:rsid w:val="005F0E63"/>
    <w:rsid w:val="005F67CD"/>
    <w:rsid w:val="005F6A5B"/>
    <w:rsid w:val="006701E1"/>
    <w:rsid w:val="00670714"/>
    <w:rsid w:val="00671085"/>
    <w:rsid w:val="00673D9F"/>
    <w:rsid w:val="0067408C"/>
    <w:rsid w:val="00687735"/>
    <w:rsid w:val="006954D7"/>
    <w:rsid w:val="006A57A6"/>
    <w:rsid w:val="006C4228"/>
    <w:rsid w:val="006D0C95"/>
    <w:rsid w:val="006F020D"/>
    <w:rsid w:val="0072411B"/>
    <w:rsid w:val="00727CD3"/>
    <w:rsid w:val="00747315"/>
    <w:rsid w:val="007525EC"/>
    <w:rsid w:val="00760A6F"/>
    <w:rsid w:val="00776FD8"/>
    <w:rsid w:val="007851EA"/>
    <w:rsid w:val="007943CC"/>
    <w:rsid w:val="007B21F7"/>
    <w:rsid w:val="007B48C3"/>
    <w:rsid w:val="007B67A5"/>
    <w:rsid w:val="007C4425"/>
    <w:rsid w:val="007D0A69"/>
    <w:rsid w:val="007F740A"/>
    <w:rsid w:val="00813BB2"/>
    <w:rsid w:val="00817D41"/>
    <w:rsid w:val="00850ABF"/>
    <w:rsid w:val="00855036"/>
    <w:rsid w:val="00855DEA"/>
    <w:rsid w:val="008658BA"/>
    <w:rsid w:val="00866A54"/>
    <w:rsid w:val="00883FD5"/>
    <w:rsid w:val="00890005"/>
    <w:rsid w:val="008A13D7"/>
    <w:rsid w:val="008A5215"/>
    <w:rsid w:val="008A73DD"/>
    <w:rsid w:val="008A7BAE"/>
    <w:rsid w:val="008C631D"/>
    <w:rsid w:val="008D6AD8"/>
    <w:rsid w:val="008E4E62"/>
    <w:rsid w:val="008E797F"/>
    <w:rsid w:val="00900D5D"/>
    <w:rsid w:val="00937875"/>
    <w:rsid w:val="0094231A"/>
    <w:rsid w:val="00951538"/>
    <w:rsid w:val="00951590"/>
    <w:rsid w:val="009769B6"/>
    <w:rsid w:val="00980D9D"/>
    <w:rsid w:val="00990D6E"/>
    <w:rsid w:val="009A7E54"/>
    <w:rsid w:val="00A01793"/>
    <w:rsid w:val="00A07E3F"/>
    <w:rsid w:val="00A07F19"/>
    <w:rsid w:val="00A21A5E"/>
    <w:rsid w:val="00A2789F"/>
    <w:rsid w:val="00A3623C"/>
    <w:rsid w:val="00A4079A"/>
    <w:rsid w:val="00A61C16"/>
    <w:rsid w:val="00A64D7E"/>
    <w:rsid w:val="00A75C04"/>
    <w:rsid w:val="00A76FFA"/>
    <w:rsid w:val="00AC30F5"/>
    <w:rsid w:val="00AE2F11"/>
    <w:rsid w:val="00AE2FC7"/>
    <w:rsid w:val="00AF031C"/>
    <w:rsid w:val="00AF1030"/>
    <w:rsid w:val="00B03F26"/>
    <w:rsid w:val="00B22B51"/>
    <w:rsid w:val="00B30106"/>
    <w:rsid w:val="00B402FF"/>
    <w:rsid w:val="00B958A8"/>
    <w:rsid w:val="00BA3269"/>
    <w:rsid w:val="00BA56BA"/>
    <w:rsid w:val="00BB0225"/>
    <w:rsid w:val="00BB1AFA"/>
    <w:rsid w:val="00BB5D62"/>
    <w:rsid w:val="00BE415B"/>
    <w:rsid w:val="00C040AB"/>
    <w:rsid w:val="00C07D36"/>
    <w:rsid w:val="00C11D55"/>
    <w:rsid w:val="00C131DF"/>
    <w:rsid w:val="00C22E3D"/>
    <w:rsid w:val="00C345F1"/>
    <w:rsid w:val="00C41B73"/>
    <w:rsid w:val="00C64397"/>
    <w:rsid w:val="00CA5236"/>
    <w:rsid w:val="00CB694F"/>
    <w:rsid w:val="00CC2BC5"/>
    <w:rsid w:val="00CF0C48"/>
    <w:rsid w:val="00CF18F4"/>
    <w:rsid w:val="00D078E7"/>
    <w:rsid w:val="00D126EE"/>
    <w:rsid w:val="00D22E56"/>
    <w:rsid w:val="00D27215"/>
    <w:rsid w:val="00D276D1"/>
    <w:rsid w:val="00D41872"/>
    <w:rsid w:val="00D61DE0"/>
    <w:rsid w:val="00D85E61"/>
    <w:rsid w:val="00D87B69"/>
    <w:rsid w:val="00DC3C52"/>
    <w:rsid w:val="00DC67DB"/>
    <w:rsid w:val="00DC72CF"/>
    <w:rsid w:val="00DE3177"/>
    <w:rsid w:val="00DE49A6"/>
    <w:rsid w:val="00DE7B31"/>
    <w:rsid w:val="00DF1683"/>
    <w:rsid w:val="00E002CD"/>
    <w:rsid w:val="00E06442"/>
    <w:rsid w:val="00E101A6"/>
    <w:rsid w:val="00E16D31"/>
    <w:rsid w:val="00E215DF"/>
    <w:rsid w:val="00E26208"/>
    <w:rsid w:val="00E361A8"/>
    <w:rsid w:val="00E43A31"/>
    <w:rsid w:val="00E7233C"/>
    <w:rsid w:val="00E8195C"/>
    <w:rsid w:val="00E87B89"/>
    <w:rsid w:val="00E90B17"/>
    <w:rsid w:val="00EA4864"/>
    <w:rsid w:val="00EA762D"/>
    <w:rsid w:val="00EB411F"/>
    <w:rsid w:val="00ED3675"/>
    <w:rsid w:val="00ED67D6"/>
    <w:rsid w:val="00F118F8"/>
    <w:rsid w:val="00F1470A"/>
    <w:rsid w:val="00F15446"/>
    <w:rsid w:val="00F33807"/>
    <w:rsid w:val="00F409FA"/>
    <w:rsid w:val="00F47027"/>
    <w:rsid w:val="00F50F0C"/>
    <w:rsid w:val="00F60AC9"/>
    <w:rsid w:val="00F72F1D"/>
    <w:rsid w:val="00F76859"/>
    <w:rsid w:val="00F80210"/>
    <w:rsid w:val="00FA3803"/>
    <w:rsid w:val="00FB156E"/>
    <w:rsid w:val="00FB5100"/>
    <w:rsid w:val="00FB7F20"/>
    <w:rsid w:val="00FC213A"/>
    <w:rsid w:val="00FC72B1"/>
    <w:rsid w:val="00FC73E3"/>
    <w:rsid w:val="00FD0593"/>
    <w:rsid w:val="00FD3B82"/>
    <w:rsid w:val="00FD4BFB"/>
    <w:rsid w:val="00FE45E5"/>
    <w:rsid w:val="00FF37A7"/>
    <w:rsid w:val="00FF7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02CD8C1-4664-4D40-9CD2-7678731E1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36625">
      <w:bodyDiv w:val="1"/>
      <w:marLeft w:val="0"/>
      <w:marRight w:val="0"/>
      <w:marTop w:val="0"/>
      <w:marBottom w:val="0"/>
      <w:divBdr>
        <w:top w:val="none" w:sz="0" w:space="0" w:color="auto"/>
        <w:left w:val="none" w:sz="0" w:space="0" w:color="auto"/>
        <w:bottom w:val="none" w:sz="0" w:space="0" w:color="auto"/>
        <w:right w:val="none" w:sz="0" w:space="0" w:color="auto"/>
      </w:divBdr>
    </w:div>
    <w:div w:id="122775427">
      <w:bodyDiv w:val="1"/>
      <w:marLeft w:val="0"/>
      <w:marRight w:val="0"/>
      <w:marTop w:val="0"/>
      <w:marBottom w:val="0"/>
      <w:divBdr>
        <w:top w:val="none" w:sz="0" w:space="0" w:color="auto"/>
        <w:left w:val="none" w:sz="0" w:space="0" w:color="auto"/>
        <w:bottom w:val="none" w:sz="0" w:space="0" w:color="auto"/>
        <w:right w:val="none" w:sz="0" w:space="0" w:color="auto"/>
      </w:divBdr>
    </w:div>
    <w:div w:id="256905154">
      <w:bodyDiv w:val="1"/>
      <w:marLeft w:val="0"/>
      <w:marRight w:val="0"/>
      <w:marTop w:val="0"/>
      <w:marBottom w:val="0"/>
      <w:divBdr>
        <w:top w:val="none" w:sz="0" w:space="0" w:color="auto"/>
        <w:left w:val="none" w:sz="0" w:space="0" w:color="auto"/>
        <w:bottom w:val="none" w:sz="0" w:space="0" w:color="auto"/>
        <w:right w:val="none" w:sz="0" w:space="0" w:color="auto"/>
      </w:divBdr>
    </w:div>
    <w:div w:id="748314186">
      <w:bodyDiv w:val="1"/>
      <w:marLeft w:val="0"/>
      <w:marRight w:val="0"/>
      <w:marTop w:val="0"/>
      <w:marBottom w:val="0"/>
      <w:divBdr>
        <w:top w:val="none" w:sz="0" w:space="0" w:color="auto"/>
        <w:left w:val="none" w:sz="0" w:space="0" w:color="auto"/>
        <w:bottom w:val="none" w:sz="0" w:space="0" w:color="auto"/>
        <w:right w:val="none" w:sz="0" w:space="0" w:color="auto"/>
      </w:divBdr>
    </w:div>
    <w:div w:id="1433435158">
      <w:bodyDiv w:val="1"/>
      <w:marLeft w:val="0"/>
      <w:marRight w:val="0"/>
      <w:marTop w:val="0"/>
      <w:marBottom w:val="0"/>
      <w:divBdr>
        <w:top w:val="none" w:sz="0" w:space="0" w:color="auto"/>
        <w:left w:val="none" w:sz="0" w:space="0" w:color="auto"/>
        <w:bottom w:val="none" w:sz="0" w:space="0" w:color="auto"/>
        <w:right w:val="none" w:sz="0" w:space="0" w:color="auto"/>
      </w:divBdr>
    </w:div>
    <w:div w:id="208440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5650D-CCF3-4FA1-BB12-C2D3A48D8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933</TotalTime>
  <Pages>35</Pages>
  <Words>2416</Words>
  <Characters>13772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ChiTam</dc:creator>
  <cp:keywords/>
  <dc:description/>
  <cp:lastModifiedBy>ChiTam</cp:lastModifiedBy>
  <cp:revision>169</cp:revision>
  <dcterms:created xsi:type="dcterms:W3CDTF">2014-09-05T06:26:00Z</dcterms:created>
  <dcterms:modified xsi:type="dcterms:W3CDTF">2014-09-25T14:25:00Z</dcterms:modified>
</cp:coreProperties>
</file>