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3B6588E"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r w:rsidRPr="005F0E63">
        <w:rPr>
          <w:rFonts w:ascii="Times New Roman" w:hAnsi="Times New Roman" w:cs="Times New Roman"/>
          <w:sz w:val="28"/>
          <w:szCs w:val="28"/>
        </w:rPr>
        <w:lastRenderedPageBreak/>
        <w:br w:type="page"/>
      </w:r>
    </w:p>
    <w:bookmarkStart w:id="0" w:name="_Toc398323421" w:displacedByCustomXml="next"/>
    <w:sdt>
      <w:sdtPr>
        <w:rPr>
          <w:rFonts w:asciiTheme="minorHAnsi" w:eastAsiaTheme="minorHAnsi" w:hAnsiTheme="minorHAnsi" w:cstheme="minorBidi"/>
          <w:color w:val="auto"/>
          <w:sz w:val="22"/>
          <w:szCs w:val="22"/>
        </w:rPr>
        <w:id w:val="1837264484"/>
        <w:docPartObj>
          <w:docPartGallery w:val="Table of Contents"/>
          <w:docPartUnique/>
        </w:docPartObj>
      </w:sdtPr>
      <w:sdtEndPr>
        <w:rPr>
          <w:b/>
          <w:bCs/>
          <w:noProof/>
        </w:rPr>
      </w:sdtEndPr>
      <w:sdtContent>
        <w:p w:rsidR="00B10202" w:rsidRDefault="00B10202">
          <w:pPr>
            <w:pStyle w:val="TOCHeading"/>
          </w:pPr>
          <w:r>
            <w:t>Contents</w:t>
          </w:r>
        </w:p>
        <w:p w:rsidR="00B10202" w:rsidRDefault="00B1020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99429587" w:history="1">
            <w:r w:rsidRPr="00DB02F8">
              <w:rPr>
                <w:rStyle w:val="Hyperlink"/>
                <w:rFonts w:ascii="Times New Roman" w:hAnsi="Times New Roman" w:cs="Times New Roman"/>
                <w:b/>
                <w:noProof/>
              </w:rPr>
              <w:t>Theo dõi phiên bản</w:t>
            </w:r>
            <w:r>
              <w:rPr>
                <w:noProof/>
                <w:webHidden/>
              </w:rPr>
              <w:tab/>
            </w:r>
            <w:r>
              <w:rPr>
                <w:noProof/>
                <w:webHidden/>
              </w:rPr>
              <w:fldChar w:fldCharType="begin"/>
            </w:r>
            <w:r>
              <w:rPr>
                <w:noProof/>
                <w:webHidden/>
              </w:rPr>
              <w:instrText xml:space="preserve"> PAGEREF _Toc399429587 \h </w:instrText>
            </w:r>
            <w:r>
              <w:rPr>
                <w:noProof/>
                <w:webHidden/>
              </w:rPr>
            </w:r>
            <w:r>
              <w:rPr>
                <w:noProof/>
                <w:webHidden/>
              </w:rPr>
              <w:fldChar w:fldCharType="separate"/>
            </w:r>
            <w:r>
              <w:rPr>
                <w:noProof/>
                <w:webHidden/>
              </w:rPr>
              <w:t>3</w:t>
            </w:r>
            <w:r>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588" w:history="1">
            <w:r w:rsidR="00B10202" w:rsidRPr="00DB02F8">
              <w:rPr>
                <w:rStyle w:val="Hyperlink"/>
                <w:rFonts w:ascii="Times New Roman" w:hAnsi="Times New Roman" w:cs="Times New Roman"/>
                <w:b/>
                <w:noProof/>
              </w:rPr>
              <w:t>1.</w:t>
            </w:r>
            <w:r w:rsidR="00B10202">
              <w:rPr>
                <w:rFonts w:eastAsiaTheme="minorEastAsia"/>
                <w:noProof/>
                <w:lang w:val="en-US"/>
              </w:rPr>
              <w:tab/>
            </w:r>
            <w:r w:rsidR="00B10202" w:rsidRPr="00DB02F8">
              <w:rPr>
                <w:rStyle w:val="Hyperlink"/>
                <w:rFonts w:ascii="Times New Roman" w:hAnsi="Times New Roman" w:cs="Times New Roman"/>
                <w:b/>
                <w:noProof/>
              </w:rPr>
              <w:t>Giới thiệu</w:t>
            </w:r>
            <w:r w:rsidR="00B10202">
              <w:rPr>
                <w:noProof/>
                <w:webHidden/>
              </w:rPr>
              <w:tab/>
            </w:r>
            <w:r w:rsidR="00B10202">
              <w:rPr>
                <w:noProof/>
                <w:webHidden/>
              </w:rPr>
              <w:fldChar w:fldCharType="begin"/>
            </w:r>
            <w:r w:rsidR="00B10202">
              <w:rPr>
                <w:noProof/>
                <w:webHidden/>
              </w:rPr>
              <w:instrText xml:space="preserve"> PAGEREF _Toc399429588 \h </w:instrText>
            </w:r>
            <w:r w:rsidR="00B10202">
              <w:rPr>
                <w:noProof/>
                <w:webHidden/>
              </w:rPr>
            </w:r>
            <w:r w:rsidR="00B10202">
              <w:rPr>
                <w:noProof/>
                <w:webHidden/>
              </w:rPr>
              <w:fldChar w:fldCharType="separate"/>
            </w:r>
            <w:r w:rsidR="00B10202">
              <w:rPr>
                <w:noProof/>
                <w:webHidden/>
              </w:rPr>
              <w:t>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89" w:history="1">
            <w:r w:rsidR="00B10202" w:rsidRPr="00DB02F8">
              <w:rPr>
                <w:rStyle w:val="Hyperlink"/>
                <w:rFonts w:ascii="Times New Roman" w:hAnsi="Times New Roman" w:cs="Times New Roman"/>
                <w:b/>
                <w:noProof/>
              </w:rPr>
              <w:t>1.1</w:t>
            </w:r>
            <w:r w:rsidR="00B10202">
              <w:rPr>
                <w:rFonts w:eastAsiaTheme="minorEastAsia"/>
                <w:noProof/>
                <w:lang w:val="en-US"/>
              </w:rPr>
              <w:tab/>
            </w:r>
            <w:r w:rsidR="00B10202" w:rsidRPr="00DB02F8">
              <w:rPr>
                <w:rStyle w:val="Hyperlink"/>
                <w:rFonts w:ascii="Times New Roman" w:hAnsi="Times New Roman" w:cs="Times New Roman"/>
                <w:b/>
                <w:noProof/>
              </w:rPr>
              <w:t>Mục đích</w:t>
            </w:r>
            <w:r w:rsidR="00B10202">
              <w:rPr>
                <w:noProof/>
                <w:webHidden/>
              </w:rPr>
              <w:tab/>
            </w:r>
            <w:r w:rsidR="00B10202">
              <w:rPr>
                <w:noProof/>
                <w:webHidden/>
              </w:rPr>
              <w:fldChar w:fldCharType="begin"/>
            </w:r>
            <w:r w:rsidR="00B10202">
              <w:rPr>
                <w:noProof/>
                <w:webHidden/>
              </w:rPr>
              <w:instrText xml:space="preserve"> PAGEREF _Toc399429589 \h </w:instrText>
            </w:r>
            <w:r w:rsidR="00B10202">
              <w:rPr>
                <w:noProof/>
                <w:webHidden/>
              </w:rPr>
            </w:r>
            <w:r w:rsidR="00B10202">
              <w:rPr>
                <w:noProof/>
                <w:webHidden/>
              </w:rPr>
              <w:fldChar w:fldCharType="separate"/>
            </w:r>
            <w:r w:rsidR="00B10202">
              <w:rPr>
                <w:noProof/>
                <w:webHidden/>
              </w:rPr>
              <w:t>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0" w:history="1">
            <w:r w:rsidR="00B10202" w:rsidRPr="00DB02F8">
              <w:rPr>
                <w:rStyle w:val="Hyperlink"/>
                <w:rFonts w:ascii="Times New Roman" w:hAnsi="Times New Roman" w:cs="Times New Roman"/>
                <w:b/>
                <w:noProof/>
              </w:rPr>
              <w:t>1.2</w:t>
            </w:r>
            <w:r w:rsidR="00B10202">
              <w:rPr>
                <w:rFonts w:eastAsiaTheme="minorEastAsia"/>
                <w:noProof/>
                <w:lang w:val="en-US"/>
              </w:rPr>
              <w:tab/>
            </w:r>
            <w:r w:rsidR="00B10202" w:rsidRPr="00DB02F8">
              <w:rPr>
                <w:rStyle w:val="Hyperlink"/>
                <w:rFonts w:ascii="Times New Roman" w:hAnsi="Times New Roman" w:cs="Times New Roman"/>
                <w:b/>
                <w:noProof/>
              </w:rPr>
              <w:t>Phạm vi</w:t>
            </w:r>
            <w:r w:rsidR="00B10202">
              <w:rPr>
                <w:noProof/>
                <w:webHidden/>
              </w:rPr>
              <w:tab/>
            </w:r>
            <w:r w:rsidR="00B10202">
              <w:rPr>
                <w:noProof/>
                <w:webHidden/>
              </w:rPr>
              <w:fldChar w:fldCharType="begin"/>
            </w:r>
            <w:r w:rsidR="00B10202">
              <w:rPr>
                <w:noProof/>
                <w:webHidden/>
              </w:rPr>
              <w:instrText xml:space="preserve"> PAGEREF _Toc399429590 \h </w:instrText>
            </w:r>
            <w:r w:rsidR="00B10202">
              <w:rPr>
                <w:noProof/>
                <w:webHidden/>
              </w:rPr>
            </w:r>
            <w:r w:rsidR="00B10202">
              <w:rPr>
                <w:noProof/>
                <w:webHidden/>
              </w:rPr>
              <w:fldChar w:fldCharType="separate"/>
            </w:r>
            <w:r w:rsidR="00B10202">
              <w:rPr>
                <w:noProof/>
                <w:webHidden/>
              </w:rPr>
              <w:t>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1" w:history="1">
            <w:r w:rsidR="00B10202" w:rsidRPr="00DB02F8">
              <w:rPr>
                <w:rStyle w:val="Hyperlink"/>
                <w:rFonts w:ascii="Times New Roman" w:hAnsi="Times New Roman" w:cs="Times New Roman"/>
                <w:b/>
                <w:noProof/>
              </w:rPr>
              <w:t>1.3</w:t>
            </w:r>
            <w:r w:rsidR="00B10202">
              <w:rPr>
                <w:rFonts w:eastAsiaTheme="minorEastAsia"/>
                <w:noProof/>
                <w:lang w:val="en-US"/>
              </w:rPr>
              <w:tab/>
            </w:r>
            <w:r w:rsidR="00B10202" w:rsidRPr="00DB02F8">
              <w:rPr>
                <w:rStyle w:val="Hyperlink"/>
                <w:rFonts w:ascii="Times New Roman" w:hAnsi="Times New Roman" w:cs="Times New Roman"/>
                <w:b/>
                <w:noProof/>
              </w:rPr>
              <w:t>Bảng chú giải thuật ngữ</w:t>
            </w:r>
            <w:r w:rsidR="00B10202">
              <w:rPr>
                <w:noProof/>
                <w:webHidden/>
              </w:rPr>
              <w:tab/>
            </w:r>
            <w:r w:rsidR="00B10202">
              <w:rPr>
                <w:noProof/>
                <w:webHidden/>
              </w:rPr>
              <w:fldChar w:fldCharType="begin"/>
            </w:r>
            <w:r w:rsidR="00B10202">
              <w:rPr>
                <w:noProof/>
                <w:webHidden/>
              </w:rPr>
              <w:instrText xml:space="preserve"> PAGEREF _Toc399429591 \h </w:instrText>
            </w:r>
            <w:r w:rsidR="00B10202">
              <w:rPr>
                <w:noProof/>
                <w:webHidden/>
              </w:rPr>
            </w:r>
            <w:r w:rsidR="00B10202">
              <w:rPr>
                <w:noProof/>
                <w:webHidden/>
              </w:rPr>
              <w:fldChar w:fldCharType="separate"/>
            </w:r>
            <w:r w:rsidR="00B10202">
              <w:rPr>
                <w:noProof/>
                <w:webHidden/>
              </w:rPr>
              <w:t>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2" w:history="1">
            <w:r w:rsidR="00B10202" w:rsidRPr="00DB02F8">
              <w:rPr>
                <w:rStyle w:val="Hyperlink"/>
                <w:rFonts w:ascii="Times New Roman" w:hAnsi="Times New Roman" w:cs="Times New Roman"/>
                <w:b/>
                <w:noProof/>
              </w:rPr>
              <w:t>1.4</w:t>
            </w:r>
            <w:r w:rsidR="00B10202">
              <w:rPr>
                <w:rFonts w:eastAsiaTheme="minorEastAsia"/>
                <w:noProof/>
                <w:lang w:val="en-US"/>
              </w:rPr>
              <w:tab/>
            </w:r>
            <w:r w:rsidR="00B10202" w:rsidRPr="00DB02F8">
              <w:rPr>
                <w:rStyle w:val="Hyperlink"/>
                <w:rFonts w:ascii="Times New Roman" w:hAnsi="Times New Roman" w:cs="Times New Roman"/>
                <w:b/>
                <w:noProof/>
              </w:rPr>
              <w:t>Tài liệu tham khảo</w:t>
            </w:r>
            <w:r w:rsidR="00B10202">
              <w:rPr>
                <w:noProof/>
                <w:webHidden/>
              </w:rPr>
              <w:tab/>
            </w:r>
            <w:r w:rsidR="00B10202">
              <w:rPr>
                <w:noProof/>
                <w:webHidden/>
              </w:rPr>
              <w:fldChar w:fldCharType="begin"/>
            </w:r>
            <w:r w:rsidR="00B10202">
              <w:rPr>
                <w:noProof/>
                <w:webHidden/>
              </w:rPr>
              <w:instrText xml:space="preserve"> PAGEREF _Toc399429592 \h </w:instrText>
            </w:r>
            <w:r w:rsidR="00B10202">
              <w:rPr>
                <w:noProof/>
                <w:webHidden/>
              </w:rPr>
            </w:r>
            <w:r w:rsidR="00B10202">
              <w:rPr>
                <w:noProof/>
                <w:webHidden/>
              </w:rPr>
              <w:fldChar w:fldCharType="separate"/>
            </w:r>
            <w:r w:rsidR="00B10202">
              <w:rPr>
                <w:noProof/>
                <w:webHidden/>
              </w:rPr>
              <w:t>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3" w:history="1">
            <w:r w:rsidR="00B10202" w:rsidRPr="00DB02F8">
              <w:rPr>
                <w:rStyle w:val="Hyperlink"/>
                <w:rFonts w:ascii="Times New Roman" w:hAnsi="Times New Roman" w:cs="Times New Roman"/>
                <w:b/>
                <w:noProof/>
              </w:rPr>
              <w:t>1.5</w:t>
            </w:r>
            <w:r w:rsidR="00B10202">
              <w:rPr>
                <w:rFonts w:eastAsiaTheme="minorEastAsia"/>
                <w:noProof/>
                <w:lang w:val="en-US"/>
              </w:rPr>
              <w:tab/>
            </w:r>
            <w:r w:rsidR="00B10202" w:rsidRPr="00DB02F8">
              <w:rPr>
                <w:rStyle w:val="Hyperlink"/>
                <w:rFonts w:ascii="Times New Roman" w:hAnsi="Times New Roman" w:cs="Times New Roman"/>
                <w:b/>
                <w:noProof/>
              </w:rPr>
              <w:t>Tổng quan về tài liệu</w:t>
            </w:r>
            <w:r w:rsidR="00B10202">
              <w:rPr>
                <w:noProof/>
                <w:webHidden/>
              </w:rPr>
              <w:tab/>
            </w:r>
            <w:r w:rsidR="00B10202">
              <w:rPr>
                <w:noProof/>
                <w:webHidden/>
              </w:rPr>
              <w:fldChar w:fldCharType="begin"/>
            </w:r>
            <w:r w:rsidR="00B10202">
              <w:rPr>
                <w:noProof/>
                <w:webHidden/>
              </w:rPr>
              <w:instrText xml:space="preserve"> PAGEREF _Toc399429593 \h </w:instrText>
            </w:r>
            <w:r w:rsidR="00B10202">
              <w:rPr>
                <w:noProof/>
                <w:webHidden/>
              </w:rPr>
            </w:r>
            <w:r w:rsidR="00B10202">
              <w:rPr>
                <w:noProof/>
                <w:webHidden/>
              </w:rPr>
              <w:fldChar w:fldCharType="separate"/>
            </w:r>
            <w:r w:rsidR="00B10202">
              <w:rPr>
                <w:noProof/>
                <w:webHidden/>
              </w:rPr>
              <w:t>5</w:t>
            </w:r>
            <w:r w:rsidR="00B10202">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594" w:history="1">
            <w:r w:rsidR="00B10202" w:rsidRPr="00DB02F8">
              <w:rPr>
                <w:rStyle w:val="Hyperlink"/>
                <w:rFonts w:ascii="Times New Roman" w:hAnsi="Times New Roman" w:cs="Times New Roman"/>
                <w:b/>
                <w:noProof/>
              </w:rPr>
              <w:t>2.</w:t>
            </w:r>
            <w:r w:rsidR="00B10202">
              <w:rPr>
                <w:rFonts w:eastAsiaTheme="minorEastAsia"/>
                <w:noProof/>
                <w:lang w:val="en-US"/>
              </w:rPr>
              <w:tab/>
            </w:r>
            <w:r w:rsidR="00B10202" w:rsidRPr="00DB02F8">
              <w:rPr>
                <w:rStyle w:val="Hyperlink"/>
                <w:rFonts w:ascii="Times New Roman" w:hAnsi="Times New Roman" w:cs="Times New Roman"/>
                <w:b/>
                <w:noProof/>
              </w:rPr>
              <w:t>Tổng quan hệ thống</w:t>
            </w:r>
            <w:r w:rsidR="00B10202">
              <w:rPr>
                <w:noProof/>
                <w:webHidden/>
              </w:rPr>
              <w:tab/>
            </w:r>
            <w:r w:rsidR="00B10202">
              <w:rPr>
                <w:noProof/>
                <w:webHidden/>
              </w:rPr>
              <w:fldChar w:fldCharType="begin"/>
            </w:r>
            <w:r w:rsidR="00B10202">
              <w:rPr>
                <w:noProof/>
                <w:webHidden/>
              </w:rPr>
              <w:instrText xml:space="preserve"> PAGEREF _Toc399429594 \h </w:instrText>
            </w:r>
            <w:r w:rsidR="00B10202">
              <w:rPr>
                <w:noProof/>
                <w:webHidden/>
              </w:rPr>
            </w:r>
            <w:r w:rsidR="00B10202">
              <w:rPr>
                <w:noProof/>
                <w:webHidden/>
              </w:rPr>
              <w:fldChar w:fldCharType="separate"/>
            </w:r>
            <w:r w:rsidR="00B10202">
              <w:rPr>
                <w:noProof/>
                <w:webHidden/>
              </w:rPr>
              <w:t>6</w:t>
            </w:r>
            <w:r w:rsidR="00B10202">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595" w:history="1">
            <w:r w:rsidR="00B10202" w:rsidRPr="00DB02F8">
              <w:rPr>
                <w:rStyle w:val="Hyperlink"/>
                <w:rFonts w:ascii="Times New Roman" w:hAnsi="Times New Roman" w:cs="Times New Roman"/>
                <w:b/>
                <w:noProof/>
              </w:rPr>
              <w:t>3.</w:t>
            </w:r>
            <w:r w:rsidR="00B10202">
              <w:rPr>
                <w:rFonts w:eastAsiaTheme="minorEastAsia"/>
                <w:noProof/>
                <w:lang w:val="en-US"/>
              </w:rPr>
              <w:tab/>
            </w:r>
            <w:r w:rsidR="00B10202" w:rsidRPr="00DB02F8">
              <w:rPr>
                <w:rStyle w:val="Hyperlink"/>
                <w:rFonts w:ascii="Times New Roman" w:hAnsi="Times New Roman" w:cs="Times New Roman"/>
                <w:b/>
                <w:noProof/>
              </w:rPr>
              <w:t>Kiến trúc hệ thống</w:t>
            </w:r>
            <w:r w:rsidR="00B10202">
              <w:rPr>
                <w:noProof/>
                <w:webHidden/>
              </w:rPr>
              <w:tab/>
            </w:r>
            <w:r w:rsidR="00B10202">
              <w:rPr>
                <w:noProof/>
                <w:webHidden/>
              </w:rPr>
              <w:fldChar w:fldCharType="begin"/>
            </w:r>
            <w:r w:rsidR="00B10202">
              <w:rPr>
                <w:noProof/>
                <w:webHidden/>
              </w:rPr>
              <w:instrText xml:space="preserve"> PAGEREF _Toc399429595 \h </w:instrText>
            </w:r>
            <w:r w:rsidR="00B10202">
              <w:rPr>
                <w:noProof/>
                <w:webHidden/>
              </w:rPr>
            </w:r>
            <w:r w:rsidR="00B10202">
              <w:rPr>
                <w:noProof/>
                <w:webHidden/>
              </w:rPr>
              <w:fldChar w:fldCharType="separate"/>
            </w:r>
            <w:r w:rsidR="00B10202">
              <w:rPr>
                <w:noProof/>
                <w:webHidden/>
              </w:rPr>
              <w:t>6</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6" w:history="1">
            <w:r w:rsidR="00B10202" w:rsidRPr="00DB02F8">
              <w:rPr>
                <w:rStyle w:val="Hyperlink"/>
                <w:rFonts w:ascii="Times New Roman" w:hAnsi="Times New Roman" w:cs="Times New Roman"/>
                <w:b/>
                <w:noProof/>
              </w:rPr>
              <w:t>3.1</w:t>
            </w:r>
            <w:r w:rsidR="00B10202">
              <w:rPr>
                <w:rFonts w:eastAsiaTheme="minorEastAsia"/>
                <w:noProof/>
                <w:lang w:val="en-US"/>
              </w:rPr>
              <w:tab/>
            </w:r>
            <w:r w:rsidR="00B10202" w:rsidRPr="00DB02F8">
              <w:rPr>
                <w:rStyle w:val="Hyperlink"/>
                <w:rFonts w:ascii="Times New Roman" w:hAnsi="Times New Roman" w:cs="Times New Roman"/>
                <w:b/>
                <w:noProof/>
              </w:rPr>
              <w:t>Thiết kế kiến trúc</w:t>
            </w:r>
            <w:r w:rsidR="00B10202">
              <w:rPr>
                <w:noProof/>
                <w:webHidden/>
              </w:rPr>
              <w:tab/>
            </w:r>
            <w:r w:rsidR="00B10202">
              <w:rPr>
                <w:noProof/>
                <w:webHidden/>
              </w:rPr>
              <w:fldChar w:fldCharType="begin"/>
            </w:r>
            <w:r w:rsidR="00B10202">
              <w:rPr>
                <w:noProof/>
                <w:webHidden/>
              </w:rPr>
              <w:instrText xml:space="preserve"> PAGEREF _Toc399429596 \h </w:instrText>
            </w:r>
            <w:r w:rsidR="00B10202">
              <w:rPr>
                <w:noProof/>
                <w:webHidden/>
              </w:rPr>
            </w:r>
            <w:r w:rsidR="00B10202">
              <w:rPr>
                <w:noProof/>
                <w:webHidden/>
              </w:rPr>
              <w:fldChar w:fldCharType="separate"/>
            </w:r>
            <w:r w:rsidR="00B10202">
              <w:rPr>
                <w:noProof/>
                <w:webHidden/>
              </w:rPr>
              <w:t>6</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7" w:history="1">
            <w:r w:rsidR="00B10202" w:rsidRPr="00DB02F8">
              <w:rPr>
                <w:rStyle w:val="Hyperlink"/>
                <w:rFonts w:ascii="Times New Roman" w:hAnsi="Times New Roman" w:cs="Times New Roman"/>
                <w:b/>
                <w:noProof/>
              </w:rPr>
              <w:t>3.2</w:t>
            </w:r>
            <w:r w:rsidR="00B10202">
              <w:rPr>
                <w:rFonts w:eastAsiaTheme="minorEastAsia"/>
                <w:noProof/>
                <w:lang w:val="en-US"/>
              </w:rPr>
              <w:tab/>
            </w:r>
            <w:r w:rsidR="00B10202" w:rsidRPr="00DB02F8">
              <w:rPr>
                <w:rStyle w:val="Hyperlink"/>
                <w:rFonts w:ascii="Times New Roman" w:hAnsi="Times New Roman" w:cs="Times New Roman"/>
                <w:b/>
                <w:noProof/>
              </w:rPr>
              <w:t>Mô tả sự phân rã</w:t>
            </w:r>
            <w:r w:rsidR="00B10202">
              <w:rPr>
                <w:noProof/>
                <w:webHidden/>
              </w:rPr>
              <w:tab/>
            </w:r>
            <w:r w:rsidR="00B10202">
              <w:rPr>
                <w:noProof/>
                <w:webHidden/>
              </w:rPr>
              <w:fldChar w:fldCharType="begin"/>
            </w:r>
            <w:r w:rsidR="00B10202">
              <w:rPr>
                <w:noProof/>
                <w:webHidden/>
              </w:rPr>
              <w:instrText xml:space="preserve"> PAGEREF _Toc399429597 \h </w:instrText>
            </w:r>
            <w:r w:rsidR="00B10202">
              <w:rPr>
                <w:noProof/>
                <w:webHidden/>
              </w:rPr>
            </w:r>
            <w:r w:rsidR="00B10202">
              <w:rPr>
                <w:noProof/>
                <w:webHidden/>
              </w:rPr>
              <w:fldChar w:fldCharType="separate"/>
            </w:r>
            <w:r w:rsidR="00B10202">
              <w:rPr>
                <w:noProof/>
                <w:webHidden/>
              </w:rPr>
              <w:t>9</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598" w:history="1">
            <w:r w:rsidR="00B10202" w:rsidRPr="00DB02F8">
              <w:rPr>
                <w:rStyle w:val="Hyperlink"/>
                <w:rFonts w:ascii="Times New Roman" w:hAnsi="Times New Roman" w:cs="Times New Roman"/>
                <w:b/>
                <w:noProof/>
              </w:rPr>
              <w:t>3.3</w:t>
            </w:r>
            <w:r w:rsidR="00B10202">
              <w:rPr>
                <w:rFonts w:eastAsiaTheme="minorEastAsia"/>
                <w:noProof/>
                <w:lang w:val="en-US"/>
              </w:rPr>
              <w:tab/>
            </w:r>
            <w:r w:rsidR="00B10202" w:rsidRPr="00DB02F8">
              <w:rPr>
                <w:rStyle w:val="Hyperlink"/>
                <w:rFonts w:ascii="Times New Roman" w:hAnsi="Times New Roman" w:cs="Times New Roman"/>
                <w:b/>
                <w:noProof/>
              </w:rPr>
              <w:t>Cơ sở thiết kế</w:t>
            </w:r>
            <w:r w:rsidR="00B10202">
              <w:rPr>
                <w:noProof/>
                <w:webHidden/>
              </w:rPr>
              <w:tab/>
            </w:r>
            <w:r w:rsidR="00B10202">
              <w:rPr>
                <w:noProof/>
                <w:webHidden/>
              </w:rPr>
              <w:fldChar w:fldCharType="begin"/>
            </w:r>
            <w:r w:rsidR="00B10202">
              <w:rPr>
                <w:noProof/>
                <w:webHidden/>
              </w:rPr>
              <w:instrText xml:space="preserve"> PAGEREF _Toc399429598 \h </w:instrText>
            </w:r>
            <w:r w:rsidR="00B10202">
              <w:rPr>
                <w:noProof/>
                <w:webHidden/>
              </w:rPr>
            </w:r>
            <w:r w:rsidR="00B10202">
              <w:rPr>
                <w:noProof/>
                <w:webHidden/>
              </w:rPr>
              <w:fldChar w:fldCharType="separate"/>
            </w:r>
            <w:r w:rsidR="00B10202">
              <w:rPr>
                <w:noProof/>
                <w:webHidden/>
              </w:rPr>
              <w:t>9</w:t>
            </w:r>
            <w:r w:rsidR="00B10202">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599" w:history="1">
            <w:r w:rsidR="00B10202" w:rsidRPr="00DB02F8">
              <w:rPr>
                <w:rStyle w:val="Hyperlink"/>
                <w:rFonts w:ascii="Times New Roman" w:hAnsi="Times New Roman" w:cs="Times New Roman"/>
                <w:b/>
                <w:noProof/>
              </w:rPr>
              <w:t>4.</w:t>
            </w:r>
            <w:r w:rsidR="00B10202">
              <w:rPr>
                <w:rFonts w:eastAsiaTheme="minorEastAsia"/>
                <w:noProof/>
                <w:lang w:val="en-US"/>
              </w:rPr>
              <w:tab/>
            </w:r>
            <w:r w:rsidR="00B10202" w:rsidRPr="00DB02F8">
              <w:rPr>
                <w:rStyle w:val="Hyperlink"/>
                <w:rFonts w:ascii="Times New Roman" w:hAnsi="Times New Roman" w:cs="Times New Roman"/>
                <w:b/>
                <w:noProof/>
              </w:rPr>
              <w:t>Thiết kế dữ liệu</w:t>
            </w:r>
            <w:r w:rsidR="00B10202">
              <w:rPr>
                <w:noProof/>
                <w:webHidden/>
              </w:rPr>
              <w:tab/>
            </w:r>
            <w:r w:rsidR="00B10202">
              <w:rPr>
                <w:noProof/>
                <w:webHidden/>
              </w:rPr>
              <w:fldChar w:fldCharType="begin"/>
            </w:r>
            <w:r w:rsidR="00B10202">
              <w:rPr>
                <w:noProof/>
                <w:webHidden/>
              </w:rPr>
              <w:instrText xml:space="preserve"> PAGEREF _Toc399429599 \h </w:instrText>
            </w:r>
            <w:r w:rsidR="00B10202">
              <w:rPr>
                <w:noProof/>
                <w:webHidden/>
              </w:rPr>
            </w:r>
            <w:r w:rsidR="00B10202">
              <w:rPr>
                <w:noProof/>
                <w:webHidden/>
              </w:rPr>
              <w:fldChar w:fldCharType="separate"/>
            </w:r>
            <w:r w:rsidR="00B10202">
              <w:rPr>
                <w:noProof/>
                <w:webHidden/>
              </w:rPr>
              <w:t>9</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0" w:history="1">
            <w:r w:rsidR="00B10202" w:rsidRPr="00DB02F8">
              <w:rPr>
                <w:rStyle w:val="Hyperlink"/>
                <w:rFonts w:ascii="Times New Roman" w:hAnsi="Times New Roman" w:cs="Times New Roman"/>
                <w:b/>
                <w:noProof/>
              </w:rPr>
              <w:t>4.1</w:t>
            </w:r>
            <w:r w:rsidR="00B10202">
              <w:rPr>
                <w:rFonts w:eastAsiaTheme="minorEastAsia"/>
                <w:noProof/>
                <w:lang w:val="en-US"/>
              </w:rPr>
              <w:tab/>
            </w:r>
            <w:r w:rsidR="00B10202" w:rsidRPr="00DB02F8">
              <w:rPr>
                <w:rStyle w:val="Hyperlink"/>
                <w:rFonts w:ascii="Times New Roman" w:hAnsi="Times New Roman" w:cs="Times New Roman"/>
                <w:b/>
                <w:noProof/>
              </w:rPr>
              <w:t>Mô tả dữ liệu</w:t>
            </w:r>
            <w:r w:rsidR="00B10202">
              <w:rPr>
                <w:noProof/>
                <w:webHidden/>
              </w:rPr>
              <w:tab/>
            </w:r>
            <w:r w:rsidR="00B10202">
              <w:rPr>
                <w:noProof/>
                <w:webHidden/>
              </w:rPr>
              <w:fldChar w:fldCharType="begin"/>
            </w:r>
            <w:r w:rsidR="00B10202">
              <w:rPr>
                <w:noProof/>
                <w:webHidden/>
              </w:rPr>
              <w:instrText xml:space="preserve"> PAGEREF _Toc399429600 \h </w:instrText>
            </w:r>
            <w:r w:rsidR="00B10202">
              <w:rPr>
                <w:noProof/>
                <w:webHidden/>
              </w:rPr>
            </w:r>
            <w:r w:rsidR="00B10202">
              <w:rPr>
                <w:noProof/>
                <w:webHidden/>
              </w:rPr>
              <w:fldChar w:fldCharType="separate"/>
            </w:r>
            <w:r w:rsidR="00B10202">
              <w:rPr>
                <w:noProof/>
                <w:webHidden/>
              </w:rPr>
              <w:t>9</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1" w:history="1">
            <w:r w:rsidR="00B10202" w:rsidRPr="00DB02F8">
              <w:rPr>
                <w:rStyle w:val="Hyperlink"/>
                <w:rFonts w:ascii="Times New Roman" w:hAnsi="Times New Roman" w:cs="Times New Roman"/>
                <w:b/>
                <w:noProof/>
              </w:rPr>
              <w:t>4.2</w:t>
            </w:r>
            <w:r w:rsidR="00B10202">
              <w:rPr>
                <w:rFonts w:eastAsiaTheme="minorEastAsia"/>
                <w:noProof/>
                <w:lang w:val="en-US"/>
              </w:rPr>
              <w:tab/>
            </w:r>
            <w:r w:rsidR="00B10202" w:rsidRPr="00DB02F8">
              <w:rPr>
                <w:rStyle w:val="Hyperlink"/>
                <w:rFonts w:ascii="Times New Roman" w:hAnsi="Times New Roman" w:cs="Times New Roman"/>
                <w:b/>
                <w:noProof/>
              </w:rPr>
              <w:t>Từ điển dữ liệu</w:t>
            </w:r>
            <w:r w:rsidR="00B10202">
              <w:rPr>
                <w:noProof/>
                <w:webHidden/>
              </w:rPr>
              <w:tab/>
            </w:r>
            <w:r w:rsidR="00B10202">
              <w:rPr>
                <w:noProof/>
                <w:webHidden/>
              </w:rPr>
              <w:fldChar w:fldCharType="begin"/>
            </w:r>
            <w:r w:rsidR="00B10202">
              <w:rPr>
                <w:noProof/>
                <w:webHidden/>
              </w:rPr>
              <w:instrText xml:space="preserve"> PAGEREF _Toc399429601 \h </w:instrText>
            </w:r>
            <w:r w:rsidR="00B10202">
              <w:rPr>
                <w:noProof/>
                <w:webHidden/>
              </w:rPr>
            </w:r>
            <w:r w:rsidR="00B10202">
              <w:rPr>
                <w:noProof/>
                <w:webHidden/>
              </w:rPr>
              <w:fldChar w:fldCharType="separate"/>
            </w:r>
            <w:r w:rsidR="00B10202">
              <w:rPr>
                <w:noProof/>
                <w:webHidden/>
              </w:rPr>
              <w:t>9</w:t>
            </w:r>
            <w:r w:rsidR="00B10202">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602" w:history="1">
            <w:r w:rsidR="00B10202" w:rsidRPr="00DB02F8">
              <w:rPr>
                <w:rStyle w:val="Hyperlink"/>
                <w:rFonts w:ascii="Times New Roman" w:hAnsi="Times New Roman" w:cs="Times New Roman"/>
                <w:b/>
                <w:noProof/>
              </w:rPr>
              <w:t>5.</w:t>
            </w:r>
            <w:r w:rsidR="00B10202">
              <w:rPr>
                <w:rFonts w:eastAsiaTheme="minorEastAsia"/>
                <w:noProof/>
                <w:lang w:val="en-US"/>
              </w:rPr>
              <w:tab/>
            </w:r>
            <w:r w:rsidR="00B10202" w:rsidRPr="00DB02F8">
              <w:rPr>
                <w:rStyle w:val="Hyperlink"/>
                <w:rFonts w:ascii="Times New Roman" w:hAnsi="Times New Roman" w:cs="Times New Roman"/>
                <w:b/>
                <w:noProof/>
              </w:rPr>
              <w:t>Thiết kế theo chức năng</w:t>
            </w:r>
            <w:r w:rsidR="00B10202">
              <w:rPr>
                <w:noProof/>
                <w:webHidden/>
              </w:rPr>
              <w:tab/>
            </w:r>
            <w:r w:rsidR="00B10202">
              <w:rPr>
                <w:noProof/>
                <w:webHidden/>
              </w:rPr>
              <w:fldChar w:fldCharType="begin"/>
            </w:r>
            <w:r w:rsidR="00B10202">
              <w:rPr>
                <w:noProof/>
                <w:webHidden/>
              </w:rPr>
              <w:instrText xml:space="preserve"> PAGEREF _Toc399429602 \h </w:instrText>
            </w:r>
            <w:r w:rsidR="00B10202">
              <w:rPr>
                <w:noProof/>
                <w:webHidden/>
              </w:rPr>
            </w:r>
            <w:r w:rsidR="00B10202">
              <w:rPr>
                <w:noProof/>
                <w:webHidden/>
              </w:rPr>
              <w:fldChar w:fldCharType="separate"/>
            </w:r>
            <w:r w:rsidR="00B10202">
              <w:rPr>
                <w:noProof/>
                <w:webHidden/>
              </w:rPr>
              <w:t>10</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3" w:history="1">
            <w:r w:rsidR="00B10202" w:rsidRPr="00DB02F8">
              <w:rPr>
                <w:rStyle w:val="Hyperlink"/>
                <w:rFonts w:ascii="Times New Roman" w:hAnsi="Times New Roman" w:cs="Times New Roman"/>
                <w:b/>
                <w:noProof/>
              </w:rPr>
              <w:t>5.1</w:t>
            </w:r>
            <w:r w:rsidR="00B10202">
              <w:rPr>
                <w:rFonts w:eastAsiaTheme="minorEastAsia"/>
                <w:noProof/>
                <w:lang w:val="en-US"/>
              </w:rPr>
              <w:tab/>
            </w:r>
            <w:r w:rsidR="00B10202" w:rsidRPr="00DB02F8">
              <w:rPr>
                <w:rStyle w:val="Hyperlink"/>
                <w:rFonts w:ascii="Times New Roman" w:hAnsi="Times New Roman" w:cs="Times New Roman"/>
                <w:b/>
                <w:noProof/>
              </w:rPr>
              <w:t>Chức năng đăng nhập</w:t>
            </w:r>
            <w:r w:rsidR="00B10202">
              <w:rPr>
                <w:noProof/>
                <w:webHidden/>
              </w:rPr>
              <w:tab/>
            </w:r>
            <w:r w:rsidR="00B10202">
              <w:rPr>
                <w:noProof/>
                <w:webHidden/>
              </w:rPr>
              <w:fldChar w:fldCharType="begin"/>
            </w:r>
            <w:r w:rsidR="00B10202">
              <w:rPr>
                <w:noProof/>
                <w:webHidden/>
              </w:rPr>
              <w:instrText xml:space="preserve"> PAGEREF _Toc399429603 \h </w:instrText>
            </w:r>
            <w:r w:rsidR="00B10202">
              <w:rPr>
                <w:noProof/>
                <w:webHidden/>
              </w:rPr>
            </w:r>
            <w:r w:rsidR="00B10202">
              <w:rPr>
                <w:noProof/>
                <w:webHidden/>
              </w:rPr>
              <w:fldChar w:fldCharType="separate"/>
            </w:r>
            <w:r w:rsidR="00B10202">
              <w:rPr>
                <w:noProof/>
                <w:webHidden/>
              </w:rPr>
              <w:t>10</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4" w:history="1">
            <w:r w:rsidR="00B10202" w:rsidRPr="00DB02F8">
              <w:rPr>
                <w:rStyle w:val="Hyperlink"/>
                <w:rFonts w:ascii="Times New Roman" w:hAnsi="Times New Roman" w:cs="Times New Roman"/>
                <w:b/>
                <w:noProof/>
              </w:rPr>
              <w:t>5.2</w:t>
            </w:r>
            <w:r w:rsidR="00B10202">
              <w:rPr>
                <w:rFonts w:eastAsiaTheme="minorEastAsia"/>
                <w:noProof/>
                <w:lang w:val="en-US"/>
              </w:rPr>
              <w:tab/>
            </w:r>
            <w:r w:rsidR="00B10202" w:rsidRPr="00DB02F8">
              <w:rPr>
                <w:rStyle w:val="Hyperlink"/>
                <w:rFonts w:ascii="Times New Roman" w:hAnsi="Times New Roman" w:cs="Times New Roman"/>
                <w:b/>
                <w:noProof/>
              </w:rPr>
              <w:t>Chức năng đăng xuất</w:t>
            </w:r>
            <w:r w:rsidR="00B10202">
              <w:rPr>
                <w:noProof/>
                <w:webHidden/>
              </w:rPr>
              <w:tab/>
            </w:r>
            <w:r w:rsidR="00B10202">
              <w:rPr>
                <w:noProof/>
                <w:webHidden/>
              </w:rPr>
              <w:fldChar w:fldCharType="begin"/>
            </w:r>
            <w:r w:rsidR="00B10202">
              <w:rPr>
                <w:noProof/>
                <w:webHidden/>
              </w:rPr>
              <w:instrText xml:space="preserve"> PAGEREF _Toc399429604 \h </w:instrText>
            </w:r>
            <w:r w:rsidR="00B10202">
              <w:rPr>
                <w:noProof/>
                <w:webHidden/>
              </w:rPr>
            </w:r>
            <w:r w:rsidR="00B10202">
              <w:rPr>
                <w:noProof/>
                <w:webHidden/>
              </w:rPr>
              <w:fldChar w:fldCharType="separate"/>
            </w:r>
            <w:r w:rsidR="00B10202">
              <w:rPr>
                <w:noProof/>
                <w:webHidden/>
              </w:rPr>
              <w:t>13</w:t>
            </w:r>
            <w:r w:rsidR="00B10202">
              <w:rPr>
                <w:noProof/>
                <w:webHidden/>
              </w:rPr>
              <w:fldChar w:fldCharType="end"/>
            </w:r>
          </w:hyperlink>
        </w:p>
        <w:p w:rsidR="00B10202" w:rsidRDefault="00A410D6">
          <w:pPr>
            <w:pStyle w:val="TOC2"/>
            <w:tabs>
              <w:tab w:val="right" w:leader="dot" w:pos="9350"/>
            </w:tabs>
            <w:rPr>
              <w:rFonts w:eastAsiaTheme="minorEastAsia"/>
              <w:noProof/>
              <w:lang w:val="en-US"/>
            </w:rPr>
          </w:pPr>
          <w:hyperlink w:anchor="_Toc399429605" w:history="1">
            <w:r w:rsidR="00B10202">
              <w:rPr>
                <w:noProof/>
                <w:webHidden/>
              </w:rPr>
              <w:tab/>
            </w:r>
            <w:r w:rsidR="00B10202">
              <w:rPr>
                <w:noProof/>
                <w:webHidden/>
              </w:rPr>
              <w:fldChar w:fldCharType="begin"/>
            </w:r>
            <w:r w:rsidR="00B10202">
              <w:rPr>
                <w:noProof/>
                <w:webHidden/>
              </w:rPr>
              <w:instrText xml:space="preserve"> PAGEREF _Toc399429605 \h </w:instrText>
            </w:r>
            <w:r w:rsidR="00B10202">
              <w:rPr>
                <w:noProof/>
                <w:webHidden/>
              </w:rPr>
            </w:r>
            <w:r w:rsidR="00B10202">
              <w:rPr>
                <w:noProof/>
                <w:webHidden/>
              </w:rPr>
              <w:fldChar w:fldCharType="separate"/>
            </w:r>
            <w:r w:rsidR="00B10202">
              <w:rPr>
                <w:noProof/>
                <w:webHidden/>
              </w:rPr>
              <w:t>15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6" w:history="1">
            <w:r w:rsidR="00B10202" w:rsidRPr="00DB02F8">
              <w:rPr>
                <w:rStyle w:val="Hyperlink"/>
                <w:rFonts w:ascii="Times New Roman" w:hAnsi="Times New Roman" w:cs="Times New Roman"/>
                <w:b/>
                <w:noProof/>
              </w:rPr>
              <w:t>5.3</w:t>
            </w:r>
            <w:r w:rsidR="00B10202">
              <w:rPr>
                <w:rFonts w:eastAsiaTheme="minorEastAsia"/>
                <w:noProof/>
                <w:lang w:val="en-US"/>
              </w:rPr>
              <w:tab/>
            </w:r>
            <w:r w:rsidR="00B10202" w:rsidRPr="00DB02F8">
              <w:rPr>
                <w:rStyle w:val="Hyperlink"/>
                <w:rFonts w:ascii="Times New Roman" w:hAnsi="Times New Roman" w:cs="Times New Roman"/>
                <w:b/>
                <w:noProof/>
              </w:rPr>
              <w:t>Chức năng đăng ký</w:t>
            </w:r>
            <w:r w:rsidR="00B10202">
              <w:rPr>
                <w:noProof/>
                <w:webHidden/>
              </w:rPr>
              <w:tab/>
            </w:r>
            <w:r w:rsidR="00B10202">
              <w:rPr>
                <w:noProof/>
                <w:webHidden/>
              </w:rPr>
              <w:fldChar w:fldCharType="begin"/>
            </w:r>
            <w:r w:rsidR="00B10202">
              <w:rPr>
                <w:noProof/>
                <w:webHidden/>
              </w:rPr>
              <w:instrText xml:space="preserve"> PAGEREF _Toc399429606 \h </w:instrText>
            </w:r>
            <w:r w:rsidR="00B10202">
              <w:rPr>
                <w:noProof/>
                <w:webHidden/>
              </w:rPr>
            </w:r>
            <w:r w:rsidR="00B10202">
              <w:rPr>
                <w:noProof/>
                <w:webHidden/>
              </w:rPr>
              <w:fldChar w:fldCharType="separate"/>
            </w:r>
            <w:r w:rsidR="00B10202">
              <w:rPr>
                <w:noProof/>
                <w:webHidden/>
              </w:rPr>
              <w:t>15</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7" w:history="1">
            <w:r w:rsidR="00B10202" w:rsidRPr="00DB02F8">
              <w:rPr>
                <w:rStyle w:val="Hyperlink"/>
                <w:rFonts w:ascii="Times New Roman" w:hAnsi="Times New Roman" w:cs="Times New Roman"/>
                <w:b/>
                <w:noProof/>
              </w:rPr>
              <w:t>5.4</w:t>
            </w:r>
            <w:r w:rsidR="00B10202">
              <w:rPr>
                <w:rFonts w:eastAsiaTheme="minorEastAsia"/>
                <w:noProof/>
                <w:lang w:val="en-US"/>
              </w:rPr>
              <w:tab/>
            </w:r>
            <w:r w:rsidR="00B10202" w:rsidRPr="00DB02F8">
              <w:rPr>
                <w:rStyle w:val="Hyperlink"/>
                <w:rFonts w:ascii="Times New Roman" w:hAnsi="Times New Roman" w:cs="Times New Roman"/>
                <w:b/>
                <w:noProof/>
              </w:rPr>
              <w:t xml:space="preserve">Chức năng </w:t>
            </w:r>
            <w:r w:rsidR="00B10202" w:rsidRPr="00DB02F8">
              <w:rPr>
                <w:rStyle w:val="Hyperlink"/>
                <w:rFonts w:ascii="Times New Roman" w:hAnsi="Times New Roman" w:cs="Times New Roman"/>
                <w:b/>
                <w:noProof/>
                <w:lang w:val="en-US"/>
              </w:rPr>
              <w:t xml:space="preserve">yêu cầu </w:t>
            </w:r>
            <w:r w:rsidR="00B10202" w:rsidRPr="00DB02F8">
              <w:rPr>
                <w:rStyle w:val="Hyperlink"/>
                <w:rFonts w:ascii="Times New Roman" w:hAnsi="Times New Roman" w:cs="Times New Roman"/>
                <w:b/>
                <w:noProof/>
              </w:rPr>
              <w:t>lấy lại mật khẩu</w:t>
            </w:r>
            <w:r w:rsidR="00B10202">
              <w:rPr>
                <w:noProof/>
                <w:webHidden/>
              </w:rPr>
              <w:tab/>
            </w:r>
            <w:r w:rsidR="00B10202">
              <w:rPr>
                <w:noProof/>
                <w:webHidden/>
              </w:rPr>
              <w:fldChar w:fldCharType="begin"/>
            </w:r>
            <w:r w:rsidR="00B10202">
              <w:rPr>
                <w:noProof/>
                <w:webHidden/>
              </w:rPr>
              <w:instrText xml:space="preserve"> PAGEREF _Toc399429607 \h </w:instrText>
            </w:r>
            <w:r w:rsidR="00B10202">
              <w:rPr>
                <w:noProof/>
                <w:webHidden/>
              </w:rPr>
            </w:r>
            <w:r w:rsidR="00B10202">
              <w:rPr>
                <w:noProof/>
                <w:webHidden/>
              </w:rPr>
              <w:fldChar w:fldCharType="separate"/>
            </w:r>
            <w:r w:rsidR="00B10202">
              <w:rPr>
                <w:noProof/>
                <w:webHidden/>
              </w:rPr>
              <w:t>18</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8" w:history="1">
            <w:r w:rsidR="00B10202" w:rsidRPr="00DB02F8">
              <w:rPr>
                <w:rStyle w:val="Hyperlink"/>
                <w:rFonts w:ascii="Times New Roman" w:hAnsi="Times New Roman" w:cs="Times New Roman"/>
                <w:b/>
                <w:noProof/>
              </w:rPr>
              <w:t>5.5</w:t>
            </w:r>
            <w:r w:rsidR="00B10202">
              <w:rPr>
                <w:rFonts w:eastAsiaTheme="minorEastAsia"/>
                <w:noProof/>
                <w:lang w:val="en-US"/>
              </w:rPr>
              <w:tab/>
            </w:r>
            <w:r w:rsidR="00B10202" w:rsidRPr="00DB02F8">
              <w:rPr>
                <w:rStyle w:val="Hyperlink"/>
                <w:rFonts w:ascii="Times New Roman" w:hAnsi="Times New Roman" w:cs="Times New Roman"/>
                <w:b/>
                <w:noProof/>
              </w:rPr>
              <w:t xml:space="preserve">Chức năng </w:t>
            </w:r>
            <w:r w:rsidR="00B10202" w:rsidRPr="00DB02F8">
              <w:rPr>
                <w:rStyle w:val="Hyperlink"/>
                <w:rFonts w:ascii="Times New Roman" w:hAnsi="Times New Roman" w:cs="Times New Roman"/>
                <w:b/>
                <w:noProof/>
                <w:lang w:val="en-US"/>
              </w:rPr>
              <w:t>đổi mật khẩu</w:t>
            </w:r>
            <w:r w:rsidR="00B10202">
              <w:rPr>
                <w:noProof/>
                <w:webHidden/>
              </w:rPr>
              <w:tab/>
            </w:r>
            <w:r w:rsidR="00B10202">
              <w:rPr>
                <w:noProof/>
                <w:webHidden/>
              </w:rPr>
              <w:fldChar w:fldCharType="begin"/>
            </w:r>
            <w:r w:rsidR="00B10202">
              <w:rPr>
                <w:noProof/>
                <w:webHidden/>
              </w:rPr>
              <w:instrText xml:space="preserve"> PAGEREF _Toc399429608 \h </w:instrText>
            </w:r>
            <w:r w:rsidR="00B10202">
              <w:rPr>
                <w:noProof/>
                <w:webHidden/>
              </w:rPr>
            </w:r>
            <w:r w:rsidR="00B10202">
              <w:rPr>
                <w:noProof/>
                <w:webHidden/>
              </w:rPr>
              <w:fldChar w:fldCharType="separate"/>
            </w:r>
            <w:r w:rsidR="00B10202">
              <w:rPr>
                <w:noProof/>
                <w:webHidden/>
              </w:rPr>
              <w:t>21</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09" w:history="1">
            <w:r w:rsidR="00B10202" w:rsidRPr="00DB02F8">
              <w:rPr>
                <w:rStyle w:val="Hyperlink"/>
                <w:rFonts w:ascii="Times New Roman" w:hAnsi="Times New Roman" w:cs="Times New Roman"/>
                <w:b/>
                <w:noProof/>
              </w:rPr>
              <w:t>5.6</w:t>
            </w:r>
            <w:r w:rsidR="00B10202">
              <w:rPr>
                <w:rFonts w:eastAsiaTheme="minorEastAsia"/>
                <w:noProof/>
                <w:lang w:val="en-US"/>
              </w:rPr>
              <w:tab/>
            </w:r>
            <w:r w:rsidR="00B10202" w:rsidRPr="00DB02F8">
              <w:rPr>
                <w:rStyle w:val="Hyperlink"/>
                <w:rFonts w:ascii="Times New Roman" w:hAnsi="Times New Roman" w:cs="Times New Roman"/>
                <w:b/>
                <w:noProof/>
              </w:rPr>
              <w:t>Chức năng xem thông tin nhà trọ</w:t>
            </w:r>
            <w:r w:rsidR="00B10202">
              <w:rPr>
                <w:noProof/>
                <w:webHidden/>
              </w:rPr>
              <w:tab/>
            </w:r>
            <w:r w:rsidR="00B10202">
              <w:rPr>
                <w:noProof/>
                <w:webHidden/>
              </w:rPr>
              <w:fldChar w:fldCharType="begin"/>
            </w:r>
            <w:r w:rsidR="00B10202">
              <w:rPr>
                <w:noProof/>
                <w:webHidden/>
              </w:rPr>
              <w:instrText xml:space="preserve"> PAGEREF _Toc399429609 \h </w:instrText>
            </w:r>
            <w:r w:rsidR="00B10202">
              <w:rPr>
                <w:noProof/>
                <w:webHidden/>
              </w:rPr>
            </w:r>
            <w:r w:rsidR="00B10202">
              <w:rPr>
                <w:noProof/>
                <w:webHidden/>
              </w:rPr>
              <w:fldChar w:fldCharType="separate"/>
            </w:r>
            <w:r w:rsidR="00B10202">
              <w:rPr>
                <w:noProof/>
                <w:webHidden/>
              </w:rPr>
              <w:t>23</w:t>
            </w:r>
            <w:r w:rsidR="00B10202">
              <w:rPr>
                <w:noProof/>
                <w:webHidden/>
              </w:rPr>
              <w:fldChar w:fldCharType="end"/>
            </w:r>
          </w:hyperlink>
        </w:p>
        <w:p w:rsidR="00B10202" w:rsidRDefault="00A410D6">
          <w:pPr>
            <w:pStyle w:val="TOC2"/>
            <w:tabs>
              <w:tab w:val="right" w:leader="dot" w:pos="9350"/>
            </w:tabs>
            <w:rPr>
              <w:rFonts w:eastAsiaTheme="minorEastAsia"/>
              <w:noProof/>
              <w:lang w:val="en-US"/>
            </w:rPr>
          </w:pPr>
          <w:hyperlink w:anchor="_Toc399429610" w:history="1">
            <w:r w:rsidR="00B10202" w:rsidRPr="00DB02F8">
              <w:rPr>
                <w:rStyle w:val="Hyperlink"/>
                <w:rFonts w:ascii="Times New Roman" w:hAnsi="Times New Roman" w:cs="Times New Roman"/>
                <w:noProof/>
              </w:rPr>
              <w:t>Xử lý: sơ đồ sau cho thấy hoạt động xem thông tin nhà trọ của người dùng</w:t>
            </w:r>
            <w:r w:rsidR="00B10202">
              <w:rPr>
                <w:noProof/>
                <w:webHidden/>
              </w:rPr>
              <w:tab/>
            </w:r>
            <w:r w:rsidR="00B10202">
              <w:rPr>
                <w:noProof/>
                <w:webHidden/>
              </w:rPr>
              <w:fldChar w:fldCharType="begin"/>
            </w:r>
            <w:r w:rsidR="00B10202">
              <w:rPr>
                <w:noProof/>
                <w:webHidden/>
              </w:rPr>
              <w:instrText xml:space="preserve"> PAGEREF _Toc399429610 \h </w:instrText>
            </w:r>
            <w:r w:rsidR="00B10202">
              <w:rPr>
                <w:noProof/>
                <w:webHidden/>
              </w:rPr>
            </w:r>
            <w:r w:rsidR="00B10202">
              <w:rPr>
                <w:noProof/>
                <w:webHidden/>
              </w:rPr>
              <w:fldChar w:fldCharType="separate"/>
            </w:r>
            <w:r w:rsidR="00B10202">
              <w:rPr>
                <w:noProof/>
                <w:webHidden/>
              </w:rPr>
              <w:t>26</w:t>
            </w:r>
            <w:r w:rsidR="00B10202">
              <w:rPr>
                <w:noProof/>
                <w:webHidden/>
              </w:rPr>
              <w:fldChar w:fldCharType="end"/>
            </w:r>
          </w:hyperlink>
        </w:p>
        <w:p w:rsidR="00B10202" w:rsidRDefault="00A410D6">
          <w:pPr>
            <w:pStyle w:val="TOC2"/>
            <w:tabs>
              <w:tab w:val="right" w:leader="dot" w:pos="9350"/>
            </w:tabs>
            <w:rPr>
              <w:rFonts w:eastAsiaTheme="minorEastAsia"/>
              <w:noProof/>
              <w:lang w:val="en-US"/>
            </w:rPr>
          </w:pPr>
          <w:hyperlink w:anchor="_Toc399429611" w:history="1">
            <w:r w:rsidR="00B10202">
              <w:rPr>
                <w:noProof/>
                <w:webHidden/>
              </w:rPr>
              <w:tab/>
            </w:r>
            <w:r w:rsidR="00B10202">
              <w:rPr>
                <w:noProof/>
                <w:webHidden/>
              </w:rPr>
              <w:fldChar w:fldCharType="begin"/>
            </w:r>
            <w:r w:rsidR="00B10202">
              <w:rPr>
                <w:noProof/>
                <w:webHidden/>
              </w:rPr>
              <w:instrText xml:space="preserve"> PAGEREF _Toc399429611 \h </w:instrText>
            </w:r>
            <w:r w:rsidR="00B10202">
              <w:rPr>
                <w:noProof/>
                <w:webHidden/>
              </w:rPr>
            </w:r>
            <w:r w:rsidR="00B10202">
              <w:rPr>
                <w:noProof/>
                <w:webHidden/>
              </w:rPr>
              <w:fldChar w:fldCharType="separate"/>
            </w:r>
            <w:r w:rsidR="00B10202">
              <w:rPr>
                <w:noProof/>
                <w:webHidden/>
              </w:rPr>
              <w:t>26</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2" w:history="1">
            <w:r w:rsidR="00B10202" w:rsidRPr="00DB02F8">
              <w:rPr>
                <w:rStyle w:val="Hyperlink"/>
                <w:rFonts w:ascii="Times New Roman" w:hAnsi="Times New Roman" w:cs="Times New Roman"/>
                <w:b/>
                <w:noProof/>
              </w:rPr>
              <w:t>5.7</w:t>
            </w:r>
            <w:r w:rsidR="00B10202">
              <w:rPr>
                <w:rFonts w:eastAsiaTheme="minorEastAsia"/>
                <w:noProof/>
                <w:lang w:val="en-US"/>
              </w:rPr>
              <w:tab/>
            </w:r>
            <w:r w:rsidR="00B10202" w:rsidRPr="00DB02F8">
              <w:rPr>
                <w:rStyle w:val="Hyperlink"/>
                <w:rFonts w:ascii="Times New Roman" w:hAnsi="Times New Roman" w:cs="Times New Roman"/>
                <w:b/>
                <w:noProof/>
              </w:rPr>
              <w:t>Chức năng tìm nhà trọ</w:t>
            </w:r>
            <w:r w:rsidR="00B10202">
              <w:rPr>
                <w:noProof/>
                <w:webHidden/>
              </w:rPr>
              <w:tab/>
            </w:r>
            <w:r w:rsidR="00B10202">
              <w:rPr>
                <w:noProof/>
                <w:webHidden/>
              </w:rPr>
              <w:fldChar w:fldCharType="begin"/>
            </w:r>
            <w:r w:rsidR="00B10202">
              <w:rPr>
                <w:noProof/>
                <w:webHidden/>
              </w:rPr>
              <w:instrText xml:space="preserve"> PAGEREF _Toc399429612 \h </w:instrText>
            </w:r>
            <w:r w:rsidR="00B10202">
              <w:rPr>
                <w:noProof/>
                <w:webHidden/>
              </w:rPr>
            </w:r>
            <w:r w:rsidR="00B10202">
              <w:rPr>
                <w:noProof/>
                <w:webHidden/>
              </w:rPr>
              <w:fldChar w:fldCharType="separate"/>
            </w:r>
            <w:r w:rsidR="00B10202">
              <w:rPr>
                <w:noProof/>
                <w:webHidden/>
              </w:rPr>
              <w:t>26</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3" w:history="1">
            <w:r w:rsidR="00B10202" w:rsidRPr="00DB02F8">
              <w:rPr>
                <w:rStyle w:val="Hyperlink"/>
                <w:rFonts w:ascii="Times New Roman" w:hAnsi="Times New Roman" w:cs="Times New Roman"/>
                <w:b/>
                <w:noProof/>
              </w:rPr>
              <w:t>5.8</w:t>
            </w:r>
            <w:r w:rsidR="00B10202">
              <w:rPr>
                <w:rFonts w:eastAsiaTheme="minorEastAsia"/>
                <w:noProof/>
                <w:lang w:val="en-US"/>
              </w:rPr>
              <w:tab/>
            </w:r>
            <w:r w:rsidR="00B10202" w:rsidRPr="00DB02F8">
              <w:rPr>
                <w:rStyle w:val="Hyperlink"/>
                <w:rFonts w:ascii="Times New Roman" w:hAnsi="Times New Roman" w:cs="Times New Roman"/>
                <w:b/>
                <w:noProof/>
              </w:rPr>
              <w:t>Chức năng cập nhật thông tin nhà trọ</w:t>
            </w:r>
            <w:r w:rsidR="00B10202">
              <w:rPr>
                <w:noProof/>
                <w:webHidden/>
              </w:rPr>
              <w:tab/>
            </w:r>
            <w:r w:rsidR="00B10202">
              <w:rPr>
                <w:noProof/>
                <w:webHidden/>
              </w:rPr>
              <w:fldChar w:fldCharType="begin"/>
            </w:r>
            <w:r w:rsidR="00B10202">
              <w:rPr>
                <w:noProof/>
                <w:webHidden/>
              </w:rPr>
              <w:instrText xml:space="preserve"> PAGEREF _Toc399429613 \h </w:instrText>
            </w:r>
            <w:r w:rsidR="00B10202">
              <w:rPr>
                <w:noProof/>
                <w:webHidden/>
              </w:rPr>
            </w:r>
            <w:r w:rsidR="00B10202">
              <w:rPr>
                <w:noProof/>
                <w:webHidden/>
              </w:rPr>
              <w:fldChar w:fldCharType="separate"/>
            </w:r>
            <w:r w:rsidR="00B10202">
              <w:rPr>
                <w:noProof/>
                <w:webHidden/>
              </w:rPr>
              <w:t>28</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4" w:history="1">
            <w:r w:rsidR="00B10202" w:rsidRPr="00DB02F8">
              <w:rPr>
                <w:rStyle w:val="Hyperlink"/>
                <w:rFonts w:ascii="Times New Roman" w:hAnsi="Times New Roman" w:cs="Times New Roman"/>
                <w:b/>
                <w:noProof/>
              </w:rPr>
              <w:t>5.9</w:t>
            </w:r>
            <w:r w:rsidR="00B10202">
              <w:rPr>
                <w:rFonts w:eastAsiaTheme="minorEastAsia"/>
                <w:noProof/>
                <w:lang w:val="en-US"/>
              </w:rPr>
              <w:tab/>
            </w:r>
            <w:r w:rsidR="00B10202" w:rsidRPr="00DB02F8">
              <w:rPr>
                <w:rStyle w:val="Hyperlink"/>
                <w:rFonts w:ascii="Times New Roman" w:hAnsi="Times New Roman" w:cs="Times New Roman"/>
                <w:b/>
                <w:noProof/>
              </w:rPr>
              <w:t>Chức năng quản lý danh sách nhà trọ</w:t>
            </w:r>
            <w:r w:rsidR="00B10202">
              <w:rPr>
                <w:noProof/>
                <w:webHidden/>
              </w:rPr>
              <w:tab/>
            </w:r>
            <w:r w:rsidR="00B10202">
              <w:rPr>
                <w:noProof/>
                <w:webHidden/>
              </w:rPr>
              <w:fldChar w:fldCharType="begin"/>
            </w:r>
            <w:r w:rsidR="00B10202">
              <w:rPr>
                <w:noProof/>
                <w:webHidden/>
              </w:rPr>
              <w:instrText xml:space="preserve"> PAGEREF _Toc399429614 \h </w:instrText>
            </w:r>
            <w:r w:rsidR="00B10202">
              <w:rPr>
                <w:noProof/>
                <w:webHidden/>
              </w:rPr>
            </w:r>
            <w:r w:rsidR="00B10202">
              <w:rPr>
                <w:noProof/>
                <w:webHidden/>
              </w:rPr>
              <w:fldChar w:fldCharType="separate"/>
            </w:r>
            <w:r w:rsidR="00B10202">
              <w:rPr>
                <w:noProof/>
                <w:webHidden/>
              </w:rPr>
              <w:t>28</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5" w:history="1">
            <w:r w:rsidR="00B10202" w:rsidRPr="00DB02F8">
              <w:rPr>
                <w:rStyle w:val="Hyperlink"/>
                <w:rFonts w:ascii="Times New Roman" w:hAnsi="Times New Roman" w:cs="Times New Roman"/>
                <w:b/>
                <w:noProof/>
              </w:rPr>
              <w:t>5.10</w:t>
            </w:r>
            <w:r w:rsidR="00B10202">
              <w:rPr>
                <w:rFonts w:eastAsiaTheme="minorEastAsia"/>
                <w:noProof/>
                <w:lang w:val="en-US"/>
              </w:rPr>
              <w:tab/>
            </w:r>
            <w:r w:rsidR="00B10202" w:rsidRPr="00DB02F8">
              <w:rPr>
                <w:rStyle w:val="Hyperlink"/>
                <w:rFonts w:ascii="Times New Roman" w:hAnsi="Times New Roman" w:cs="Times New Roman"/>
                <w:b/>
                <w:noProof/>
              </w:rPr>
              <w:t>Chức năng quản lý người dùng</w:t>
            </w:r>
            <w:r w:rsidR="00B10202">
              <w:rPr>
                <w:noProof/>
                <w:webHidden/>
              </w:rPr>
              <w:tab/>
            </w:r>
            <w:r w:rsidR="00B10202">
              <w:rPr>
                <w:noProof/>
                <w:webHidden/>
              </w:rPr>
              <w:fldChar w:fldCharType="begin"/>
            </w:r>
            <w:r w:rsidR="00B10202">
              <w:rPr>
                <w:noProof/>
                <w:webHidden/>
              </w:rPr>
              <w:instrText xml:space="preserve"> PAGEREF _Toc399429615 \h </w:instrText>
            </w:r>
            <w:r w:rsidR="00B10202">
              <w:rPr>
                <w:noProof/>
                <w:webHidden/>
              </w:rPr>
            </w:r>
            <w:r w:rsidR="00B10202">
              <w:rPr>
                <w:noProof/>
                <w:webHidden/>
              </w:rPr>
              <w:fldChar w:fldCharType="separate"/>
            </w:r>
            <w:r w:rsidR="00B10202">
              <w:rPr>
                <w:noProof/>
                <w:webHidden/>
              </w:rPr>
              <w:t>33</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6" w:history="1">
            <w:r w:rsidR="00B10202" w:rsidRPr="00DB02F8">
              <w:rPr>
                <w:rStyle w:val="Hyperlink"/>
                <w:rFonts w:ascii="Times New Roman" w:hAnsi="Times New Roman" w:cs="Times New Roman"/>
                <w:b/>
                <w:noProof/>
              </w:rPr>
              <w:t>5.11</w:t>
            </w:r>
            <w:r w:rsidR="00B10202">
              <w:rPr>
                <w:rFonts w:eastAsiaTheme="minorEastAsia"/>
                <w:noProof/>
                <w:lang w:val="en-US"/>
              </w:rPr>
              <w:tab/>
            </w:r>
            <w:r w:rsidR="00B10202" w:rsidRPr="00DB02F8">
              <w:rPr>
                <w:rStyle w:val="Hyperlink"/>
                <w:rFonts w:ascii="Times New Roman" w:hAnsi="Times New Roman" w:cs="Times New Roman"/>
                <w:b/>
                <w:noProof/>
              </w:rPr>
              <w:t>Chức năng bình luận</w:t>
            </w:r>
            <w:r w:rsidR="00B10202">
              <w:rPr>
                <w:noProof/>
                <w:webHidden/>
              </w:rPr>
              <w:tab/>
            </w:r>
            <w:r w:rsidR="00B10202">
              <w:rPr>
                <w:noProof/>
                <w:webHidden/>
              </w:rPr>
              <w:fldChar w:fldCharType="begin"/>
            </w:r>
            <w:r w:rsidR="00B10202">
              <w:rPr>
                <w:noProof/>
                <w:webHidden/>
              </w:rPr>
              <w:instrText xml:space="preserve"> PAGEREF _Toc399429616 \h </w:instrText>
            </w:r>
            <w:r w:rsidR="00B10202">
              <w:rPr>
                <w:noProof/>
                <w:webHidden/>
              </w:rPr>
            </w:r>
            <w:r w:rsidR="00B10202">
              <w:rPr>
                <w:noProof/>
                <w:webHidden/>
              </w:rPr>
              <w:fldChar w:fldCharType="separate"/>
            </w:r>
            <w:r w:rsidR="00B10202">
              <w:rPr>
                <w:noProof/>
                <w:webHidden/>
              </w:rPr>
              <w:t>33</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7" w:history="1">
            <w:r w:rsidR="00B10202" w:rsidRPr="00DB02F8">
              <w:rPr>
                <w:rStyle w:val="Hyperlink"/>
                <w:rFonts w:ascii="Times New Roman" w:hAnsi="Times New Roman" w:cs="Times New Roman"/>
                <w:b/>
                <w:noProof/>
              </w:rPr>
              <w:t>5.12</w:t>
            </w:r>
            <w:r w:rsidR="00B10202">
              <w:rPr>
                <w:rFonts w:eastAsiaTheme="minorEastAsia"/>
                <w:noProof/>
                <w:lang w:val="en-US"/>
              </w:rPr>
              <w:tab/>
            </w:r>
            <w:r w:rsidR="00B10202" w:rsidRPr="00DB02F8">
              <w:rPr>
                <w:rStyle w:val="Hyperlink"/>
                <w:rFonts w:ascii="Times New Roman" w:hAnsi="Times New Roman" w:cs="Times New Roman"/>
                <w:b/>
                <w:noProof/>
              </w:rPr>
              <w:t>Chức năng quản lý bình luận</w:t>
            </w:r>
            <w:r w:rsidR="00B10202">
              <w:rPr>
                <w:noProof/>
                <w:webHidden/>
              </w:rPr>
              <w:tab/>
            </w:r>
            <w:r w:rsidR="00B10202">
              <w:rPr>
                <w:noProof/>
                <w:webHidden/>
              </w:rPr>
              <w:fldChar w:fldCharType="begin"/>
            </w:r>
            <w:r w:rsidR="00B10202">
              <w:rPr>
                <w:noProof/>
                <w:webHidden/>
              </w:rPr>
              <w:instrText xml:space="preserve"> PAGEREF _Toc399429617 \h </w:instrText>
            </w:r>
            <w:r w:rsidR="00B10202">
              <w:rPr>
                <w:noProof/>
                <w:webHidden/>
              </w:rPr>
            </w:r>
            <w:r w:rsidR="00B10202">
              <w:rPr>
                <w:noProof/>
                <w:webHidden/>
              </w:rPr>
              <w:fldChar w:fldCharType="separate"/>
            </w:r>
            <w:r w:rsidR="00B10202">
              <w:rPr>
                <w:noProof/>
                <w:webHidden/>
              </w:rPr>
              <w:t>33</w:t>
            </w:r>
            <w:r w:rsidR="00B10202">
              <w:rPr>
                <w:noProof/>
                <w:webHidden/>
              </w:rPr>
              <w:fldChar w:fldCharType="end"/>
            </w:r>
          </w:hyperlink>
        </w:p>
        <w:p w:rsidR="00B10202" w:rsidRDefault="00A410D6">
          <w:pPr>
            <w:pStyle w:val="TOC2"/>
            <w:tabs>
              <w:tab w:val="left" w:pos="880"/>
              <w:tab w:val="right" w:leader="dot" w:pos="9350"/>
            </w:tabs>
            <w:rPr>
              <w:rFonts w:eastAsiaTheme="minorEastAsia"/>
              <w:noProof/>
              <w:lang w:val="en-US"/>
            </w:rPr>
          </w:pPr>
          <w:hyperlink w:anchor="_Toc399429618" w:history="1">
            <w:r w:rsidR="00B10202" w:rsidRPr="00DB02F8">
              <w:rPr>
                <w:rStyle w:val="Hyperlink"/>
                <w:rFonts w:ascii="Times New Roman" w:hAnsi="Times New Roman" w:cs="Times New Roman"/>
                <w:b/>
                <w:noProof/>
              </w:rPr>
              <w:t>5.13</w:t>
            </w:r>
            <w:r w:rsidR="00B10202">
              <w:rPr>
                <w:rFonts w:eastAsiaTheme="minorEastAsia"/>
                <w:noProof/>
                <w:lang w:val="en-US"/>
              </w:rPr>
              <w:tab/>
            </w:r>
            <w:r w:rsidR="00B10202" w:rsidRPr="00DB02F8">
              <w:rPr>
                <w:rStyle w:val="Hyperlink"/>
                <w:rFonts w:ascii="Times New Roman" w:hAnsi="Times New Roman" w:cs="Times New Roman"/>
                <w:b/>
                <w:noProof/>
              </w:rPr>
              <w:t>Chức năng quản lý đăng tin</w:t>
            </w:r>
            <w:r w:rsidR="00B10202">
              <w:rPr>
                <w:noProof/>
                <w:webHidden/>
              </w:rPr>
              <w:tab/>
            </w:r>
            <w:r w:rsidR="00B10202">
              <w:rPr>
                <w:noProof/>
                <w:webHidden/>
              </w:rPr>
              <w:fldChar w:fldCharType="begin"/>
            </w:r>
            <w:r w:rsidR="00B10202">
              <w:rPr>
                <w:noProof/>
                <w:webHidden/>
              </w:rPr>
              <w:instrText xml:space="preserve"> PAGEREF _Toc399429618 \h </w:instrText>
            </w:r>
            <w:r w:rsidR="00B10202">
              <w:rPr>
                <w:noProof/>
                <w:webHidden/>
              </w:rPr>
            </w:r>
            <w:r w:rsidR="00B10202">
              <w:rPr>
                <w:noProof/>
                <w:webHidden/>
              </w:rPr>
              <w:fldChar w:fldCharType="separate"/>
            </w:r>
            <w:r w:rsidR="00B10202">
              <w:rPr>
                <w:noProof/>
                <w:webHidden/>
              </w:rPr>
              <w:t>33</w:t>
            </w:r>
            <w:r w:rsidR="00B10202">
              <w:rPr>
                <w:noProof/>
                <w:webHidden/>
              </w:rPr>
              <w:fldChar w:fldCharType="end"/>
            </w:r>
          </w:hyperlink>
        </w:p>
        <w:p w:rsidR="00B10202" w:rsidRDefault="00A410D6">
          <w:pPr>
            <w:pStyle w:val="TOC2"/>
            <w:tabs>
              <w:tab w:val="right" w:leader="dot" w:pos="9350"/>
            </w:tabs>
            <w:rPr>
              <w:rFonts w:eastAsiaTheme="minorEastAsia"/>
              <w:noProof/>
              <w:lang w:val="en-US"/>
            </w:rPr>
          </w:pPr>
          <w:hyperlink w:anchor="_Toc399429619" w:history="1">
            <w:r w:rsidR="00B10202" w:rsidRPr="00DB02F8">
              <w:rPr>
                <w:rStyle w:val="Hyperlink"/>
                <w:rFonts w:ascii="Times New Roman" w:hAnsi="Times New Roman" w:cs="Times New Roman"/>
                <w:b/>
                <w:noProof/>
              </w:rPr>
              <w:t>5.14 Chức năng đăng tin</w:t>
            </w:r>
            <w:r w:rsidR="00B10202">
              <w:rPr>
                <w:noProof/>
                <w:webHidden/>
              </w:rPr>
              <w:tab/>
            </w:r>
            <w:r w:rsidR="00B10202">
              <w:rPr>
                <w:noProof/>
                <w:webHidden/>
              </w:rPr>
              <w:fldChar w:fldCharType="begin"/>
            </w:r>
            <w:r w:rsidR="00B10202">
              <w:rPr>
                <w:noProof/>
                <w:webHidden/>
              </w:rPr>
              <w:instrText xml:space="preserve"> PAGEREF _Toc399429619 \h </w:instrText>
            </w:r>
            <w:r w:rsidR="00B10202">
              <w:rPr>
                <w:noProof/>
                <w:webHidden/>
              </w:rPr>
            </w:r>
            <w:r w:rsidR="00B10202">
              <w:rPr>
                <w:noProof/>
                <w:webHidden/>
              </w:rPr>
              <w:fldChar w:fldCharType="separate"/>
            </w:r>
            <w:r w:rsidR="00B10202">
              <w:rPr>
                <w:noProof/>
                <w:webHidden/>
              </w:rPr>
              <w:t>33</w:t>
            </w:r>
            <w:r w:rsidR="00B10202">
              <w:rPr>
                <w:noProof/>
                <w:webHidden/>
              </w:rPr>
              <w:fldChar w:fldCharType="end"/>
            </w:r>
          </w:hyperlink>
        </w:p>
        <w:p w:rsidR="00B10202" w:rsidRDefault="00A410D6">
          <w:pPr>
            <w:pStyle w:val="TOC2"/>
            <w:tabs>
              <w:tab w:val="right" w:leader="dot" w:pos="9350"/>
            </w:tabs>
            <w:rPr>
              <w:rFonts w:eastAsiaTheme="minorEastAsia"/>
              <w:noProof/>
              <w:lang w:val="en-US"/>
            </w:rPr>
          </w:pPr>
          <w:hyperlink w:anchor="_Toc399429620" w:history="1">
            <w:r w:rsidR="00B10202" w:rsidRPr="00DB02F8">
              <w:rPr>
                <w:rStyle w:val="Hyperlink"/>
                <w:rFonts w:ascii="Times New Roman" w:hAnsi="Times New Roman" w:cs="Times New Roman"/>
                <w:b/>
                <w:noProof/>
              </w:rPr>
              <w:t>5.15 Cập nhật thông tin cá nhân</w:t>
            </w:r>
            <w:r w:rsidR="00B10202">
              <w:rPr>
                <w:noProof/>
                <w:webHidden/>
              </w:rPr>
              <w:tab/>
            </w:r>
            <w:r w:rsidR="00B10202">
              <w:rPr>
                <w:noProof/>
                <w:webHidden/>
              </w:rPr>
              <w:fldChar w:fldCharType="begin"/>
            </w:r>
            <w:r w:rsidR="00B10202">
              <w:rPr>
                <w:noProof/>
                <w:webHidden/>
              </w:rPr>
              <w:instrText xml:space="preserve"> PAGEREF _Toc399429620 \h </w:instrText>
            </w:r>
            <w:r w:rsidR="00B10202">
              <w:rPr>
                <w:noProof/>
                <w:webHidden/>
              </w:rPr>
            </w:r>
            <w:r w:rsidR="00B10202">
              <w:rPr>
                <w:noProof/>
                <w:webHidden/>
              </w:rPr>
              <w:fldChar w:fldCharType="separate"/>
            </w:r>
            <w:r w:rsidR="00B10202">
              <w:rPr>
                <w:noProof/>
                <w:webHidden/>
              </w:rPr>
              <w:t>36</w:t>
            </w:r>
            <w:r w:rsidR="00B10202">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621" w:history="1">
            <w:r w:rsidR="00B10202" w:rsidRPr="00DB02F8">
              <w:rPr>
                <w:rStyle w:val="Hyperlink"/>
                <w:rFonts w:ascii="Times New Roman" w:hAnsi="Times New Roman" w:cs="Times New Roman"/>
                <w:b/>
                <w:noProof/>
              </w:rPr>
              <w:t>6.</w:t>
            </w:r>
            <w:r w:rsidR="00B10202">
              <w:rPr>
                <w:rFonts w:eastAsiaTheme="minorEastAsia"/>
                <w:noProof/>
                <w:lang w:val="en-US"/>
              </w:rPr>
              <w:tab/>
            </w:r>
            <w:r w:rsidR="00B10202" w:rsidRPr="00DB02F8">
              <w:rPr>
                <w:rStyle w:val="Hyperlink"/>
                <w:rFonts w:ascii="Times New Roman" w:hAnsi="Times New Roman" w:cs="Times New Roman"/>
                <w:b/>
                <w:noProof/>
              </w:rPr>
              <w:t>Bảng tham khảo tới các yêu cầu</w:t>
            </w:r>
            <w:r w:rsidR="00B10202">
              <w:rPr>
                <w:noProof/>
                <w:webHidden/>
              </w:rPr>
              <w:tab/>
            </w:r>
            <w:r w:rsidR="00B10202">
              <w:rPr>
                <w:noProof/>
                <w:webHidden/>
              </w:rPr>
              <w:fldChar w:fldCharType="begin"/>
            </w:r>
            <w:r w:rsidR="00B10202">
              <w:rPr>
                <w:noProof/>
                <w:webHidden/>
              </w:rPr>
              <w:instrText xml:space="preserve"> PAGEREF _Toc399429621 \h </w:instrText>
            </w:r>
            <w:r w:rsidR="00B10202">
              <w:rPr>
                <w:noProof/>
                <w:webHidden/>
              </w:rPr>
            </w:r>
            <w:r w:rsidR="00B10202">
              <w:rPr>
                <w:noProof/>
                <w:webHidden/>
              </w:rPr>
              <w:fldChar w:fldCharType="separate"/>
            </w:r>
            <w:r w:rsidR="00B10202">
              <w:rPr>
                <w:noProof/>
                <w:webHidden/>
              </w:rPr>
              <w:t>40</w:t>
            </w:r>
            <w:r w:rsidR="00B10202">
              <w:rPr>
                <w:noProof/>
                <w:webHidden/>
              </w:rPr>
              <w:fldChar w:fldCharType="end"/>
            </w:r>
          </w:hyperlink>
        </w:p>
        <w:p w:rsidR="00B10202" w:rsidRDefault="00A410D6">
          <w:pPr>
            <w:pStyle w:val="TOC1"/>
            <w:tabs>
              <w:tab w:val="left" w:pos="440"/>
              <w:tab w:val="right" w:leader="dot" w:pos="9350"/>
            </w:tabs>
            <w:rPr>
              <w:rFonts w:eastAsiaTheme="minorEastAsia"/>
              <w:noProof/>
              <w:lang w:val="en-US"/>
            </w:rPr>
          </w:pPr>
          <w:hyperlink w:anchor="_Toc399429622" w:history="1">
            <w:r w:rsidR="00B10202" w:rsidRPr="00DB02F8">
              <w:rPr>
                <w:rStyle w:val="Hyperlink"/>
                <w:rFonts w:ascii="Times New Roman" w:hAnsi="Times New Roman" w:cs="Times New Roman"/>
                <w:b/>
                <w:noProof/>
              </w:rPr>
              <w:t>7.</w:t>
            </w:r>
            <w:r w:rsidR="00B10202">
              <w:rPr>
                <w:rFonts w:eastAsiaTheme="minorEastAsia"/>
                <w:noProof/>
                <w:lang w:val="en-US"/>
              </w:rPr>
              <w:tab/>
            </w:r>
            <w:r w:rsidR="00B10202" w:rsidRPr="00DB02F8">
              <w:rPr>
                <w:rStyle w:val="Hyperlink"/>
                <w:rFonts w:ascii="Times New Roman" w:hAnsi="Times New Roman" w:cs="Times New Roman"/>
                <w:b/>
                <w:noProof/>
              </w:rPr>
              <w:t>Các phụ lục</w:t>
            </w:r>
            <w:r w:rsidR="00B10202">
              <w:rPr>
                <w:noProof/>
                <w:webHidden/>
              </w:rPr>
              <w:tab/>
            </w:r>
            <w:r w:rsidR="00B10202">
              <w:rPr>
                <w:noProof/>
                <w:webHidden/>
              </w:rPr>
              <w:fldChar w:fldCharType="begin"/>
            </w:r>
            <w:r w:rsidR="00B10202">
              <w:rPr>
                <w:noProof/>
                <w:webHidden/>
              </w:rPr>
              <w:instrText xml:space="preserve"> PAGEREF _Toc399429622 \h </w:instrText>
            </w:r>
            <w:r w:rsidR="00B10202">
              <w:rPr>
                <w:noProof/>
                <w:webHidden/>
              </w:rPr>
            </w:r>
            <w:r w:rsidR="00B10202">
              <w:rPr>
                <w:noProof/>
                <w:webHidden/>
              </w:rPr>
              <w:fldChar w:fldCharType="separate"/>
            </w:r>
            <w:r w:rsidR="00B10202">
              <w:rPr>
                <w:noProof/>
                <w:webHidden/>
              </w:rPr>
              <w:t>41</w:t>
            </w:r>
            <w:r w:rsidR="00B10202">
              <w:rPr>
                <w:noProof/>
                <w:webHidden/>
              </w:rPr>
              <w:fldChar w:fldCharType="end"/>
            </w:r>
          </w:hyperlink>
        </w:p>
        <w:p w:rsidR="00B10202" w:rsidRDefault="00B10202">
          <w:r>
            <w:rPr>
              <w:b/>
              <w:bCs/>
              <w:noProof/>
            </w:rPr>
            <w:fldChar w:fldCharType="end"/>
          </w:r>
        </w:p>
      </w:sdtContent>
    </w:sdt>
    <w:p w:rsidR="0050610C" w:rsidRPr="005F0E63" w:rsidRDefault="00D276D1" w:rsidP="00252A54">
      <w:pPr>
        <w:pStyle w:val="Heading1"/>
        <w:rPr>
          <w:ins w:id="1" w:author="theirs" w:date="2014-09-10T22:51:00Z"/>
          <w:rFonts w:ascii="Times New Roman" w:hAnsi="Times New Roman" w:cs="Times New Roman"/>
          <w:b/>
          <w:color w:val="auto"/>
          <w:szCs w:val="28"/>
        </w:rPr>
      </w:pPr>
      <w:bookmarkStart w:id="2" w:name="_Toc399429587"/>
      <w:r w:rsidRPr="005F0E63">
        <w:rPr>
          <w:rFonts w:ascii="Times New Roman" w:hAnsi="Times New Roman" w:cs="Times New Roman"/>
          <w:b/>
          <w:color w:val="FF0000"/>
          <w:szCs w:val="28"/>
        </w:rPr>
        <w:t>T</w:t>
      </w:r>
      <w:ins w:id="3" w:author="theirs" w:date="2014-09-10T22:51:00Z">
        <w:r w:rsidR="0050610C" w:rsidRPr="005F0E63">
          <w:rPr>
            <w:rFonts w:ascii="Times New Roman" w:hAnsi="Times New Roman" w:cs="Times New Roman"/>
            <w:b/>
            <w:color w:val="auto"/>
            <w:szCs w:val="28"/>
          </w:rPr>
          <w:t>heo dõi phiên bản</w:t>
        </w:r>
        <w:bookmarkEnd w:id="0"/>
        <w:bookmarkEnd w:id="2"/>
      </w:ins>
    </w:p>
    <w:p w:rsidR="0050610C" w:rsidRPr="005F0E63" w:rsidRDefault="0050610C">
      <w:pPr>
        <w:rPr>
          <w:del w:id="4" w:author="theirs" w:date="2014-09-10T22:51:00Z"/>
          <w:rFonts w:ascii="Times New Roman" w:hAnsi="Times New Roman" w:cs="Times New Roman"/>
          <w:sz w:val="28"/>
          <w:szCs w:val="28"/>
        </w:rPr>
      </w:pPr>
      <w:del w:id="5"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6" w:author="theirs" w:date="2014-09-10T22:51:00Z">
            <w:rPr>
              <w:rFonts w:ascii="Arial" w:hAnsi="Arial" w:cs="Arial"/>
              <w:b/>
              <w:sz w:val="32"/>
              <w:szCs w:val="28"/>
            </w:rPr>
          </w:rPrChange>
        </w:rPr>
      </w:pPr>
      <w:del w:id="7" w:author="theirs" w:date="2014-09-10T22:51:00Z">
        <w:r w:rsidRPr="005F0E63">
          <w:rPr>
            <w:rFonts w:ascii="Times New Roman" w:hAnsi="Times New Roman" w:cs="Times New Roman"/>
            <w:b/>
            <w:sz w:val="32"/>
            <w:szCs w:val="28"/>
          </w:rPr>
          <w:lastRenderedPageBreak/>
          <w:delText>Theo dõi phiên bản</w:delText>
        </w:r>
      </w:del>
    </w:p>
    <w:tbl>
      <w:tblPr>
        <w:tblStyle w:val="GridTable4"/>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8" w:author="theirs" w:date="2014-09-10T22:51:00Z">
          <w:pPr>
            <w:pStyle w:val="ListParagraph"/>
            <w:numPr>
              <w:numId w:val="1"/>
            </w:numPr>
            <w:ind w:hanging="360"/>
          </w:pPr>
        </w:pPrChange>
      </w:pPr>
      <w:bookmarkStart w:id="9" w:name="_Toc398323422"/>
      <w:bookmarkStart w:id="10" w:name="_Toc399429588"/>
      <w:r w:rsidRPr="005F0E63">
        <w:rPr>
          <w:rFonts w:ascii="Times New Roman" w:hAnsi="Times New Roman" w:cs="Times New Roman"/>
          <w:b/>
          <w:sz w:val="28"/>
          <w:szCs w:val="28"/>
        </w:rPr>
        <w:lastRenderedPageBreak/>
        <w:t>Giới thiệu</w:t>
      </w:r>
      <w:bookmarkEnd w:id="9"/>
      <w:bookmarkEnd w:id="10"/>
    </w:p>
    <w:p w:rsidR="0050610C" w:rsidRPr="005F0E63" w:rsidRDefault="0050610C">
      <w:pPr>
        <w:pStyle w:val="ListParagraph"/>
        <w:numPr>
          <w:ilvl w:val="1"/>
          <w:numId w:val="2"/>
        </w:numPr>
        <w:outlineLvl w:val="1"/>
        <w:rPr>
          <w:rFonts w:ascii="Times New Roman" w:hAnsi="Times New Roman" w:cs="Times New Roman"/>
          <w:b/>
          <w:sz w:val="28"/>
          <w:szCs w:val="28"/>
        </w:rPr>
        <w:pPrChange w:id="11" w:author="theirs" w:date="2014-09-10T22:51:00Z">
          <w:pPr>
            <w:pStyle w:val="ListParagraph"/>
            <w:numPr>
              <w:ilvl w:val="1"/>
              <w:numId w:val="2"/>
            </w:numPr>
            <w:ind w:left="1440" w:hanging="720"/>
          </w:pPr>
        </w:pPrChange>
      </w:pPr>
      <w:bookmarkStart w:id="12" w:name="_Toc398323423"/>
      <w:bookmarkStart w:id="13" w:name="_Toc399429589"/>
      <w:r w:rsidRPr="005F0E63">
        <w:rPr>
          <w:rFonts w:ascii="Times New Roman" w:hAnsi="Times New Roman" w:cs="Times New Roman"/>
          <w:b/>
          <w:sz w:val="28"/>
          <w:szCs w:val="28"/>
        </w:rPr>
        <w:t>Mục đích</w:t>
      </w:r>
      <w:bookmarkEnd w:id="12"/>
      <w:bookmarkEnd w:id="13"/>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D61DE0">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4" w:author="theirs" w:date="2014-09-10T22:51:00Z">
          <w:pPr>
            <w:pStyle w:val="ListParagraph"/>
            <w:numPr>
              <w:ilvl w:val="1"/>
              <w:numId w:val="2"/>
            </w:numPr>
            <w:ind w:left="1440" w:hanging="720"/>
          </w:pPr>
        </w:pPrChange>
      </w:pPr>
      <w:bookmarkStart w:id="15" w:name="_Toc398323424"/>
      <w:bookmarkStart w:id="16" w:name="_Toc399429590"/>
      <w:r w:rsidRPr="005F0E63">
        <w:rPr>
          <w:rFonts w:ascii="Times New Roman" w:hAnsi="Times New Roman" w:cs="Times New Roman"/>
          <w:b/>
          <w:sz w:val="28"/>
          <w:szCs w:val="28"/>
        </w:rPr>
        <w:t>Phạm vi</w:t>
      </w:r>
      <w:bookmarkEnd w:id="15"/>
      <w:bookmarkEnd w:id="16"/>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5"/>
      <w:bookmarkStart w:id="19" w:name="_Toc399429591"/>
      <w:r w:rsidRPr="005F0E63">
        <w:rPr>
          <w:rFonts w:ascii="Times New Roman" w:hAnsi="Times New Roman" w:cs="Times New Roman"/>
          <w:b/>
          <w:sz w:val="28"/>
          <w:szCs w:val="28"/>
        </w:rPr>
        <w:t>Bảng chú giải thuật ngữ</w:t>
      </w:r>
      <w:bookmarkEnd w:id="18"/>
      <w:bookmarkEnd w:id="19"/>
    </w:p>
    <w:p w:rsidR="00D27215" w:rsidRPr="005F0E63"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tbl>
      <w:tblPr>
        <w:tblStyle w:val="TableGrid"/>
        <w:tblW w:w="0" w:type="auto"/>
        <w:tblInd w:w="450" w:type="dxa"/>
        <w:tblLook w:val="04A0" w:firstRow="1" w:lastRow="0" w:firstColumn="1" w:lastColumn="0" w:noHBand="0" w:noVBand="1"/>
      </w:tblPr>
      <w:tblGrid>
        <w:gridCol w:w="790"/>
        <w:gridCol w:w="2565"/>
        <w:gridCol w:w="5186"/>
      </w:tblGrid>
      <w:tr w:rsidR="00D27215" w:rsidRPr="005F0E63" w:rsidTr="00B10202">
        <w:tc>
          <w:tcPr>
            <w:tcW w:w="790" w:type="dxa"/>
          </w:tcPr>
          <w:p w:rsidR="00D27215" w:rsidRPr="005F0E63" w:rsidRDefault="00D27215" w:rsidP="00B10202">
            <w:pPr>
              <w:jc w:val="center"/>
              <w:rPr>
                <w:rFonts w:ascii="Times New Roman" w:hAnsi="Times New Roman" w:cs="Times New Roman"/>
                <w:b/>
                <w:sz w:val="28"/>
                <w:szCs w:val="28"/>
              </w:rPr>
            </w:pPr>
            <w:r w:rsidRPr="005F0E63">
              <w:rPr>
                <w:rFonts w:ascii="Times New Roman" w:hAnsi="Times New Roman" w:cs="Times New Roman"/>
                <w:b/>
                <w:sz w:val="28"/>
                <w:szCs w:val="28"/>
              </w:rPr>
              <w:t>STT</w:t>
            </w:r>
          </w:p>
        </w:tc>
        <w:tc>
          <w:tcPr>
            <w:tcW w:w="2565" w:type="dxa"/>
          </w:tcPr>
          <w:p w:rsidR="00D27215" w:rsidRPr="005F0E63" w:rsidRDefault="00D27215" w:rsidP="00B10202">
            <w:pPr>
              <w:jc w:val="center"/>
              <w:rPr>
                <w:rFonts w:ascii="Times New Roman" w:hAnsi="Times New Roman" w:cs="Times New Roman"/>
                <w:b/>
                <w:sz w:val="28"/>
                <w:szCs w:val="28"/>
              </w:rPr>
            </w:pPr>
            <w:r w:rsidRPr="005F0E63">
              <w:rPr>
                <w:rFonts w:ascii="Times New Roman" w:hAnsi="Times New Roman" w:cs="Times New Roman"/>
                <w:b/>
                <w:sz w:val="28"/>
                <w:szCs w:val="28"/>
              </w:rPr>
              <w:t>Thuật ngữ/Từ viết tắt</w:t>
            </w:r>
          </w:p>
        </w:tc>
        <w:tc>
          <w:tcPr>
            <w:tcW w:w="5186" w:type="dxa"/>
          </w:tcPr>
          <w:p w:rsidR="00D27215" w:rsidRPr="005F0E63" w:rsidRDefault="00D27215" w:rsidP="00B10202">
            <w:pPr>
              <w:jc w:val="both"/>
              <w:rPr>
                <w:rFonts w:ascii="Times New Roman" w:hAnsi="Times New Roman" w:cs="Times New Roman"/>
                <w:b/>
                <w:sz w:val="28"/>
                <w:szCs w:val="28"/>
              </w:rPr>
            </w:pPr>
            <w:r w:rsidRPr="005F0E63">
              <w:rPr>
                <w:rFonts w:ascii="Times New Roman" w:hAnsi="Times New Roman" w:cs="Times New Roman"/>
                <w:b/>
                <w:sz w:val="28"/>
                <w:szCs w:val="28"/>
              </w:rPr>
              <w:t>Định nghĩa/Giải thích</w:t>
            </w:r>
          </w:p>
        </w:tc>
      </w:tr>
      <w:tr w:rsidR="00D27215" w:rsidRPr="005F0E63" w:rsidTr="00B10202">
        <w:tc>
          <w:tcPr>
            <w:tcW w:w="790" w:type="dxa"/>
          </w:tcPr>
          <w:p w:rsidR="00D27215" w:rsidRPr="005F0E63" w:rsidRDefault="00D27215" w:rsidP="00B10202">
            <w:pPr>
              <w:jc w:val="both"/>
              <w:rPr>
                <w:rFonts w:ascii="Times New Roman" w:hAnsi="Times New Roman" w:cs="Times New Roman"/>
                <w:b/>
                <w:sz w:val="28"/>
                <w:szCs w:val="28"/>
              </w:rPr>
            </w:pPr>
          </w:p>
        </w:tc>
        <w:tc>
          <w:tcPr>
            <w:tcW w:w="2565" w:type="dxa"/>
          </w:tcPr>
          <w:p w:rsidR="00D27215" w:rsidRPr="005F0E63" w:rsidRDefault="00D27215" w:rsidP="00B10202">
            <w:pPr>
              <w:jc w:val="both"/>
              <w:rPr>
                <w:rFonts w:ascii="Times New Roman" w:hAnsi="Times New Roman" w:cs="Times New Roman"/>
                <w:b/>
                <w:sz w:val="28"/>
                <w:szCs w:val="28"/>
              </w:rPr>
            </w:pPr>
          </w:p>
        </w:tc>
        <w:tc>
          <w:tcPr>
            <w:tcW w:w="5186" w:type="dxa"/>
          </w:tcPr>
          <w:p w:rsidR="00D27215" w:rsidRPr="005F0E63" w:rsidRDefault="00D27215" w:rsidP="00B10202">
            <w:pPr>
              <w:jc w:val="both"/>
              <w:rPr>
                <w:rFonts w:ascii="Times New Roman" w:hAnsi="Times New Roman" w:cs="Times New Roman"/>
                <w:b/>
                <w:sz w:val="28"/>
                <w:szCs w:val="28"/>
              </w:rPr>
            </w:pPr>
          </w:p>
        </w:tc>
      </w:tr>
      <w:tr w:rsidR="00D27215" w:rsidRPr="005F0E63" w:rsidTr="00B10202">
        <w:tc>
          <w:tcPr>
            <w:tcW w:w="790" w:type="dxa"/>
          </w:tcPr>
          <w:p w:rsidR="00D27215" w:rsidRPr="005F0E63" w:rsidRDefault="00D27215" w:rsidP="00B10202">
            <w:pPr>
              <w:jc w:val="both"/>
              <w:rPr>
                <w:rFonts w:ascii="Times New Roman" w:hAnsi="Times New Roman" w:cs="Times New Roman"/>
                <w:b/>
                <w:sz w:val="28"/>
                <w:szCs w:val="28"/>
              </w:rPr>
            </w:pPr>
          </w:p>
        </w:tc>
        <w:tc>
          <w:tcPr>
            <w:tcW w:w="2565" w:type="dxa"/>
          </w:tcPr>
          <w:p w:rsidR="00D27215" w:rsidRPr="005F0E63" w:rsidRDefault="00D27215" w:rsidP="00B10202">
            <w:pPr>
              <w:jc w:val="center"/>
              <w:rPr>
                <w:rFonts w:ascii="Times New Roman" w:hAnsi="Times New Roman" w:cs="Times New Roman"/>
                <w:b/>
                <w:sz w:val="28"/>
                <w:szCs w:val="28"/>
              </w:rPr>
            </w:pPr>
          </w:p>
        </w:tc>
        <w:tc>
          <w:tcPr>
            <w:tcW w:w="5186" w:type="dxa"/>
          </w:tcPr>
          <w:p w:rsidR="00D27215" w:rsidRPr="005F0E63" w:rsidRDefault="00D27215" w:rsidP="00B10202">
            <w:pPr>
              <w:jc w:val="both"/>
              <w:rPr>
                <w:rFonts w:ascii="Times New Roman" w:hAnsi="Times New Roman" w:cs="Times New Roman"/>
                <w:sz w:val="28"/>
                <w:szCs w:val="28"/>
              </w:rPr>
            </w:pP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0" w:author="theirs" w:date="2014-09-10T22:51:00Z">
          <w:pPr>
            <w:pStyle w:val="ListParagraph"/>
            <w:numPr>
              <w:ilvl w:val="1"/>
              <w:numId w:val="2"/>
            </w:numPr>
            <w:ind w:left="1440" w:hanging="720"/>
          </w:pPr>
        </w:pPrChange>
      </w:pPr>
      <w:bookmarkStart w:id="21" w:name="_Toc398323426"/>
      <w:bookmarkStart w:id="22" w:name="_Toc399429592"/>
      <w:r w:rsidRPr="005F0E63">
        <w:rPr>
          <w:rFonts w:ascii="Times New Roman" w:hAnsi="Times New Roman" w:cs="Times New Roman"/>
          <w:b/>
          <w:sz w:val="28"/>
          <w:szCs w:val="28"/>
        </w:rPr>
        <w:t>Tài liệu tham khảo</w:t>
      </w:r>
      <w:bookmarkEnd w:id="21"/>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bookmarkStart w:id="26" w:name="_Toc399429593"/>
      <w:r w:rsidRPr="005F0E63">
        <w:rPr>
          <w:rFonts w:ascii="Times New Roman" w:hAnsi="Times New Roman" w:cs="Times New Roman"/>
          <w:b/>
          <w:sz w:val="28"/>
          <w:szCs w:val="28"/>
        </w:rPr>
        <w:t>Tổng quan về tài liệu</w:t>
      </w:r>
      <w:bookmarkEnd w:id="25"/>
      <w:bookmarkEnd w:id="26"/>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7" w:author="theirs" w:date="2014-09-10T22:51:00Z">
          <w:pPr>
            <w:pStyle w:val="ListParagraph"/>
            <w:numPr>
              <w:numId w:val="1"/>
            </w:numPr>
            <w:ind w:hanging="360"/>
            <w:jc w:val="both"/>
          </w:pPr>
        </w:pPrChange>
      </w:pPr>
      <w:bookmarkStart w:id="28" w:name="_Toc398323428"/>
      <w:bookmarkStart w:id="29" w:name="_Toc399429594"/>
      <w:r w:rsidRPr="005F0E63">
        <w:rPr>
          <w:rFonts w:ascii="Times New Roman" w:hAnsi="Times New Roman" w:cs="Times New Roman"/>
          <w:b/>
          <w:sz w:val="28"/>
          <w:szCs w:val="28"/>
        </w:rPr>
        <w:t>Tổng quan hệ thống</w:t>
      </w:r>
      <w:bookmarkEnd w:id="28"/>
      <w:bookmarkEnd w:id="29"/>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30" w:author="theirs" w:date="2014-09-10T22:51:00Z">
          <w:pPr>
            <w:pStyle w:val="ListParagraph"/>
            <w:numPr>
              <w:numId w:val="1"/>
            </w:numPr>
            <w:ind w:hanging="360"/>
          </w:pPr>
        </w:pPrChange>
      </w:pPr>
      <w:bookmarkStart w:id="31" w:name="_Toc398323431"/>
      <w:bookmarkStart w:id="32" w:name="_Toc399429595"/>
      <w:r w:rsidRPr="005F0E63">
        <w:rPr>
          <w:rFonts w:ascii="Times New Roman" w:hAnsi="Times New Roman" w:cs="Times New Roman"/>
          <w:b/>
          <w:sz w:val="28"/>
          <w:szCs w:val="28"/>
        </w:rPr>
        <w:t>Kiến trúc hệ thống</w:t>
      </w:r>
      <w:bookmarkEnd w:id="31"/>
      <w:bookmarkEnd w:id="32"/>
    </w:p>
    <w:p w:rsidR="0050610C" w:rsidRPr="005F0E63" w:rsidRDefault="0050610C">
      <w:pPr>
        <w:pStyle w:val="Heading2"/>
        <w:ind w:firstLine="720"/>
        <w:rPr>
          <w:rFonts w:ascii="Times New Roman" w:hAnsi="Times New Roman" w:cs="Times New Roman"/>
          <w:b/>
          <w:sz w:val="28"/>
          <w:szCs w:val="28"/>
          <w:lang w:val="en-US"/>
        </w:rPr>
        <w:pPrChange w:id="33" w:author="theirs" w:date="2014-09-10T22:51:00Z">
          <w:pPr>
            <w:ind w:left="720"/>
          </w:pPr>
        </w:pPrChange>
      </w:pPr>
      <w:bookmarkStart w:id="34" w:name="_Toc398323432"/>
      <w:bookmarkStart w:id="35" w:name="_Toc399429596"/>
      <w:r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Thiết kế kiến trúc</w:t>
      </w:r>
      <w:bookmarkEnd w:id="34"/>
      <w:bookmarkEnd w:id="35"/>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D4D38C1" wp14:editId="06870D52">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0616C807" wp14:editId="330461BA">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3"/>
      <w:bookmarkStart w:id="40" w:name="_Toc399429597"/>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lastRenderedPageBreak/>
        <w:t>3.2</w:t>
      </w:r>
      <w:r w:rsidRPr="005F0E63">
        <w:rPr>
          <w:rFonts w:ascii="Times New Roman" w:hAnsi="Times New Roman" w:cs="Times New Roman"/>
          <w:b/>
          <w:color w:val="auto"/>
          <w:sz w:val="28"/>
          <w:szCs w:val="28"/>
          <w:rPrChange w:id="42" w:author="theirs" w:date="2014-09-10T22:51:00Z">
            <w:rPr>
              <w:rFonts w:ascii="Arial" w:hAnsi="Arial" w:cs="Arial"/>
              <w:b/>
              <w:sz w:val="32"/>
              <w:szCs w:val="28"/>
            </w:rPr>
          </w:rPrChange>
        </w:rPr>
        <w:tab/>
        <w:t>Mô tả sự phân rã</w:t>
      </w:r>
      <w:bookmarkEnd w:id="39"/>
      <w:bookmarkEnd w:id="40"/>
    </w:p>
    <w:p w:rsidR="001C152C" w:rsidRPr="005F0E63" w:rsidRDefault="001C152C" w:rsidP="008E797F">
      <w:pPr>
        <w:rPr>
          <w:rFonts w:ascii="Times New Roman" w:hAnsi="Times New Roman" w:cs="Times New Roman"/>
          <w:b/>
          <w:sz w:val="28"/>
          <w:szCs w:val="28"/>
        </w:rPr>
      </w:pPr>
    </w:p>
    <w:p w:rsidR="0050610C" w:rsidRPr="005F0E63" w:rsidRDefault="0050610C">
      <w:pPr>
        <w:pStyle w:val="Heading2"/>
        <w:ind w:firstLine="720"/>
        <w:rPr>
          <w:rFonts w:ascii="Times New Roman" w:hAnsi="Times New Roman" w:cs="Times New Roman"/>
          <w:b/>
          <w:sz w:val="28"/>
          <w:szCs w:val="28"/>
        </w:rPr>
        <w:pPrChange w:id="43" w:author="theirs" w:date="2014-09-10T22:51:00Z">
          <w:pPr>
            <w:ind w:left="720"/>
          </w:pPr>
        </w:pPrChange>
      </w:pPr>
      <w:bookmarkStart w:id="44" w:name="_Toc398323434"/>
      <w:bookmarkStart w:id="45" w:name="_Toc399429598"/>
      <w:r w:rsidRPr="005F0E63">
        <w:rPr>
          <w:rFonts w:ascii="Times New Roman" w:hAnsi="Times New Roman" w:cs="Times New Roman"/>
          <w:b/>
          <w:color w:val="auto"/>
          <w:sz w:val="28"/>
          <w:szCs w:val="28"/>
          <w:rPrChange w:id="46"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7" w:author="theirs" w:date="2014-09-10T22:51:00Z">
            <w:rPr>
              <w:rFonts w:ascii="Arial" w:hAnsi="Arial" w:cs="Arial"/>
              <w:b/>
              <w:sz w:val="32"/>
              <w:szCs w:val="28"/>
            </w:rPr>
          </w:rPrChange>
        </w:rPr>
        <w:tab/>
        <w:t>Cơ sở thiết kế</w:t>
      </w:r>
      <w:bookmarkEnd w:id="44"/>
      <w:bookmarkEnd w:id="45"/>
    </w:p>
    <w:p w:rsidR="0050610C" w:rsidRPr="005F0E63" w:rsidRDefault="0050610C">
      <w:pPr>
        <w:pStyle w:val="ListParagraph"/>
        <w:numPr>
          <w:ilvl w:val="0"/>
          <w:numId w:val="1"/>
        </w:numPr>
        <w:outlineLvl w:val="0"/>
        <w:rPr>
          <w:rFonts w:ascii="Times New Roman" w:hAnsi="Times New Roman" w:cs="Times New Roman"/>
          <w:b/>
          <w:sz w:val="28"/>
          <w:szCs w:val="28"/>
        </w:rPr>
        <w:pPrChange w:id="48" w:author="theirs" w:date="2014-09-10T22:51:00Z">
          <w:pPr>
            <w:pStyle w:val="ListParagraph"/>
            <w:numPr>
              <w:numId w:val="1"/>
            </w:numPr>
            <w:ind w:hanging="360"/>
          </w:pPr>
        </w:pPrChange>
      </w:pPr>
      <w:bookmarkStart w:id="49" w:name="_Toc398323435"/>
      <w:bookmarkStart w:id="50" w:name="_Toc399429599"/>
      <w:r w:rsidRPr="005F0E63">
        <w:rPr>
          <w:rFonts w:ascii="Times New Roman" w:hAnsi="Times New Roman" w:cs="Times New Roman"/>
          <w:b/>
          <w:sz w:val="28"/>
          <w:szCs w:val="28"/>
        </w:rPr>
        <w:t>Thiết kế dữ liệu</w:t>
      </w:r>
      <w:bookmarkEnd w:id="49"/>
      <w:bookmarkEnd w:id="50"/>
    </w:p>
    <w:p w:rsidR="0050610C" w:rsidRPr="005F0E63" w:rsidRDefault="0050610C">
      <w:pPr>
        <w:pStyle w:val="ListParagraph"/>
        <w:outlineLvl w:val="1"/>
        <w:rPr>
          <w:rFonts w:ascii="Times New Roman" w:hAnsi="Times New Roman" w:cs="Times New Roman"/>
          <w:b/>
          <w:sz w:val="28"/>
          <w:szCs w:val="28"/>
        </w:rPr>
        <w:pPrChange w:id="51" w:author="theirs" w:date="2014-09-10T22:51:00Z">
          <w:pPr>
            <w:pStyle w:val="ListParagraph"/>
          </w:pPr>
        </w:pPrChange>
      </w:pPr>
      <w:bookmarkStart w:id="52" w:name="_Toc398323436"/>
      <w:bookmarkStart w:id="53" w:name="_Toc399429600"/>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2"/>
      <w:bookmarkEnd w:id="53"/>
    </w:p>
    <w:p w:rsidR="00ED67D6" w:rsidRPr="005F0E63" w:rsidRDefault="00ED67D6" w:rsidP="00ED67D6">
      <w:pPr>
        <w:pStyle w:val="ListParagraph"/>
        <w:rPr>
          <w:ins w:id="54"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55" w:author="ChiTam" w:date="2014-09-10T22:51:00Z">
          <w:pPr>
            <w:pStyle w:val="ListParagraph"/>
          </w:pPr>
        </w:pPrChange>
      </w:pPr>
      <w:bookmarkStart w:id="56" w:name="_Toc398323437"/>
      <w:bookmarkStart w:id="57" w:name="_Toc399429601"/>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6"/>
      <w:bookmarkEnd w:id="57"/>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58" w:author="theirs" w:date="2014-09-10T22:51:00Z">
          <w:pPr>
            <w:pStyle w:val="ListParagraph"/>
            <w:numPr>
              <w:numId w:val="1"/>
            </w:numPr>
            <w:ind w:hanging="360"/>
          </w:pPr>
        </w:pPrChange>
      </w:pPr>
      <w:bookmarkStart w:id="59" w:name="_Toc398323438"/>
      <w:bookmarkStart w:id="60" w:name="_Toc399429602"/>
      <w:r w:rsidRPr="005F0E63">
        <w:rPr>
          <w:rFonts w:ascii="Times New Roman" w:hAnsi="Times New Roman" w:cs="Times New Roman"/>
          <w:b/>
          <w:sz w:val="28"/>
          <w:szCs w:val="28"/>
        </w:rPr>
        <w:lastRenderedPageBreak/>
        <w:t>Thiết kế theo chức năng</w:t>
      </w:r>
      <w:bookmarkEnd w:id="59"/>
      <w:bookmarkEnd w:id="60"/>
    </w:p>
    <w:p w:rsidR="009A7E54" w:rsidRPr="005F0E63" w:rsidRDefault="0050610C" w:rsidP="00BA3269">
      <w:pPr>
        <w:pStyle w:val="ListParagraph"/>
        <w:outlineLvl w:val="1"/>
        <w:rPr>
          <w:rFonts w:ascii="Times New Roman" w:hAnsi="Times New Roman" w:cs="Times New Roman"/>
          <w:b/>
          <w:sz w:val="28"/>
          <w:szCs w:val="28"/>
          <w:lang w:val="en-US"/>
        </w:rPr>
      </w:pPr>
      <w:bookmarkStart w:id="61" w:name="_Toc398323439"/>
      <w:bookmarkStart w:id="62" w:name="_Toc399429603"/>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1"/>
      <w:bookmarkEnd w:id="62"/>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A25E45A" wp14:editId="2AB62AFC">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299BDAAB" wp14:editId="5B2092C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BABF97F" wp14:editId="5F8F33C2">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13C18347" wp14:editId="01D6008E">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B10202">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B10202">
            <w:pPr>
              <w:pStyle w:val="ListParagraph"/>
              <w:ind w:left="0"/>
              <w:rPr>
                <w:rFonts w:ascii="Times New Roman" w:hAnsi="Times New Roman" w:cs="Times New Roman"/>
                <w:sz w:val="28"/>
                <w:szCs w:val="28"/>
              </w:rPr>
            </w:pP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B10202">
            <w:pPr>
              <w:pStyle w:val="ListParagraph"/>
              <w:ind w:left="0"/>
              <w:rPr>
                <w:rFonts w:ascii="Times New Roman" w:hAnsi="Times New Roman" w:cs="Times New Roman"/>
                <w:sz w:val="28"/>
                <w:szCs w:val="28"/>
              </w:rPr>
            </w:pP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B10202">
        <w:tc>
          <w:tcPr>
            <w:tcW w:w="895" w:type="dxa"/>
            <w:vMerge w:val="restart"/>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B10202">
        <w:tc>
          <w:tcPr>
            <w:tcW w:w="895" w:type="dxa"/>
            <w:vMerge/>
            <w:vAlign w:val="center"/>
          </w:tcPr>
          <w:p w:rsidR="00900D5D" w:rsidRPr="005F0E63" w:rsidRDefault="00900D5D" w:rsidP="00B10202">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B10202">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B10202">
        <w:tc>
          <w:tcPr>
            <w:tcW w:w="895" w:type="dxa"/>
          </w:tcPr>
          <w:p w:rsidR="00900D5D" w:rsidRPr="005F0E63" w:rsidRDefault="00900D5D"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B10202">
            <w:pPr>
              <w:pStyle w:val="ListParagraph"/>
              <w:ind w:left="0"/>
              <w:rPr>
                <w:rFonts w:ascii="Times New Roman" w:hAnsi="Times New Roman" w:cs="Times New Roman"/>
                <w:sz w:val="28"/>
                <w:szCs w:val="28"/>
              </w:rPr>
            </w:pPr>
          </w:p>
        </w:tc>
        <w:tc>
          <w:tcPr>
            <w:tcW w:w="1438" w:type="dxa"/>
          </w:tcPr>
          <w:p w:rsidR="00900D5D" w:rsidRPr="005F0E63" w:rsidRDefault="00900D5D" w:rsidP="00B10202">
            <w:pPr>
              <w:pStyle w:val="ListParagraph"/>
              <w:ind w:left="0"/>
              <w:rPr>
                <w:rFonts w:ascii="Times New Roman" w:hAnsi="Times New Roman" w:cs="Times New Roman"/>
                <w:sz w:val="28"/>
                <w:szCs w:val="28"/>
              </w:rPr>
            </w:pPr>
          </w:p>
        </w:tc>
        <w:tc>
          <w:tcPr>
            <w:tcW w:w="1439" w:type="dxa"/>
          </w:tcPr>
          <w:p w:rsidR="00900D5D" w:rsidRPr="005F0E63" w:rsidRDefault="00900D5D" w:rsidP="00B10202">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9DFFF30" wp14:editId="714D7F5F">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3" w:name="_Toc398323440"/>
      <w:bookmarkStart w:id="64" w:name="_Toc399429604"/>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3"/>
      <w:bookmarkEnd w:id="64"/>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451C536B" wp14:editId="6AB8FA6C">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B10202">
        <w:tc>
          <w:tcPr>
            <w:tcW w:w="959"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B10202">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B10202">
        <w:tc>
          <w:tcPr>
            <w:tcW w:w="959"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B10202">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B10202">
        <w:tc>
          <w:tcPr>
            <w:tcW w:w="959"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B10202">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B10202">
        <w:tc>
          <w:tcPr>
            <w:tcW w:w="959"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B10202">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bookmarkStart w:id="65" w:name="_Toc399429605"/>
      <w:r w:rsidRPr="005F0E63">
        <w:rPr>
          <w:rFonts w:ascii="Times New Roman" w:hAnsi="Times New Roman" w:cs="Times New Roman"/>
          <w:noProof/>
          <w:sz w:val="28"/>
          <w:szCs w:val="28"/>
          <w:lang w:val="en-US"/>
        </w:rPr>
        <w:lastRenderedPageBreak/>
        <w:drawing>
          <wp:inline distT="0" distB="0" distL="0" distR="0" wp14:anchorId="556BF72C" wp14:editId="29F62914">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bookmarkEnd w:id="65"/>
    </w:p>
    <w:p w:rsidR="00F15446" w:rsidRPr="005F0E63" w:rsidRDefault="0050610C" w:rsidP="00F15446">
      <w:pPr>
        <w:pStyle w:val="ListParagraph"/>
        <w:outlineLvl w:val="1"/>
        <w:rPr>
          <w:rFonts w:ascii="Times New Roman" w:hAnsi="Times New Roman" w:cs="Times New Roman"/>
          <w:b/>
          <w:sz w:val="28"/>
          <w:szCs w:val="28"/>
          <w:lang w:val="en-US"/>
        </w:rPr>
      </w:pPr>
      <w:bookmarkStart w:id="66" w:name="_Toc398323441"/>
      <w:bookmarkStart w:id="67" w:name="_Toc399429606"/>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6"/>
      <w:bookmarkEnd w:id="67"/>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 xml:space="preserve">Mục đích: Cho phép người dùng đăng </w:t>
      </w:r>
      <w:r w:rsidR="004A68BB">
        <w:rPr>
          <w:rFonts w:ascii="Times New Roman" w:hAnsi="Times New Roman" w:cs="Times New Roman"/>
          <w:sz w:val="28"/>
          <w:szCs w:val="28"/>
          <w:lang w:val="en-US"/>
        </w:rPr>
        <w:t>ký</w:t>
      </w:r>
      <w:r w:rsidR="008A5215">
        <w:rPr>
          <w:rFonts w:ascii="Times New Roman" w:hAnsi="Times New Roman" w:cs="Times New Roman"/>
          <w:sz w:val="28"/>
          <w:szCs w:val="28"/>
          <w:lang w:val="en-US"/>
        </w:rPr>
        <w:t xml:space="preserve"> tài khoản </w:t>
      </w:r>
      <w:r w:rsidR="00E90B17">
        <w:rPr>
          <w:rFonts w:ascii="Times New Roman" w:hAnsi="Times New Roman" w:cs="Times New Roman"/>
          <w:sz w:val="28"/>
          <w:szCs w:val="28"/>
          <w:lang w:val="en-US"/>
        </w:rPr>
        <w:t xml:space="preserve">trên </w:t>
      </w:r>
      <w:r w:rsidRPr="005F0E63">
        <w:rPr>
          <w:rFonts w:ascii="Times New Roman" w:hAnsi="Times New Roman" w:cs="Times New Roman"/>
          <w:sz w:val="28"/>
          <w:szCs w:val="28"/>
        </w:rPr>
        <w:t>hệ thống.</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Giao diện:</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Nút đăng ký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392B2CA" wp14:editId="0DE1D703">
            <wp:extent cx="1047619" cy="3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C024996" wp14:editId="6ECDBB82">
            <wp:extent cx="4847619" cy="4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1.png"/>
                    <pic:cNvPicPr/>
                  </pic:nvPicPr>
                  <pic:blipFill>
                    <a:blip r:embed="rId17">
                      <a:extLst>
                        <a:ext uri="{28A0092B-C50C-407E-A947-70E740481C1C}">
                          <a14:useLocalDpi xmlns:a14="http://schemas.microsoft.com/office/drawing/2010/main" val="0"/>
                        </a:ext>
                      </a:extLst>
                    </a:blip>
                    <a:stretch>
                      <a:fillRect/>
                    </a:stretch>
                  </pic:blipFill>
                  <pic:spPr>
                    <a:xfrm>
                      <a:off x="0" y="0"/>
                      <a:ext cx="4847619" cy="40000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59F5705" wp14:editId="2CDA5121">
            <wp:extent cx="594360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590"/>
        <w:gridCol w:w="1424"/>
        <w:gridCol w:w="5848"/>
      </w:tblGrid>
      <w:tr w:rsidR="001D3230" w:rsidRPr="005F0E63" w:rsidTr="00B10202">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1D3230" w:rsidRPr="005F0E63" w:rsidTr="00B10202">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1</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p>
        </w:tc>
        <w:tc>
          <w:tcPr>
            <w:tcW w:w="0" w:type="auto"/>
          </w:tcPr>
          <w:p w:rsidR="001D3230" w:rsidRPr="005F0E63" w:rsidRDefault="005F67CD"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Các thông tin người dùng phải nhập.</w:t>
            </w:r>
          </w:p>
        </w:tc>
      </w:tr>
      <w:tr w:rsidR="001D3230" w:rsidRPr="005F0E63" w:rsidTr="00B10202">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1D3230" w:rsidRPr="005F0E63" w:rsidRDefault="001D3230"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nhập các thong tin vào đây.</w:t>
            </w:r>
          </w:p>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thì ghi nhớ cho đến khi người dùng nhấn reload trang này.</w:t>
            </w:r>
          </w:p>
        </w:tc>
      </w:tr>
      <w:tr w:rsidR="001D3230" w:rsidRPr="005F0E63" w:rsidTr="00B10202">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nhấn vào đây sẽ hoàn tất đăng ký. Nếu:</w:t>
            </w:r>
          </w:p>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-Lỗi khi đăng ký sẽ có thông báo tương ứng (xem sơ đồ xử lý bên dưới)</w:t>
            </w:r>
          </w:p>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-Đăng ký thành công sẽ chuyển đến trang đăng nhập.</w:t>
            </w:r>
          </w:p>
        </w:tc>
      </w:tr>
    </w:tbl>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1D3230" w:rsidRPr="005F0E63" w:rsidTr="00B10202">
        <w:tc>
          <w:tcPr>
            <w:tcW w:w="895" w:type="dxa"/>
            <w:vMerge w:val="restart"/>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1D3230" w:rsidRPr="005F0E63" w:rsidTr="00B10202">
        <w:tc>
          <w:tcPr>
            <w:tcW w:w="895" w:type="dxa"/>
            <w:vMerge/>
            <w:vAlign w:val="center"/>
          </w:tcPr>
          <w:p w:rsidR="001D3230" w:rsidRPr="005F0E63" w:rsidRDefault="001D3230" w:rsidP="00B10202">
            <w:pPr>
              <w:pStyle w:val="ListParagraph"/>
              <w:ind w:left="0"/>
              <w:jc w:val="center"/>
              <w:rPr>
                <w:rFonts w:ascii="Times New Roman" w:hAnsi="Times New Roman" w:cs="Times New Roman"/>
                <w:sz w:val="28"/>
                <w:szCs w:val="28"/>
              </w:rPr>
            </w:pPr>
          </w:p>
        </w:tc>
        <w:tc>
          <w:tcPr>
            <w:tcW w:w="1981" w:type="dxa"/>
            <w:vMerge/>
            <w:vAlign w:val="center"/>
          </w:tcPr>
          <w:p w:rsidR="001D3230" w:rsidRPr="005F0E63" w:rsidRDefault="001D3230" w:rsidP="00B10202">
            <w:pPr>
              <w:pStyle w:val="ListParagraph"/>
              <w:ind w:left="0"/>
              <w:jc w:val="center"/>
              <w:rPr>
                <w:rFonts w:ascii="Times New Roman" w:hAnsi="Times New Roman" w:cs="Times New Roman"/>
                <w:sz w:val="28"/>
                <w:szCs w:val="28"/>
              </w:rPr>
            </w:pPr>
          </w:p>
        </w:tc>
        <w:tc>
          <w:tcPr>
            <w:tcW w:w="1438"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1D3230" w:rsidRPr="005F0E63" w:rsidTr="00B10202">
        <w:tc>
          <w:tcPr>
            <w:tcW w:w="895" w:type="dxa"/>
          </w:tcPr>
          <w:p w:rsidR="001D3230" w:rsidRPr="005F0E63" w:rsidRDefault="001D3230"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1D3230" w:rsidRPr="005F0E63" w:rsidRDefault="001D3230"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vAlign w:val="center"/>
          </w:tcPr>
          <w:p w:rsidR="001D3230" w:rsidRPr="005F0E63" w:rsidRDefault="001D3230"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X</w:t>
            </w:r>
          </w:p>
        </w:tc>
        <w:tc>
          <w:tcPr>
            <w:tcW w:w="1438" w:type="dxa"/>
          </w:tcPr>
          <w:p w:rsidR="001D3230" w:rsidRPr="005F0E63" w:rsidRDefault="001D3230" w:rsidP="00B10202">
            <w:pPr>
              <w:pStyle w:val="ListParagraph"/>
              <w:ind w:left="0"/>
              <w:rPr>
                <w:rFonts w:ascii="Times New Roman" w:hAnsi="Times New Roman" w:cs="Times New Roman"/>
                <w:sz w:val="28"/>
                <w:szCs w:val="28"/>
              </w:rPr>
            </w:pPr>
          </w:p>
        </w:tc>
        <w:tc>
          <w:tcPr>
            <w:tcW w:w="1439" w:type="dxa"/>
          </w:tcPr>
          <w:p w:rsidR="001D3230" w:rsidRPr="005F0E63" w:rsidRDefault="001D3230" w:rsidP="00B10202">
            <w:pPr>
              <w:pStyle w:val="ListParagraph"/>
              <w:ind w:left="0"/>
              <w:rPr>
                <w:rFonts w:ascii="Times New Roman" w:hAnsi="Times New Roman" w:cs="Times New Roman"/>
                <w:sz w:val="28"/>
                <w:szCs w:val="28"/>
              </w:rPr>
            </w:pPr>
          </w:p>
        </w:tc>
        <w:tc>
          <w:tcPr>
            <w:tcW w:w="1439"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E67318F" wp14:editId="67E51B3B">
            <wp:extent cx="5943600" cy="488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8" w:name="_Toc398323442"/>
      <w:bookmarkStart w:id="69" w:name="_Toc399429607"/>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8"/>
      <w:bookmarkEnd w:id="69"/>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14:anchorId="5B528FEE" wp14:editId="09689413">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0C0564FD" wp14:editId="45FFE758">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B10202" w:rsidRPr="00C70475" w:rsidRDefault="00B10202"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055B05F8" wp14:editId="1000BD42">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B10202" w:rsidRPr="00C70475" w:rsidRDefault="00B10202"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07694F5E" wp14:editId="6E167A13">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B10202" w:rsidRPr="00C70475" w:rsidRDefault="00B10202"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6F561C31" wp14:editId="55847637">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B10202" w:rsidRPr="00C70475" w:rsidRDefault="00B10202"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55B803E8" wp14:editId="0F7AB2A7">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B10202" w:rsidRPr="00C70475" w:rsidRDefault="00B10202"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71245C33" wp14:editId="1AF1FED3">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B10202" w:rsidRPr="00C70475" w:rsidRDefault="00B10202" w:rsidP="00951538">
                      <w:pPr>
                        <w:jc w:val="center"/>
                        <w:rPr>
                          <w:sz w:val="28"/>
                          <w:szCs w:val="28"/>
                        </w:rPr>
                      </w:pPr>
                      <w:r w:rsidRPr="00C70475">
                        <w:rPr>
                          <w:sz w:val="28"/>
                          <w:szCs w:val="28"/>
                        </w:rPr>
                        <w:t>1</w:t>
                      </w:r>
                    </w:p>
                  </w:txbxContent>
                </v:textbox>
              </v:shape>
            </w:pict>
          </mc:Fallback>
        </mc:AlternateContent>
      </w:r>
      <w:r w:rsidRPr="00C70475">
        <w:rPr>
          <w:noProof/>
          <w:sz w:val="28"/>
          <w:szCs w:val="28"/>
          <w:lang w:val="en-US"/>
        </w:rPr>
        <w:drawing>
          <wp:inline distT="0" distB="0" distL="0" distR="0" wp14:anchorId="50C9A683" wp14:editId="6305E2D4">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Pr="00C70475" w:rsidRDefault="00951538" w:rsidP="00B10202">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B10202">
            <w:pPr>
              <w:rPr>
                <w:rFonts w:ascii="Times New Roman" w:hAnsi="Times New Roman" w:cs="Times New Roman"/>
                <w:noProof/>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Pr="00C70475" w:rsidRDefault="00951538" w:rsidP="00B10202">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B10202">
            <w:pPr>
              <w:rPr>
                <w:rFonts w:ascii="Times New Roman" w:hAnsi="Times New Roman" w:cs="Times New Roman"/>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Default="00951538" w:rsidP="00B10202">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Default="00951538" w:rsidP="00B10202">
            <w:pPr>
              <w:rPr>
                <w:rFonts w:ascii="Times New Roman" w:hAnsi="Times New Roman" w:cs="Times New Roman"/>
                <w:sz w:val="28"/>
                <w:szCs w:val="28"/>
              </w:rPr>
            </w:pPr>
            <w:r>
              <w:rPr>
                <w:rFonts w:ascii="Times New Roman" w:hAnsi="Times New Roman" w:cs="Times New Roman"/>
                <w:sz w:val="28"/>
                <w:szCs w:val="28"/>
              </w:rPr>
              <w:t>Hệ thống sẽ gữi đường link trong mail cho người dùng xác nhận lại mật khẩu.</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Default="00951538" w:rsidP="00B10202">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B10202">
        <w:tc>
          <w:tcPr>
            <w:tcW w:w="828" w:type="dxa"/>
            <w:vMerge w:val="restart"/>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B10202">
        <w:tc>
          <w:tcPr>
            <w:tcW w:w="828" w:type="dxa"/>
            <w:vMerge/>
          </w:tcPr>
          <w:p w:rsidR="00951538" w:rsidRPr="00C70475" w:rsidRDefault="00951538" w:rsidP="00B10202">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B10202">
            <w:pPr>
              <w:pStyle w:val="ListParagraph"/>
              <w:ind w:left="0"/>
              <w:rPr>
                <w:rFonts w:ascii="Times New Roman" w:hAnsi="Times New Roman" w:cs="Times New Roman"/>
                <w:noProof/>
                <w:sz w:val="28"/>
                <w:szCs w:val="28"/>
              </w:rPr>
            </w:pP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B10202">
        <w:tc>
          <w:tcPr>
            <w:tcW w:w="82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14:anchorId="73DBC6CA" wp14:editId="5166232D">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0" w:name="_Toc398323443"/>
      <w:bookmarkStart w:id="71" w:name="_Toc399429608"/>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0"/>
      <w:r w:rsidR="004F655B" w:rsidRPr="005F0E63">
        <w:rPr>
          <w:rFonts w:ascii="Times New Roman" w:hAnsi="Times New Roman" w:cs="Times New Roman"/>
          <w:b/>
          <w:sz w:val="28"/>
          <w:szCs w:val="28"/>
          <w:lang w:val="en-US"/>
        </w:rPr>
        <w:t>đổi mật khẩu</w:t>
      </w:r>
      <w:bookmarkEnd w:id="71"/>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56604F7C" wp14:editId="47D63598">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B10202">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7FD2D11F" wp14:editId="55AD8859">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2" w:name="_Toc398323444"/>
      <w:bookmarkStart w:id="73" w:name="_Toc399429609"/>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2"/>
      <w:r w:rsidR="004F655B" w:rsidRPr="005F0E63">
        <w:rPr>
          <w:rFonts w:ascii="Times New Roman" w:hAnsi="Times New Roman" w:cs="Times New Roman"/>
          <w:b/>
          <w:sz w:val="28"/>
          <w:szCs w:val="28"/>
        </w:rPr>
        <w:t>xem thông tin nhà trọ</w:t>
      </w:r>
      <w:bookmarkEnd w:id="73"/>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7456" behindDoc="0" locked="0" layoutInCell="1" allowOverlap="1" wp14:anchorId="7D54A25C" wp14:editId="32E59012">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B10202">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8480" behindDoc="1" locked="0" layoutInCell="1" allowOverlap="1" wp14:anchorId="2BD4C48D" wp14:editId="1C85300A">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B10202">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bookmarkStart w:id="74" w:name="_Toc399429610"/>
      <w:r w:rsidRPr="005F0E63">
        <w:rPr>
          <w:rFonts w:ascii="Times New Roman" w:hAnsi="Times New Roman" w:cs="Times New Roman"/>
          <w:sz w:val="28"/>
          <w:szCs w:val="28"/>
        </w:rPr>
        <w:t>Xử lý: sơ đồ sau cho thấy hoạt động xem thông tin nhà trọ của người dùng</w:t>
      </w:r>
      <w:bookmarkEnd w:id="74"/>
    </w:p>
    <w:p w:rsidR="00BA56BA" w:rsidRPr="005F0E63" w:rsidRDefault="00BA56BA" w:rsidP="005B1C36">
      <w:pPr>
        <w:pStyle w:val="ListParagraph"/>
        <w:outlineLvl w:val="1"/>
        <w:rPr>
          <w:ins w:id="75" w:author="mine" w:date="2014-09-10T22:51:00Z"/>
          <w:rFonts w:ascii="Times New Roman" w:hAnsi="Times New Roman" w:cs="Times New Roman"/>
          <w:b/>
          <w:sz w:val="28"/>
          <w:szCs w:val="28"/>
        </w:rPr>
      </w:pPr>
      <w:bookmarkStart w:id="76" w:name="_Toc399429611"/>
      <w:r w:rsidRPr="005F0E63">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3C90A8CE" wp14:editId="14A8B105">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bookmarkEnd w:id="76"/>
    </w:p>
    <w:p w:rsidR="002063A1" w:rsidRDefault="00671085" w:rsidP="006A57A6">
      <w:pPr>
        <w:pStyle w:val="ListParagraph"/>
        <w:outlineLvl w:val="1"/>
        <w:rPr>
          <w:rFonts w:ascii="Times New Roman" w:hAnsi="Times New Roman" w:cs="Times New Roman"/>
          <w:b/>
          <w:sz w:val="28"/>
          <w:szCs w:val="28"/>
          <w:lang w:val="en-US"/>
        </w:rPr>
      </w:pPr>
      <w:bookmarkStart w:id="77" w:name="_Toc398323445"/>
      <w:bookmarkStart w:id="78" w:name="_Toc399429612"/>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7"/>
      <w:r w:rsidR="004F655B" w:rsidRPr="005F0E63">
        <w:rPr>
          <w:rFonts w:ascii="Times New Roman" w:hAnsi="Times New Roman" w:cs="Times New Roman"/>
          <w:b/>
          <w:sz w:val="28"/>
          <w:szCs w:val="28"/>
        </w:rPr>
        <w:t>nhà trọ</w:t>
      </w:r>
      <w:bookmarkEnd w:id="78"/>
    </w:p>
    <w:p w:rsidR="00747315" w:rsidRPr="001443B8"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69BB98D" wp14:editId="3F2A1A8F">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4D49AC9A" wp14:editId="1E6F62D2">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B10202">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B10202">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B10202">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B10202">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B10202">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p>
        </w:tc>
        <w:tc>
          <w:tcPr>
            <w:tcW w:w="0" w:type="auto"/>
          </w:tcPr>
          <w:p w:rsidR="00747315" w:rsidRPr="00284F66"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B10202">
        <w:tc>
          <w:tcPr>
            <w:tcW w:w="895" w:type="dxa"/>
            <w:vMerge w:val="restart"/>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B10202">
        <w:tc>
          <w:tcPr>
            <w:tcW w:w="895" w:type="dxa"/>
            <w:vMerge/>
            <w:vAlign w:val="center"/>
          </w:tcPr>
          <w:p w:rsidR="00747315" w:rsidRPr="001443B8" w:rsidRDefault="00747315" w:rsidP="00B10202">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B10202">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B10202">
        <w:tc>
          <w:tcPr>
            <w:tcW w:w="895" w:type="dxa"/>
          </w:tcPr>
          <w:p w:rsidR="00747315" w:rsidRPr="001443B8" w:rsidRDefault="00747315" w:rsidP="00B10202">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B10202">
        <w:tc>
          <w:tcPr>
            <w:tcW w:w="895"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B10202">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B10202">
        <w:tc>
          <w:tcPr>
            <w:tcW w:w="895"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B10202">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B10202">
        <w:tc>
          <w:tcPr>
            <w:tcW w:w="895"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B10202">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14:anchorId="322EC1B8" wp14:editId="46CA88DC">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80" w:name="_Toc398323446"/>
      <w:bookmarkStart w:id="81" w:name="_Toc399429613"/>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80"/>
      <w:r w:rsidR="004744DE" w:rsidRPr="005F0E63">
        <w:rPr>
          <w:rFonts w:ascii="Times New Roman" w:hAnsi="Times New Roman" w:cs="Times New Roman"/>
          <w:b/>
          <w:sz w:val="28"/>
          <w:szCs w:val="28"/>
        </w:rPr>
        <w:t xml:space="preserve"> cập nhật </w:t>
      </w:r>
      <w:bookmarkEnd w:id="81"/>
      <w:r w:rsidR="00B2626B">
        <w:rPr>
          <w:rFonts w:ascii="Times New Roman" w:hAnsi="Times New Roman" w:cs="Times New Roman"/>
          <w:b/>
          <w:sz w:val="28"/>
          <w:szCs w:val="28"/>
          <w:lang w:val="en-US"/>
        </w:rPr>
        <w:t>tin đăng:</w:t>
      </w:r>
      <w:r w:rsidR="00DE49A6" w:rsidRPr="005F0E63">
        <w:rPr>
          <w:rFonts w:ascii="Times New Roman" w:hAnsi="Times New Roman" w:cs="Times New Roman"/>
          <w:b/>
          <w:sz w:val="28"/>
          <w:szCs w:val="28"/>
          <w:lang w:val="en-US"/>
        </w:rPr>
        <w:t xml:space="preserve">  </w:t>
      </w:r>
    </w:p>
    <w:p w:rsidR="002B7080" w:rsidRPr="007A2992" w:rsidRDefault="002B7080" w:rsidP="002B708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thay đổi </w:t>
      </w:r>
      <w:r w:rsidR="007A2992">
        <w:rPr>
          <w:rFonts w:ascii="Times New Roman" w:hAnsi="Times New Roman" w:cs="Times New Roman"/>
          <w:sz w:val="28"/>
          <w:szCs w:val="28"/>
          <w:lang w:val="en-US"/>
        </w:rPr>
        <w:t>tin đã được đăng.</w:t>
      </w:r>
    </w:p>
    <w:p w:rsidR="002B7080" w:rsidRDefault="002B7080" w:rsidP="002B708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B7080" w:rsidRDefault="002B7080" w:rsidP="002B708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B7080" w:rsidRPr="00DE4FCC" w:rsidRDefault="002B7080" w:rsidP="002B708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2B7080" w:rsidRDefault="002B7080" w:rsidP="002B708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8475CE9" wp14:editId="14C43BA7">
            <wp:extent cx="5943600" cy="1324361"/>
            <wp:effectExtent l="0" t="0" r="0" b="9525"/>
            <wp:docPr id="43" name="Picture 43"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2B7080" w:rsidRPr="00B244F3" w:rsidTr="006862F7">
        <w:tc>
          <w:tcPr>
            <w:tcW w:w="3776"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 xml:space="preserve">Giá trị mặc </w:t>
            </w:r>
            <w:r w:rsidRPr="00B244F3">
              <w:rPr>
                <w:rFonts w:ascii="Arial" w:hAnsi="Arial" w:cs="Arial"/>
                <w:sz w:val="28"/>
                <w:szCs w:val="28"/>
              </w:rPr>
              <w:lastRenderedPageBreak/>
              <w:t>định</w:t>
            </w:r>
          </w:p>
        </w:tc>
        <w:tc>
          <w:tcPr>
            <w:tcW w:w="351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lastRenderedPageBreak/>
              <w:t>Ghi chú</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w:t>
            </w:r>
          </w:p>
        </w:tc>
        <w:tc>
          <w:tcPr>
            <w:tcW w:w="143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vào nút “Cập nhật” để tiến hành cập nhật. Hệ thống chuyển sang trang cập nhật.</w:t>
            </w:r>
          </w:p>
        </w:tc>
      </w:tr>
    </w:tbl>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r>
        <w:rPr>
          <w:rFonts w:ascii="Times New Roman" w:hAnsi="Times New Roman" w:cs="Times New Roman"/>
          <w:sz w:val="28"/>
          <w:szCs w:val="28"/>
        </w:rPr>
        <w:t xml:space="preserve"> + Trang cập nhật thông tin nhà trọ:</w:t>
      </w:r>
    </w:p>
    <w:p w:rsidR="002B7080" w:rsidRDefault="002B7080" w:rsidP="002B708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7312373" wp14:editId="4329CBF1">
            <wp:extent cx="5943600" cy="5844357"/>
            <wp:effectExtent l="0" t="0" r="0" b="4445"/>
            <wp:docPr id="44" name="Picture 44"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2B7080" w:rsidRDefault="002B7080" w:rsidP="002B7080">
      <w:pPr>
        <w:rPr>
          <w:rFonts w:ascii="Times New Roman" w:hAnsi="Times New Roman" w:cs="Times New Roman"/>
          <w:sz w:val="28"/>
          <w:szCs w:val="28"/>
        </w:rPr>
      </w:pPr>
    </w:p>
    <w:p w:rsidR="002B7080" w:rsidRPr="00663ABE" w:rsidRDefault="002B7080" w:rsidP="002B708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2B7080" w:rsidRPr="00B244F3" w:rsidTr="006862F7">
        <w:tc>
          <w:tcPr>
            <w:tcW w:w="3776"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Ghi chú</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Tên đăng nhập của người dùng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Date</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Ngày người dùng lần đầu tiên tham gia vào hệ </w:t>
            </w:r>
            <w:r>
              <w:rPr>
                <w:rFonts w:ascii="Arial" w:hAnsi="Arial" w:cs="Arial"/>
                <w:sz w:val="28"/>
                <w:szCs w:val="28"/>
                <w:lang w:val="en-US"/>
              </w:rPr>
              <w:lastRenderedPageBreak/>
              <w:t>thống.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“Thông tin cá nhân” hệ thống chuyển sang trang cập nhật thông tin cá nhân.</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Hệ thống hiển thị tên tiêu đề người dùng đã được đăng trước đó. Người dùng có thể sửa tiêu đề trực tiếp tại đây.</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Textfield</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Hệ thống hiển thị nội dung của tiêu đề người dùng đã chọn. Người dùng có thể cập nhật nội dung thông tin tại đây (Không giới hạn số lượng ký tự nhập).</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Điền giá tiền nhà trọ</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chọn giá là vnd hay là giá thỏa thuận bằng cách nhấp vào vnd hay thỏa thuận.</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Diện tích phòng trọ đã được đăng trước đó. Người dùng nhập diện tích phòng trọ cần cho thuê để chỉnh sửa, ngược lại không làm gì.</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Trạng thái hết phòng đã </w:t>
            </w:r>
            <w:r>
              <w:rPr>
                <w:rFonts w:ascii="Arial" w:hAnsi="Arial" w:cs="Arial"/>
                <w:sz w:val="28"/>
                <w:szCs w:val="28"/>
                <w:lang w:val="en-US"/>
              </w:rPr>
              <w:lastRenderedPageBreak/>
              <w:t>được đăng trước đó, nếu còn phòng trọ thì người dùng nhấp vào còn phòng,  ngược lại không làm gì cả.</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Hình ảnh đã được đăng trước đó.</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vào cập nhật hình ảnh, hệ thống chuyển sang trang hình ảnh cho người dùng.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chọn tỉnh/thành phố, quận/huyện, đường/phố của nhà trọ.</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tên người liên hệ.</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địa chỉ nhà trọ.</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số điện thoại liên hệ.</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địa chỉ email.</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Người dùng nhấp vào nút </w:t>
            </w:r>
            <w:r>
              <w:rPr>
                <w:rFonts w:ascii="Arial" w:hAnsi="Arial" w:cs="Arial"/>
                <w:sz w:val="28"/>
                <w:szCs w:val="28"/>
                <w:lang w:val="en-US"/>
              </w:rPr>
              <w:br/>
              <w:t>“Ok” để tiến hành cập nhật tin đăng.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vào nút “Cancel” để tiến hành hủy thao tác cập nhật tin đăng.</w:t>
            </w:r>
          </w:p>
        </w:tc>
      </w:tr>
    </w:tbl>
    <w:p w:rsidR="002B7080" w:rsidRDefault="002B7080" w:rsidP="002B7080">
      <w:pPr>
        <w:tabs>
          <w:tab w:val="left" w:pos="1492"/>
        </w:tabs>
        <w:rPr>
          <w:rFonts w:ascii="Times New Roman" w:hAnsi="Times New Roman" w:cs="Times New Roman"/>
          <w:sz w:val="28"/>
          <w:szCs w:val="28"/>
        </w:rPr>
      </w:pPr>
    </w:p>
    <w:p w:rsidR="002B7080" w:rsidRDefault="002B7080" w:rsidP="002B7080">
      <w:pPr>
        <w:tabs>
          <w:tab w:val="left" w:pos="1492"/>
        </w:tabs>
        <w:rPr>
          <w:rFonts w:ascii="Times New Roman" w:hAnsi="Times New Roman" w:cs="Times New Roman"/>
          <w:sz w:val="28"/>
          <w:szCs w:val="28"/>
        </w:rPr>
      </w:pPr>
    </w:p>
    <w:p w:rsidR="002B7080" w:rsidRPr="00663ABE" w:rsidRDefault="002B7080" w:rsidP="002B708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nấp vào nút “Cập nhật hình ảnh”:</w:t>
      </w:r>
    </w:p>
    <w:p w:rsidR="002B7080" w:rsidRDefault="002B7080" w:rsidP="002B708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581BC3C" wp14:editId="4D1F21E9">
            <wp:extent cx="6808424" cy="4990641"/>
            <wp:effectExtent l="0" t="0" r="0" b="635"/>
            <wp:docPr id="45" name="Picture 45"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2B7080" w:rsidRDefault="002B7080" w:rsidP="002B7080">
      <w:pPr>
        <w:rPr>
          <w:rFonts w:ascii="Times New Roman" w:hAnsi="Times New Roman" w:cs="Times New Roman"/>
          <w:sz w:val="28"/>
          <w:szCs w:val="28"/>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2B7080" w:rsidRPr="00B244F3" w:rsidTr="006862F7">
        <w:tc>
          <w:tcPr>
            <w:tcW w:w="3776"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Ghi chú</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2B7080" w:rsidRPr="00847C7A"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Hình ảnh đã được lưu ở đăng tin trước, người dùng muốn thay đổi hình ảnh mới bằng cách nhấp lên hình để thay đổi.</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2B7080"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Nút chưa có hình ảnh, người dùng thêm hình bằng cách nhấp vào nút “Đăng hình” để đăng hình.</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2B7080"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Khi đã cập nhật hình ảnh </w:t>
            </w:r>
            <w:r>
              <w:rPr>
                <w:rFonts w:ascii="Arial" w:hAnsi="Arial" w:cs="Arial"/>
                <w:sz w:val="28"/>
                <w:szCs w:val="28"/>
                <w:lang w:val="en-US"/>
              </w:rPr>
              <w:lastRenderedPageBreak/>
              <w:t>xong, người dùng nhấp “Ok” để hoàn thành thao tác.</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4</w:t>
            </w:r>
          </w:p>
        </w:tc>
        <w:tc>
          <w:tcPr>
            <w:tcW w:w="1431" w:type="dxa"/>
          </w:tcPr>
          <w:p w:rsidR="002B7080"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Nhấp “Cancel” để hủy thao tác cập nhật hình ảnh.</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Những lưu ý khi đăng hình.</w:t>
            </w:r>
          </w:p>
        </w:tc>
      </w:tr>
    </w:tbl>
    <w:p w:rsidR="002B7080" w:rsidRDefault="002B7080" w:rsidP="002B7080">
      <w:pPr>
        <w:rPr>
          <w:rFonts w:ascii="Times New Roman" w:hAnsi="Times New Roman" w:cs="Times New Roman"/>
          <w:sz w:val="28"/>
          <w:szCs w:val="28"/>
        </w:rPr>
      </w:pPr>
    </w:p>
    <w:p w:rsidR="002B7080" w:rsidRPr="002B7080" w:rsidRDefault="002B7080" w:rsidP="002B7080">
      <w:pPr>
        <w:rPr>
          <w:rFonts w:ascii="Times New Roman" w:hAnsi="Times New Roman" w:cs="Times New Roman"/>
          <w:sz w:val="28"/>
          <w:szCs w:val="28"/>
          <w:lang w:val="en-US"/>
        </w:rPr>
      </w:pPr>
      <w:r>
        <w:rPr>
          <w:rFonts w:ascii="Times New Roman" w:hAnsi="Times New Roman" w:cs="Times New Roman"/>
          <w:sz w:val="28"/>
          <w:szCs w:val="28"/>
        </w:rPr>
        <w:t>Xử lí:</w:t>
      </w:r>
      <w:r>
        <w:rPr>
          <w:rFonts w:ascii="Times New Roman" w:hAnsi="Times New Roman" w:cs="Times New Roman"/>
          <w:sz w:val="28"/>
          <w:szCs w:val="28"/>
          <w:lang w:val="en-US"/>
        </w:rPr>
        <w:t xml:space="preserve"> sơ đồ sau cho thấy chức năng cập nhật tin đăng của người dùng:</w:t>
      </w:r>
    </w:p>
    <w:p w:rsidR="002B7080" w:rsidRDefault="002B7080" w:rsidP="002B7080">
      <w:pPr>
        <w:rPr>
          <w:rFonts w:ascii="Times New Roman" w:hAnsi="Times New Roman" w:cs="Times New Roman"/>
          <w:sz w:val="28"/>
          <w:szCs w:val="28"/>
        </w:rPr>
      </w:pPr>
    </w:p>
    <w:p w:rsidR="002B7080" w:rsidRDefault="007F06BB" w:rsidP="002B708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6809" cy="7826189"/>
            <wp:effectExtent l="0" t="0" r="2540" b="3810"/>
            <wp:docPr id="48" name="Picture 48"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esktop\capnhat1345464454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6760" cy="7826124"/>
                    </a:xfrm>
                    <a:prstGeom prst="rect">
                      <a:avLst/>
                    </a:prstGeom>
                    <a:noFill/>
                    <a:ln>
                      <a:noFill/>
                    </a:ln>
                  </pic:spPr>
                </pic:pic>
              </a:graphicData>
            </a:graphic>
          </wp:inline>
        </w:drawing>
      </w: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Pr="00D22E56" w:rsidRDefault="002B7080" w:rsidP="00D22E56">
      <w:pPr>
        <w:pStyle w:val="ListParagraph"/>
        <w:outlineLvl w:val="1"/>
        <w:rPr>
          <w:ins w:id="82"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3" w:name="_Toc398323447"/>
      <w:bookmarkStart w:id="84" w:name="_Toc399429614"/>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3"/>
      <w:r w:rsidR="006A57A6" w:rsidRPr="005F0E63">
        <w:rPr>
          <w:rFonts w:ascii="Times New Roman" w:hAnsi="Times New Roman" w:cs="Times New Roman"/>
          <w:b/>
          <w:sz w:val="28"/>
          <w:szCs w:val="28"/>
        </w:rPr>
        <w:t>quản lý danh sách nhà trọ</w:t>
      </w:r>
      <w:bookmarkEnd w:id="84"/>
    </w:p>
    <w:p w:rsidR="00A410D6" w:rsidRPr="00495CFF" w:rsidRDefault="00A410D6" w:rsidP="00A410D6">
      <w:pPr>
        <w:pStyle w:val="ListParagraph"/>
        <w:rPr>
          <w:rFonts w:ascii="Arial" w:hAnsi="Arial" w:cs="Arial"/>
          <w:sz w:val="28"/>
          <w:szCs w:val="28"/>
        </w:rPr>
      </w:pPr>
      <w:r w:rsidRPr="00B244F3">
        <w:rPr>
          <w:rFonts w:ascii="Arial" w:hAnsi="Arial" w:cs="Arial"/>
          <w:sz w:val="28"/>
          <w:szCs w:val="28"/>
        </w:rPr>
        <w:t xml:space="preserve">- Mục đích: </w:t>
      </w:r>
      <w:r w:rsidRPr="00310025">
        <w:rPr>
          <w:rFonts w:ascii="Arial" w:hAnsi="Arial" w:cs="Arial"/>
          <w:sz w:val="28"/>
          <w:szCs w:val="28"/>
        </w:rPr>
        <w:t xml:space="preserve">giúp quản trị hệ thống có thể quản lý được danh sách </w:t>
      </w:r>
      <w:r w:rsidRPr="00495CFF">
        <w:rPr>
          <w:rFonts w:ascii="Arial" w:hAnsi="Arial" w:cs="Arial"/>
          <w:sz w:val="28"/>
          <w:szCs w:val="28"/>
        </w:rPr>
        <w:t>chủ nhà trọ và nhà trọ của chủ nhà trọ</w:t>
      </w:r>
    </w:p>
    <w:p w:rsidR="00A410D6" w:rsidRPr="00B244F3" w:rsidRDefault="00A410D6" w:rsidP="00A410D6">
      <w:pPr>
        <w:pStyle w:val="ListParagraph"/>
        <w:rPr>
          <w:rFonts w:ascii="Arial" w:hAnsi="Arial" w:cs="Arial"/>
          <w:sz w:val="28"/>
          <w:szCs w:val="28"/>
        </w:rPr>
      </w:pPr>
      <w:r w:rsidRPr="00B244F3">
        <w:rPr>
          <w:rFonts w:ascii="Arial" w:hAnsi="Arial" w:cs="Arial"/>
          <w:sz w:val="28"/>
          <w:szCs w:val="28"/>
        </w:rPr>
        <w:t>- Giao điện:</w:t>
      </w:r>
    </w:p>
    <w:p w:rsidR="00A410D6" w:rsidRPr="00B244F3" w:rsidRDefault="00A410D6" w:rsidP="00A410D6">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681792" behindDoc="0" locked="0" layoutInCell="1" allowOverlap="1" wp14:anchorId="3CAD1EA8" wp14:editId="587DDDE2">
            <wp:simplePos x="0" y="0"/>
            <wp:positionH relativeFrom="margin">
              <wp:align>left</wp:align>
            </wp:positionH>
            <wp:positionV relativeFrom="paragraph">
              <wp:posOffset>386389</wp:posOffset>
            </wp:positionV>
            <wp:extent cx="5819140" cy="25673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5">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r w:rsidRPr="00B244F3">
        <w:rPr>
          <w:rFonts w:ascii="Arial" w:hAnsi="Arial" w:cs="Arial"/>
          <w:sz w:val="28"/>
          <w:szCs w:val="28"/>
        </w:rPr>
        <w:tab/>
      </w:r>
    </w:p>
    <w:p w:rsidR="00A410D6" w:rsidRPr="00B244F3" w:rsidRDefault="00A410D6" w:rsidP="00A410D6">
      <w:pPr>
        <w:pStyle w:val="ListParagraph"/>
        <w:rPr>
          <w:rFonts w:ascii="Arial" w:hAnsi="Arial" w:cs="Arial"/>
          <w:sz w:val="28"/>
          <w:szCs w:val="28"/>
        </w:rPr>
      </w:pPr>
      <w:r w:rsidRPr="00B244F3">
        <w:rPr>
          <w:rFonts w:ascii="Arial" w:hAnsi="Arial" w:cs="Arial"/>
          <w:sz w:val="28"/>
          <w:szCs w:val="28"/>
        </w:rPr>
        <w:tab/>
      </w:r>
    </w:p>
    <w:p w:rsidR="00A410D6" w:rsidRDefault="00A410D6" w:rsidP="00A410D6">
      <w:pPr>
        <w:pStyle w:val="ListParagraph"/>
        <w:rPr>
          <w:rFonts w:ascii="Arial" w:hAnsi="Arial" w:cs="Arial"/>
          <w:sz w:val="28"/>
          <w:szCs w:val="28"/>
          <w:lang w:val="en-US"/>
        </w:rPr>
      </w:pPr>
      <w:r>
        <w:rPr>
          <w:rFonts w:ascii="Arial" w:hAnsi="Arial" w:cs="Arial"/>
          <w:sz w:val="28"/>
          <w:szCs w:val="28"/>
          <w:lang w:val="en-US"/>
        </w:rPr>
        <w:t>- Các thành phần trong giao diện:</w:t>
      </w:r>
    </w:p>
    <w:p w:rsidR="00A410D6" w:rsidRDefault="00A410D6" w:rsidP="00A410D6">
      <w:pPr>
        <w:pStyle w:val="ListParagraph"/>
        <w:rPr>
          <w:rFonts w:ascii="Arial" w:hAnsi="Arial" w:cs="Arial"/>
          <w:sz w:val="28"/>
          <w:szCs w:val="28"/>
          <w:lang w:val="en-US"/>
        </w:rPr>
      </w:pPr>
    </w:p>
    <w:tbl>
      <w:tblPr>
        <w:tblStyle w:val="TableGrid"/>
        <w:tblW w:w="9355" w:type="dxa"/>
        <w:tblLook w:val="04A0" w:firstRow="1" w:lastRow="0" w:firstColumn="1" w:lastColumn="0" w:noHBand="0" w:noVBand="1"/>
      </w:tblPr>
      <w:tblGrid>
        <w:gridCol w:w="875"/>
        <w:gridCol w:w="1721"/>
        <w:gridCol w:w="1899"/>
        <w:gridCol w:w="4860"/>
      </w:tblGrid>
      <w:tr w:rsidR="00A410D6" w:rsidRPr="00B244F3" w:rsidTr="00E2617B">
        <w:trPr>
          <w:trHeight w:val="961"/>
        </w:trPr>
        <w:tc>
          <w:tcPr>
            <w:tcW w:w="875"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sidRPr="00B244F3">
              <w:rPr>
                <w:rFonts w:ascii="Arial" w:hAnsi="Arial" w:cs="Arial"/>
                <w:sz w:val="28"/>
                <w:szCs w:val="28"/>
              </w:rPr>
              <w:t>Ghi chú</w:t>
            </w:r>
          </w:p>
        </w:tc>
      </w:tr>
      <w:tr w:rsidR="00A410D6" w:rsidRPr="00B244F3" w:rsidTr="00E2617B">
        <w:trPr>
          <w:trHeight w:val="331"/>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1</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Combobox</w:t>
            </w:r>
          </w:p>
        </w:tc>
        <w:tc>
          <w:tcPr>
            <w:tcW w:w="1899"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10</w:t>
            </w: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A410D6" w:rsidRPr="00B244F3" w:rsidTr="00E2617B">
        <w:trPr>
          <w:trHeight w:val="331"/>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2</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Textbox</w:t>
            </w:r>
          </w:p>
        </w:tc>
        <w:tc>
          <w:tcPr>
            <w:tcW w:w="1899" w:type="dxa"/>
          </w:tcPr>
          <w:p w:rsidR="00A410D6"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Nhập thông tim tìm kiếm chủ nhà trọ</w:t>
            </w:r>
          </w:p>
        </w:tc>
      </w:tr>
      <w:tr w:rsidR="00A410D6" w:rsidRPr="00B244F3" w:rsidTr="00E2617B">
        <w:trPr>
          <w:trHeight w:val="331"/>
        </w:trPr>
        <w:tc>
          <w:tcPr>
            <w:tcW w:w="875" w:type="dxa"/>
          </w:tcPr>
          <w:p w:rsidR="00A410D6" w:rsidRPr="004E22B9" w:rsidRDefault="00A410D6" w:rsidP="00E2617B">
            <w:pPr>
              <w:pStyle w:val="ListParagraph"/>
              <w:ind w:left="0"/>
              <w:rPr>
                <w:rFonts w:ascii="Arial" w:hAnsi="Arial" w:cs="Arial"/>
                <w:sz w:val="28"/>
                <w:szCs w:val="28"/>
              </w:rPr>
            </w:pPr>
            <w:r>
              <w:rPr>
                <w:rFonts w:ascii="Arial" w:hAnsi="Arial" w:cs="Arial"/>
                <w:sz w:val="28"/>
                <w:szCs w:val="28"/>
              </w:rPr>
              <w:t>3</w:t>
            </w:r>
          </w:p>
        </w:tc>
        <w:tc>
          <w:tcPr>
            <w:tcW w:w="1721"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Hiển thị mã chủ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4</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tên chủ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5</w:t>
            </w:r>
          </w:p>
        </w:tc>
        <w:tc>
          <w:tcPr>
            <w:tcW w:w="1721"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A410D6" w:rsidRPr="00B244F3" w:rsidTr="00E2617B">
        <w:trPr>
          <w:trHeight w:val="646"/>
        </w:trPr>
        <w:tc>
          <w:tcPr>
            <w:tcW w:w="875" w:type="dxa"/>
          </w:tcPr>
          <w:p w:rsidR="00A410D6" w:rsidRPr="00661FF8" w:rsidRDefault="00A410D6" w:rsidP="00E2617B">
            <w:pPr>
              <w:pStyle w:val="ListParagraph"/>
              <w:ind w:left="0"/>
              <w:rPr>
                <w:rFonts w:ascii="Arial" w:hAnsi="Arial" w:cs="Arial"/>
                <w:sz w:val="28"/>
                <w:szCs w:val="28"/>
              </w:rPr>
            </w:pPr>
            <w:r>
              <w:rPr>
                <w:rFonts w:ascii="Arial" w:hAnsi="Arial" w:cs="Arial"/>
                <w:sz w:val="28"/>
                <w:szCs w:val="28"/>
              </w:rPr>
              <w:t>6</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địa chỉ chủ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7</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Button</w:t>
            </w:r>
          </w:p>
        </w:tc>
        <w:tc>
          <w:tcPr>
            <w:tcW w:w="1899" w:type="dxa"/>
          </w:tcPr>
          <w:p w:rsidR="00A410D6" w:rsidRDefault="00A410D6" w:rsidP="00E2617B">
            <w:pPr>
              <w:pStyle w:val="ListParagraph"/>
              <w:ind w:left="0"/>
              <w:rPr>
                <w:rFonts w:ascii="Arial" w:hAnsi="Arial" w:cs="Arial"/>
                <w:sz w:val="28"/>
                <w:szCs w:val="28"/>
              </w:rPr>
            </w:pPr>
          </w:p>
        </w:tc>
        <w:tc>
          <w:tcPr>
            <w:tcW w:w="4860" w:type="dxa"/>
          </w:tcPr>
          <w:p w:rsidR="00A410D6" w:rsidRPr="004E22B9" w:rsidRDefault="00A410D6" w:rsidP="00E2617B">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A410D6" w:rsidRPr="00B244F3" w:rsidTr="00E2617B">
        <w:trPr>
          <w:trHeight w:val="315"/>
        </w:trPr>
        <w:tc>
          <w:tcPr>
            <w:tcW w:w="875" w:type="dxa"/>
          </w:tcPr>
          <w:p w:rsidR="00A410D6" w:rsidRPr="004E22B9" w:rsidRDefault="00A410D6" w:rsidP="00E2617B">
            <w:pPr>
              <w:pStyle w:val="ListParagraph"/>
              <w:ind w:left="0"/>
              <w:rPr>
                <w:rFonts w:ascii="Arial" w:hAnsi="Arial" w:cs="Arial"/>
                <w:sz w:val="28"/>
                <w:szCs w:val="28"/>
              </w:rPr>
            </w:pPr>
            <w:r>
              <w:rPr>
                <w:rFonts w:ascii="Arial" w:hAnsi="Arial" w:cs="Arial"/>
                <w:sz w:val="28"/>
                <w:szCs w:val="28"/>
              </w:rPr>
              <w:t>8</w:t>
            </w:r>
          </w:p>
        </w:tc>
        <w:tc>
          <w:tcPr>
            <w:tcW w:w="1721" w:type="dxa"/>
          </w:tcPr>
          <w:p w:rsidR="00A410D6" w:rsidRPr="004E22B9" w:rsidRDefault="00A410D6" w:rsidP="00E2617B">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A410D6" w:rsidRPr="004E22B9" w:rsidRDefault="00A410D6" w:rsidP="00E2617B">
            <w:pPr>
              <w:pStyle w:val="ListParagraph"/>
              <w:ind w:left="0"/>
              <w:rPr>
                <w:rFonts w:ascii="Arial" w:hAnsi="Arial" w:cs="Arial"/>
                <w:sz w:val="28"/>
                <w:szCs w:val="28"/>
                <w:lang w:val="fr-FR"/>
              </w:rPr>
            </w:pPr>
          </w:p>
        </w:tc>
        <w:tc>
          <w:tcPr>
            <w:tcW w:w="4860" w:type="dxa"/>
          </w:tcPr>
          <w:p w:rsidR="00A410D6" w:rsidRPr="004E22B9" w:rsidRDefault="00A410D6" w:rsidP="00E2617B">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A410D6" w:rsidRDefault="00A410D6" w:rsidP="00A410D6">
      <w:pPr>
        <w:pStyle w:val="ListParagraph"/>
        <w:rPr>
          <w:rFonts w:ascii="Arial" w:hAnsi="Arial" w:cs="Arial"/>
          <w:sz w:val="28"/>
          <w:szCs w:val="28"/>
          <w:lang w:val="en-US"/>
        </w:rPr>
      </w:pPr>
    </w:p>
    <w:p w:rsidR="00A410D6" w:rsidRDefault="00A410D6" w:rsidP="00A410D6">
      <w:pPr>
        <w:pStyle w:val="ListParagraph"/>
        <w:numPr>
          <w:ilvl w:val="0"/>
          <w:numId w:val="20"/>
        </w:numPr>
        <w:rPr>
          <w:rFonts w:ascii="Arial" w:hAnsi="Arial" w:cs="Arial"/>
          <w:sz w:val="28"/>
          <w:szCs w:val="28"/>
          <w:lang w:val="en-US"/>
        </w:rPr>
      </w:pPr>
      <w:r>
        <w:rPr>
          <w:rFonts w:ascii="Arial" w:hAnsi="Arial" w:cs="Arial"/>
          <w:sz w:val="28"/>
          <w:szCs w:val="28"/>
          <w:lang w:val="en-US"/>
        </w:rPr>
        <w:lastRenderedPageBreak/>
        <w:t>Giao diện quản lý danh sách nhà trọ của chủ nhà trọ</w:t>
      </w:r>
    </w:p>
    <w:p w:rsidR="00A410D6" w:rsidRDefault="00A410D6" w:rsidP="00A410D6">
      <w:pPr>
        <w:pStyle w:val="ListParagraph"/>
        <w:rPr>
          <w:rFonts w:ascii="Arial" w:hAnsi="Arial" w:cs="Arial"/>
          <w:sz w:val="28"/>
          <w:szCs w:val="28"/>
          <w:lang w:val="en-US"/>
        </w:rPr>
      </w:pPr>
    </w:p>
    <w:p w:rsidR="00A410D6" w:rsidRPr="002752FA" w:rsidRDefault="00A410D6" w:rsidP="00A410D6">
      <w:pPr>
        <w:pStyle w:val="ListParagraph"/>
        <w:rPr>
          <w:rFonts w:ascii="Arial" w:hAnsi="Arial" w:cs="Arial"/>
          <w:sz w:val="28"/>
          <w:szCs w:val="28"/>
          <w:lang w:val="en-US"/>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683840" behindDoc="0" locked="0" layoutInCell="1" allowOverlap="1" wp14:anchorId="1E1DA906" wp14:editId="72EA0852">
            <wp:simplePos x="0" y="0"/>
            <wp:positionH relativeFrom="column">
              <wp:posOffset>-791210</wp:posOffset>
            </wp:positionH>
            <wp:positionV relativeFrom="paragraph">
              <wp:posOffset>215265</wp:posOffset>
            </wp:positionV>
            <wp:extent cx="7335520" cy="34721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A410D6" w:rsidRDefault="00A410D6" w:rsidP="00A410D6">
      <w:pPr>
        <w:pStyle w:val="ListParagraph"/>
        <w:rPr>
          <w:rFonts w:ascii="Arial" w:hAnsi="Arial" w:cs="Arial"/>
          <w:sz w:val="28"/>
          <w:szCs w:val="28"/>
        </w:rPr>
      </w:pPr>
    </w:p>
    <w:p w:rsidR="00A410D6" w:rsidRDefault="00A410D6" w:rsidP="00A410D6">
      <w:pPr>
        <w:pStyle w:val="ListParagraph"/>
        <w:rPr>
          <w:rFonts w:ascii="Arial" w:hAnsi="Arial" w:cs="Arial"/>
          <w:sz w:val="28"/>
          <w:szCs w:val="28"/>
        </w:rPr>
      </w:pPr>
      <w:r w:rsidRPr="00B244F3">
        <w:rPr>
          <w:rFonts w:ascii="Arial" w:hAnsi="Arial" w:cs="Arial"/>
          <w:sz w:val="28"/>
          <w:szCs w:val="28"/>
        </w:rPr>
        <w:t>- Các thành phần trong giao diện:</w:t>
      </w:r>
    </w:p>
    <w:p w:rsidR="00A410D6" w:rsidRDefault="00A410D6" w:rsidP="00A410D6">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A410D6" w:rsidRPr="00B244F3" w:rsidTr="00E2617B">
        <w:trPr>
          <w:trHeight w:val="961"/>
        </w:trPr>
        <w:tc>
          <w:tcPr>
            <w:tcW w:w="875"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A410D6" w:rsidRPr="00B244F3" w:rsidRDefault="00A410D6" w:rsidP="00E2617B">
            <w:pPr>
              <w:pStyle w:val="ListParagraph"/>
              <w:ind w:left="0"/>
              <w:jc w:val="center"/>
              <w:rPr>
                <w:rFonts w:ascii="Arial" w:hAnsi="Arial" w:cs="Arial"/>
                <w:sz w:val="28"/>
                <w:szCs w:val="28"/>
              </w:rPr>
            </w:pPr>
            <w:r w:rsidRPr="00B244F3">
              <w:rPr>
                <w:rFonts w:ascii="Arial" w:hAnsi="Arial" w:cs="Arial"/>
                <w:sz w:val="28"/>
                <w:szCs w:val="28"/>
              </w:rPr>
              <w:t>Ghi chú</w:t>
            </w:r>
          </w:p>
        </w:tc>
      </w:tr>
      <w:tr w:rsidR="00A410D6" w:rsidRPr="00B244F3" w:rsidTr="00E2617B">
        <w:trPr>
          <w:trHeight w:val="331"/>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1</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Combobox</w:t>
            </w:r>
          </w:p>
        </w:tc>
        <w:tc>
          <w:tcPr>
            <w:tcW w:w="1899"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10</w:t>
            </w: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 xml:space="preserve">Hiển thị số dòng hiển thị ở bảng hiển </w:t>
            </w:r>
            <w:r>
              <w:rPr>
                <w:rFonts w:ascii="Arial" w:hAnsi="Arial" w:cs="Arial"/>
                <w:sz w:val="28"/>
                <w:szCs w:val="28"/>
              </w:rPr>
              <w:lastRenderedPageBreak/>
              <w:t>thị danh sách nhà trọ</w:t>
            </w:r>
          </w:p>
        </w:tc>
      </w:tr>
      <w:tr w:rsidR="00A410D6" w:rsidRPr="00B244F3" w:rsidTr="00E2617B">
        <w:trPr>
          <w:trHeight w:val="331"/>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lastRenderedPageBreak/>
              <w:t>2</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Textbox</w:t>
            </w:r>
          </w:p>
        </w:tc>
        <w:tc>
          <w:tcPr>
            <w:tcW w:w="1899" w:type="dxa"/>
          </w:tcPr>
          <w:p w:rsidR="00A410D6"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Nhập thông tim tìm kiếm nhà trọ</w:t>
            </w:r>
          </w:p>
        </w:tc>
      </w:tr>
      <w:tr w:rsidR="00A410D6" w:rsidRPr="00B244F3" w:rsidTr="00E2617B">
        <w:trPr>
          <w:trHeight w:val="331"/>
        </w:trPr>
        <w:tc>
          <w:tcPr>
            <w:tcW w:w="875" w:type="dxa"/>
          </w:tcPr>
          <w:p w:rsidR="00A410D6" w:rsidRPr="004E22B9" w:rsidRDefault="00A410D6" w:rsidP="00E2617B">
            <w:pPr>
              <w:pStyle w:val="ListParagraph"/>
              <w:ind w:left="0"/>
              <w:rPr>
                <w:rFonts w:ascii="Arial" w:hAnsi="Arial" w:cs="Arial"/>
                <w:sz w:val="28"/>
                <w:szCs w:val="28"/>
              </w:rPr>
            </w:pPr>
            <w:r>
              <w:rPr>
                <w:rFonts w:ascii="Arial" w:hAnsi="Arial" w:cs="Arial"/>
                <w:sz w:val="28"/>
                <w:szCs w:val="28"/>
              </w:rPr>
              <w:t>3</w:t>
            </w:r>
          </w:p>
        </w:tc>
        <w:tc>
          <w:tcPr>
            <w:tcW w:w="1721"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Hiển thị mã chủ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4</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tên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5</w:t>
            </w:r>
          </w:p>
        </w:tc>
        <w:tc>
          <w:tcPr>
            <w:tcW w:w="1721"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Pr="00B244F3" w:rsidRDefault="00A410D6" w:rsidP="00E2617B">
            <w:pPr>
              <w:pStyle w:val="ListParagraph"/>
              <w:ind w:left="0"/>
              <w:rPr>
                <w:rFonts w:ascii="Arial" w:hAnsi="Arial" w:cs="Arial"/>
                <w:sz w:val="28"/>
                <w:szCs w:val="28"/>
              </w:rPr>
            </w:pPr>
            <w:r>
              <w:rPr>
                <w:rFonts w:ascii="Arial" w:hAnsi="Arial" w:cs="Arial"/>
                <w:sz w:val="28"/>
                <w:szCs w:val="28"/>
              </w:rPr>
              <w:t>Hiển thị tên chủ nhà trọ</w:t>
            </w:r>
          </w:p>
        </w:tc>
      </w:tr>
      <w:tr w:rsidR="00A410D6" w:rsidRPr="00B244F3" w:rsidTr="00E2617B">
        <w:trPr>
          <w:trHeight w:val="646"/>
        </w:trPr>
        <w:tc>
          <w:tcPr>
            <w:tcW w:w="875" w:type="dxa"/>
          </w:tcPr>
          <w:p w:rsidR="00A410D6" w:rsidRPr="00661FF8" w:rsidRDefault="00A410D6" w:rsidP="00E2617B">
            <w:pPr>
              <w:pStyle w:val="ListParagraph"/>
              <w:ind w:left="0"/>
              <w:rPr>
                <w:rFonts w:ascii="Arial" w:hAnsi="Arial" w:cs="Arial"/>
                <w:sz w:val="28"/>
                <w:szCs w:val="28"/>
              </w:rPr>
            </w:pPr>
            <w:r>
              <w:rPr>
                <w:rFonts w:ascii="Arial" w:hAnsi="Arial" w:cs="Arial"/>
                <w:sz w:val="28"/>
                <w:szCs w:val="28"/>
              </w:rPr>
              <w:t>6</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7</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địa chỉ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8</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Pr="00B244F3"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số phóng của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9</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A410D6" w:rsidRPr="00B244F3" w:rsidTr="00E2617B">
        <w:trPr>
          <w:trHeight w:val="331"/>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10</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Character</w:t>
            </w:r>
          </w:p>
        </w:tc>
        <w:tc>
          <w:tcPr>
            <w:tcW w:w="1899" w:type="dxa"/>
          </w:tcPr>
          <w:p w:rsidR="00A410D6" w:rsidRDefault="00A410D6" w:rsidP="00E2617B">
            <w:pPr>
              <w:pStyle w:val="ListParagraph"/>
              <w:ind w:left="0"/>
              <w:rPr>
                <w:rFonts w:ascii="Arial" w:hAnsi="Arial" w:cs="Arial"/>
                <w:sz w:val="28"/>
                <w:szCs w:val="28"/>
              </w:rPr>
            </w:pPr>
          </w:p>
        </w:tc>
        <w:tc>
          <w:tcPr>
            <w:tcW w:w="4860" w:type="dxa"/>
          </w:tcPr>
          <w:p w:rsidR="00A410D6" w:rsidRDefault="00A410D6" w:rsidP="00E2617B">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A410D6" w:rsidRPr="00B244F3" w:rsidTr="00E2617B">
        <w:trPr>
          <w:trHeight w:val="315"/>
        </w:trPr>
        <w:tc>
          <w:tcPr>
            <w:tcW w:w="875" w:type="dxa"/>
          </w:tcPr>
          <w:p w:rsidR="00A410D6" w:rsidRDefault="00A410D6" w:rsidP="00E2617B">
            <w:pPr>
              <w:pStyle w:val="ListParagraph"/>
              <w:ind w:left="0"/>
              <w:rPr>
                <w:rFonts w:ascii="Arial" w:hAnsi="Arial" w:cs="Arial"/>
                <w:sz w:val="28"/>
                <w:szCs w:val="28"/>
              </w:rPr>
            </w:pPr>
            <w:r>
              <w:rPr>
                <w:rFonts w:ascii="Arial" w:hAnsi="Arial" w:cs="Arial"/>
                <w:sz w:val="28"/>
                <w:szCs w:val="28"/>
              </w:rPr>
              <w:t>11</w:t>
            </w:r>
          </w:p>
        </w:tc>
        <w:tc>
          <w:tcPr>
            <w:tcW w:w="1721" w:type="dxa"/>
          </w:tcPr>
          <w:p w:rsidR="00A410D6" w:rsidRDefault="00A410D6" w:rsidP="00E2617B">
            <w:pPr>
              <w:pStyle w:val="ListParagraph"/>
              <w:ind w:left="0"/>
              <w:rPr>
                <w:rFonts w:ascii="Arial" w:hAnsi="Arial" w:cs="Arial"/>
                <w:sz w:val="28"/>
                <w:szCs w:val="28"/>
              </w:rPr>
            </w:pPr>
            <w:r>
              <w:rPr>
                <w:rFonts w:ascii="Arial" w:hAnsi="Arial" w:cs="Arial"/>
                <w:sz w:val="28"/>
                <w:szCs w:val="28"/>
              </w:rPr>
              <w:t>Button</w:t>
            </w:r>
          </w:p>
        </w:tc>
        <w:tc>
          <w:tcPr>
            <w:tcW w:w="1899" w:type="dxa"/>
          </w:tcPr>
          <w:p w:rsidR="00A410D6" w:rsidRDefault="00A410D6" w:rsidP="00E2617B">
            <w:pPr>
              <w:pStyle w:val="ListParagraph"/>
              <w:ind w:left="0"/>
              <w:rPr>
                <w:rFonts w:ascii="Arial" w:hAnsi="Arial" w:cs="Arial"/>
                <w:sz w:val="28"/>
                <w:szCs w:val="28"/>
              </w:rPr>
            </w:pPr>
          </w:p>
        </w:tc>
        <w:tc>
          <w:tcPr>
            <w:tcW w:w="4860" w:type="dxa"/>
          </w:tcPr>
          <w:p w:rsidR="00A410D6" w:rsidRPr="004E22B9" w:rsidRDefault="00A410D6" w:rsidP="00E2617B">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A410D6" w:rsidRPr="00B244F3" w:rsidTr="00E2617B">
        <w:trPr>
          <w:trHeight w:val="315"/>
        </w:trPr>
        <w:tc>
          <w:tcPr>
            <w:tcW w:w="875" w:type="dxa"/>
          </w:tcPr>
          <w:p w:rsidR="00A410D6" w:rsidRPr="004E22B9" w:rsidRDefault="00A410D6" w:rsidP="00E2617B">
            <w:pPr>
              <w:pStyle w:val="ListParagraph"/>
              <w:ind w:left="0"/>
              <w:rPr>
                <w:rFonts w:ascii="Arial" w:hAnsi="Arial" w:cs="Arial"/>
                <w:sz w:val="28"/>
                <w:szCs w:val="28"/>
              </w:rPr>
            </w:pPr>
            <w:r>
              <w:rPr>
                <w:rFonts w:ascii="Arial" w:hAnsi="Arial" w:cs="Arial"/>
                <w:sz w:val="28"/>
                <w:szCs w:val="28"/>
              </w:rPr>
              <w:t>12</w:t>
            </w:r>
          </w:p>
        </w:tc>
        <w:tc>
          <w:tcPr>
            <w:tcW w:w="1721" w:type="dxa"/>
          </w:tcPr>
          <w:p w:rsidR="00A410D6" w:rsidRPr="004E22B9" w:rsidRDefault="00A410D6" w:rsidP="00E2617B">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A410D6" w:rsidRPr="004E22B9" w:rsidRDefault="00A410D6" w:rsidP="00E2617B">
            <w:pPr>
              <w:pStyle w:val="ListParagraph"/>
              <w:ind w:left="0"/>
              <w:rPr>
                <w:rFonts w:ascii="Arial" w:hAnsi="Arial" w:cs="Arial"/>
                <w:sz w:val="28"/>
                <w:szCs w:val="28"/>
                <w:lang w:val="fr-FR"/>
              </w:rPr>
            </w:pPr>
          </w:p>
        </w:tc>
        <w:tc>
          <w:tcPr>
            <w:tcW w:w="4860" w:type="dxa"/>
          </w:tcPr>
          <w:p w:rsidR="00A410D6" w:rsidRPr="004E22B9" w:rsidRDefault="00A410D6" w:rsidP="00E2617B">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A410D6" w:rsidRDefault="00A410D6" w:rsidP="00A410D6">
      <w:pPr>
        <w:rPr>
          <w:rFonts w:ascii="Arial" w:hAnsi="Arial" w:cs="Arial"/>
          <w:sz w:val="32"/>
          <w:szCs w:val="28"/>
        </w:rPr>
      </w:pPr>
    </w:p>
    <w:p w:rsidR="00A410D6" w:rsidRPr="00495CFF" w:rsidRDefault="00A410D6" w:rsidP="00A410D6">
      <w:pPr>
        <w:pStyle w:val="ListParagraph"/>
        <w:rPr>
          <w:rFonts w:ascii="Arial" w:hAnsi="Arial" w:cs="Arial"/>
          <w:sz w:val="28"/>
          <w:szCs w:val="28"/>
          <w:lang w:val="en-US"/>
        </w:rPr>
      </w:pPr>
      <w:r>
        <w:rPr>
          <w:rFonts w:ascii="Arial" w:hAnsi="Arial" w:cs="Arial"/>
          <w:noProof/>
          <w:sz w:val="28"/>
          <w:szCs w:val="28"/>
          <w:lang w:val="en-US"/>
        </w:rPr>
        <w:drawing>
          <wp:anchor distT="0" distB="0" distL="114300" distR="114300" simplePos="0" relativeHeight="251682816" behindDoc="0" locked="0" layoutInCell="1" allowOverlap="1" wp14:anchorId="215413E7" wp14:editId="318C4848">
            <wp:simplePos x="0" y="0"/>
            <wp:positionH relativeFrom="column">
              <wp:posOffset>749935</wp:posOffset>
            </wp:positionH>
            <wp:positionV relativeFrom="paragraph">
              <wp:posOffset>350520</wp:posOffset>
            </wp:positionV>
            <wp:extent cx="4176395" cy="53035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7">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8"/>
          <w:szCs w:val="28"/>
          <w:lang w:val="en-US"/>
        </w:rPr>
        <w:t>Xử lý</w:t>
      </w:r>
    </w:p>
    <w:p w:rsidR="00A410D6" w:rsidRDefault="00A410D6" w:rsidP="00A410D6">
      <w:pPr>
        <w:pStyle w:val="ListParagraph"/>
        <w:rPr>
          <w:rFonts w:ascii="Arial" w:hAnsi="Arial" w:cs="Arial"/>
          <w:sz w:val="28"/>
          <w:szCs w:val="28"/>
        </w:rPr>
      </w:pPr>
    </w:p>
    <w:p w:rsidR="00A410D6" w:rsidRDefault="00A410D6" w:rsidP="00A410D6"/>
    <w:p w:rsidR="00C11D55" w:rsidRDefault="00C11D55"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Default="00A410D6" w:rsidP="00890005">
      <w:pPr>
        <w:pStyle w:val="ListParagraph"/>
        <w:outlineLvl w:val="1"/>
        <w:rPr>
          <w:rFonts w:ascii="Times New Roman" w:hAnsi="Times New Roman" w:cs="Times New Roman"/>
          <w:b/>
          <w:sz w:val="28"/>
          <w:szCs w:val="28"/>
          <w:lang w:val="en-US"/>
        </w:rPr>
      </w:pPr>
    </w:p>
    <w:p w:rsidR="00A410D6" w:rsidRPr="00A410D6" w:rsidRDefault="00A410D6" w:rsidP="00890005">
      <w:pPr>
        <w:pStyle w:val="ListParagraph"/>
        <w:outlineLvl w:val="1"/>
        <w:rPr>
          <w:ins w:id="85" w:author="theirs" w:date="2014-09-10T22:51:00Z"/>
          <w:rFonts w:ascii="Times New Roman" w:hAnsi="Times New Roman" w:cs="Times New Roman"/>
          <w:b/>
          <w:sz w:val="28"/>
          <w:szCs w:val="28"/>
          <w:lang w:val="en-US"/>
        </w:rPr>
      </w:pPr>
      <w:bookmarkStart w:id="86" w:name="_GoBack"/>
      <w:bookmarkEnd w:id="86"/>
    </w:p>
    <w:p w:rsidR="008A13D7" w:rsidRDefault="00671085" w:rsidP="008A13D7">
      <w:pPr>
        <w:pStyle w:val="ListParagraph"/>
        <w:outlineLvl w:val="1"/>
        <w:rPr>
          <w:rFonts w:ascii="Times New Roman" w:hAnsi="Times New Roman" w:cs="Times New Roman"/>
          <w:b/>
          <w:sz w:val="28"/>
          <w:szCs w:val="28"/>
          <w:lang w:val="en-US"/>
        </w:rPr>
      </w:pPr>
      <w:bookmarkStart w:id="87" w:name="_Toc398323448"/>
      <w:bookmarkStart w:id="88" w:name="_Toc399429615"/>
      <w:r w:rsidRPr="005F0E63">
        <w:rPr>
          <w:rFonts w:ascii="Times New Roman" w:hAnsi="Times New Roman" w:cs="Times New Roman"/>
          <w:b/>
          <w:sz w:val="28"/>
          <w:szCs w:val="28"/>
        </w:rPr>
        <w:lastRenderedPageBreak/>
        <w:t>5.10</w:t>
      </w:r>
      <w:r w:rsidRPr="005F0E63">
        <w:rPr>
          <w:rFonts w:ascii="Times New Roman" w:hAnsi="Times New Roman" w:cs="Times New Roman"/>
          <w:b/>
          <w:sz w:val="28"/>
          <w:szCs w:val="28"/>
        </w:rPr>
        <w:tab/>
        <w:t xml:space="preserve">Chức năng </w:t>
      </w:r>
      <w:bookmarkEnd w:id="87"/>
      <w:r w:rsidR="006A57A6" w:rsidRPr="005F0E63">
        <w:rPr>
          <w:rFonts w:ascii="Times New Roman" w:hAnsi="Times New Roman" w:cs="Times New Roman"/>
          <w:b/>
          <w:sz w:val="28"/>
          <w:szCs w:val="28"/>
        </w:rPr>
        <w:t>quản lý người dùng</w:t>
      </w:r>
      <w:bookmarkEnd w:id="88"/>
    </w:p>
    <w:p w:rsidR="007F740A" w:rsidRPr="007F740A" w:rsidRDefault="007F740A" w:rsidP="008A13D7">
      <w:pPr>
        <w:pStyle w:val="ListParagraph"/>
        <w:outlineLvl w:val="1"/>
        <w:rPr>
          <w:ins w:id="89" w:author="theirs" w:date="2014-09-10T22:51:00Z"/>
          <w:rFonts w:ascii="Times New Roman" w:hAnsi="Times New Roman" w:cs="Times New Roman"/>
          <w:b/>
          <w:sz w:val="28"/>
          <w:szCs w:val="28"/>
          <w:lang w:val="en-US"/>
        </w:rPr>
      </w:pPr>
    </w:p>
    <w:p w:rsidR="008A13D7" w:rsidRPr="005F0E63" w:rsidRDefault="00671085" w:rsidP="008A13D7">
      <w:pPr>
        <w:pStyle w:val="ListParagraph"/>
        <w:outlineLvl w:val="1"/>
        <w:rPr>
          <w:ins w:id="90" w:author="theirs" w:date="2014-09-10T22:51:00Z"/>
          <w:rFonts w:ascii="Times New Roman" w:hAnsi="Times New Roman" w:cs="Times New Roman"/>
          <w:b/>
          <w:sz w:val="28"/>
          <w:szCs w:val="28"/>
          <w:lang w:val="en-US"/>
        </w:rPr>
      </w:pPr>
      <w:bookmarkStart w:id="91" w:name="_Toc398323449"/>
      <w:bookmarkStart w:id="92" w:name="_Toc399429616"/>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91"/>
      <w:bookmarkEnd w:id="92"/>
    </w:p>
    <w:p w:rsidR="00ED67D6" w:rsidRPr="00F72F1D" w:rsidRDefault="00671085" w:rsidP="00890005">
      <w:pPr>
        <w:pStyle w:val="ListParagraph"/>
        <w:outlineLvl w:val="1"/>
        <w:rPr>
          <w:ins w:id="93" w:author="ChiTam" w:date="2014-09-10T22:51:00Z"/>
          <w:rFonts w:ascii="Times New Roman" w:hAnsi="Times New Roman" w:cs="Times New Roman"/>
          <w:b/>
          <w:sz w:val="28"/>
          <w:szCs w:val="28"/>
          <w:lang w:val="en-US"/>
        </w:rPr>
      </w:pPr>
      <w:bookmarkStart w:id="94" w:name="_Toc398323450"/>
      <w:bookmarkStart w:id="95" w:name="_Toc399429617"/>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4"/>
      <w:r w:rsidR="004D5AAE" w:rsidRPr="005F0E63">
        <w:rPr>
          <w:rFonts w:ascii="Times New Roman" w:hAnsi="Times New Roman" w:cs="Times New Roman"/>
          <w:b/>
          <w:sz w:val="28"/>
          <w:szCs w:val="28"/>
        </w:rPr>
        <w:t>quản lý bình luận</w:t>
      </w:r>
      <w:bookmarkEnd w:id="95"/>
      <w:r w:rsidR="00F72F1D">
        <w:rPr>
          <w:rFonts w:ascii="Times New Roman" w:hAnsi="Times New Roman" w:cs="Times New Roman"/>
          <w:b/>
          <w:sz w:val="28"/>
          <w:szCs w:val="28"/>
          <w:lang w:val="en-US"/>
        </w:rPr>
        <w:t xml:space="preserve"> </w:t>
      </w:r>
    </w:p>
    <w:p w:rsidR="00671085" w:rsidRPr="005F0E63" w:rsidRDefault="00241EA4">
      <w:pPr>
        <w:pStyle w:val="ListParagraph"/>
        <w:outlineLvl w:val="1"/>
        <w:rPr>
          <w:rFonts w:ascii="Times New Roman" w:hAnsi="Times New Roman" w:cs="Times New Roman"/>
          <w:b/>
          <w:sz w:val="28"/>
          <w:szCs w:val="28"/>
        </w:rPr>
        <w:pPrChange w:id="96" w:author="theirs" w:date="2014-09-10T22:51:00Z">
          <w:pPr>
            <w:pStyle w:val="ListParagraph"/>
          </w:pPr>
        </w:pPrChange>
      </w:pPr>
      <w:bookmarkStart w:id="97" w:name="_Toc398323453"/>
      <w:bookmarkStart w:id="98" w:name="_Toc399429618"/>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7"/>
      <w:r w:rsidR="00890005" w:rsidRPr="005F0E63">
        <w:rPr>
          <w:rFonts w:ascii="Times New Roman" w:hAnsi="Times New Roman" w:cs="Times New Roman"/>
          <w:b/>
          <w:sz w:val="28"/>
          <w:szCs w:val="28"/>
        </w:rPr>
        <w:t>đăng tin</w:t>
      </w:r>
      <w:bookmarkEnd w:id="98"/>
    </w:p>
    <w:p w:rsidR="006C4228" w:rsidRDefault="00241EA4" w:rsidP="006C4228">
      <w:pPr>
        <w:pStyle w:val="ListParagraph"/>
        <w:outlineLvl w:val="1"/>
        <w:rPr>
          <w:rFonts w:ascii="Times New Roman" w:hAnsi="Times New Roman" w:cs="Times New Roman"/>
          <w:b/>
          <w:sz w:val="28"/>
          <w:szCs w:val="28"/>
          <w:lang w:val="en-US"/>
        </w:rPr>
      </w:pPr>
      <w:bookmarkStart w:id="99" w:name="_Toc399429619"/>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9"/>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sz w:val="28"/>
          <w:szCs w:val="28"/>
        </w:rPr>
        <w:t>- Mục đích: giúp cho phép chủ nhà trọ có thể đưa thông tin về nhà trọ cho thuê lên website</w:t>
      </w:r>
    </w:p>
    <w:p w:rsidR="00B741E6" w:rsidRDefault="006E61A5" w:rsidP="006E61A5">
      <w:pPr>
        <w:spacing w:after="0"/>
        <w:rPr>
          <w:rFonts w:ascii="Times New Roman" w:hAnsi="Times New Roman" w:cs="Times New Roman"/>
          <w:sz w:val="28"/>
          <w:szCs w:val="28"/>
          <w:lang w:val="en-US"/>
        </w:rPr>
      </w:pPr>
      <w:r w:rsidRPr="00921802">
        <w:rPr>
          <w:rFonts w:ascii="Times New Roman" w:hAnsi="Times New Roman" w:cs="Times New Roman"/>
          <w:sz w:val="28"/>
          <w:szCs w:val="28"/>
        </w:rPr>
        <w:tab/>
      </w:r>
    </w:p>
    <w:p w:rsidR="00B741E6" w:rsidRDefault="00B741E6" w:rsidP="006E61A5">
      <w:pPr>
        <w:spacing w:after="0"/>
        <w:rPr>
          <w:rFonts w:ascii="Times New Roman" w:hAnsi="Times New Roman" w:cs="Times New Roman"/>
          <w:sz w:val="28"/>
          <w:szCs w:val="28"/>
          <w:lang w:val="en-US"/>
        </w:rPr>
      </w:pPr>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sz w:val="28"/>
          <w:szCs w:val="28"/>
        </w:rPr>
        <w:t xml:space="preserve">- Giao diện: </w:t>
      </w:r>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14:anchorId="0F495983" wp14:editId="0BFBA918">
            <wp:extent cx="5943600" cy="5614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E61A5" w:rsidRPr="00921802" w:rsidRDefault="006E61A5" w:rsidP="006E61A5">
      <w:pPr>
        <w:spacing w:after="0"/>
        <w:rPr>
          <w:rFonts w:ascii="Times New Roman" w:hAnsi="Times New Roman" w:cs="Times New Roman"/>
          <w:sz w:val="28"/>
          <w:szCs w:val="28"/>
        </w:rPr>
      </w:pPr>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E61A5" w:rsidRPr="00921802" w:rsidTr="00B10202">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3</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E61A5" w:rsidRPr="00921802" w:rsidRDefault="00383250"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C5407A">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Trạng thái của trọng trọ, chủ nhà </w:t>
            </w:r>
            <w:r w:rsidR="00C5407A">
              <w:rPr>
                <w:rFonts w:ascii="Times New Roman" w:hAnsi="Times New Roman" w:cs="Times New Roman"/>
                <w:sz w:val="28"/>
                <w:szCs w:val="28"/>
                <w:lang w:val="en-US"/>
              </w:rPr>
              <w:t>ch</w:t>
            </w:r>
            <w:r w:rsidRPr="00921802">
              <w:rPr>
                <w:rFonts w:ascii="Times New Roman" w:hAnsi="Times New Roman" w:cs="Times New Roman"/>
                <w:sz w:val="28"/>
                <w:szCs w:val="28"/>
                <w:lang w:val="en-US"/>
              </w:rPr>
              <w:t>ọn vào nếu nhà trọ cho thuê còn phòng.</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người dùng nhấn vào link, hệ thống sẽ mở cửa sổ thư mục để người dùng chọn hình ảnh của nhà trọ. Hệ thống chỉ cho phép người dùng chọn tối đa 4 ảnh và phaiả nhỏ hơn 1MB, nếu không hệ thống sẽ báo lỗi.</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Địa chỉ cụ thể của nhà trọ để khách hàng có thể dể dàng tìm kiếm, liên hệ.</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nhọ nhập số điện thoại của mình hoặc người đại diện để khách hàng liên hệ qua điện thoại để thuê nhà trọ.</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E61A5" w:rsidRPr="00921802" w:rsidRDefault="006E61A5" w:rsidP="006E61A5">
      <w:pPr>
        <w:spacing w:after="0"/>
        <w:rPr>
          <w:rFonts w:ascii="Times New Roman" w:hAnsi="Times New Roman" w:cs="Times New Roman"/>
          <w:sz w:val="28"/>
          <w:szCs w:val="28"/>
        </w:rPr>
      </w:pPr>
    </w:p>
    <w:p w:rsidR="006E61A5" w:rsidRPr="00921802" w:rsidRDefault="006E61A5" w:rsidP="006E61A5">
      <w:pPr>
        <w:pStyle w:val="ListParagraph"/>
        <w:numPr>
          <w:ilvl w:val="0"/>
          <w:numId w:val="19"/>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E61A5" w:rsidRPr="00921802" w:rsidRDefault="006E61A5" w:rsidP="006E61A5">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679744" behindDoc="0" locked="0" layoutInCell="1" allowOverlap="1" wp14:anchorId="5092C187" wp14:editId="291740A5">
            <wp:simplePos x="0" y="0"/>
            <wp:positionH relativeFrom="column">
              <wp:posOffset>190500</wp:posOffset>
            </wp:positionH>
            <wp:positionV relativeFrom="paragraph">
              <wp:posOffset>0</wp:posOffset>
            </wp:positionV>
            <wp:extent cx="5943600" cy="71310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921802">
        <w:rPr>
          <w:rFonts w:ascii="Times New Roman" w:hAnsi="Times New Roman" w:cs="Times New Roman"/>
          <w:noProof/>
          <w:sz w:val="28"/>
          <w:szCs w:val="28"/>
          <w:lang w:val="en-US"/>
        </w:rPr>
        <w:softHyphen/>
      </w:r>
      <w:r w:rsidRPr="00921802">
        <w:rPr>
          <w:rFonts w:ascii="Times New Roman" w:hAnsi="Times New Roman" w:cs="Times New Roman"/>
          <w:noProof/>
          <w:sz w:val="28"/>
          <w:szCs w:val="28"/>
          <w:lang w:val="en-US"/>
        </w:rPr>
        <w:softHyphen/>
      </w:r>
      <w:r w:rsidRPr="00921802">
        <w:rPr>
          <w:rFonts w:ascii="Times New Roman" w:hAnsi="Times New Roman" w:cs="Times New Roman"/>
          <w:noProof/>
          <w:sz w:val="28"/>
          <w:szCs w:val="28"/>
          <w:lang w:val="en-US"/>
        </w:rPr>
        <w:softHyphen/>
      </w:r>
    </w:p>
    <w:p w:rsidR="006E61A5" w:rsidRPr="006E61A5" w:rsidRDefault="006E61A5" w:rsidP="006C4228">
      <w:pPr>
        <w:pStyle w:val="ListParagraph"/>
        <w:outlineLvl w:val="1"/>
        <w:rPr>
          <w:rFonts w:ascii="Times New Roman" w:hAnsi="Times New Roman" w:cs="Times New Roman"/>
          <w:b/>
          <w:sz w:val="28"/>
          <w:szCs w:val="28"/>
          <w:lang w:val="en-US"/>
        </w:rPr>
      </w:pPr>
    </w:p>
    <w:p w:rsidR="00D87B69" w:rsidRPr="005F0E63" w:rsidRDefault="005E3B29" w:rsidP="006C4228">
      <w:pPr>
        <w:pStyle w:val="ListParagraph"/>
        <w:outlineLvl w:val="1"/>
        <w:rPr>
          <w:rFonts w:ascii="Times New Roman" w:hAnsi="Times New Roman" w:cs="Times New Roman"/>
          <w:b/>
          <w:sz w:val="28"/>
          <w:szCs w:val="28"/>
          <w:lang w:val="en-US"/>
        </w:rPr>
      </w:pPr>
      <w:bookmarkStart w:id="100" w:name="_Toc399429620"/>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100"/>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E26208" w:rsidRPr="005F0E63" w:rsidRDefault="00E26208" w:rsidP="00E26208">
      <w:pPr>
        <w:rPr>
          <w:rFonts w:ascii="Times New Roman" w:hAnsi="Times New Roman" w:cs="Times New Roman"/>
          <w:sz w:val="28"/>
          <w:szCs w:val="28"/>
        </w:rPr>
      </w:pP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Giao diện:</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E26208" w:rsidRPr="005F0E63" w:rsidRDefault="00FE740D" w:rsidP="00E26208">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33365" cy="4043082"/>
            <wp:effectExtent l="0" t="0" r="0" b="0"/>
            <wp:docPr id="42" name="Picture 42" descr="C:\Users\Windows\Desktop\thongtin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1111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365" cy="4043082"/>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E26208" w:rsidRPr="005F0E63" w:rsidTr="00B10202">
        <w:tc>
          <w:tcPr>
            <w:tcW w:w="3776"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người dùng đã đăng nhập vào hệ thống</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người dùng tạo tài khoản</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4</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cá nhân của người dùng</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6</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01997CF7" wp14:editId="785BB1E5">
            <wp:extent cx="5943600" cy="3642516"/>
            <wp:effectExtent l="0" t="0" r="0" b="0"/>
            <wp:docPr id="23" name="Picture 2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thongtincanhn_n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42516"/>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101">
          <w:tblGrid>
            <w:gridCol w:w="265"/>
            <w:gridCol w:w="1544"/>
            <w:gridCol w:w="1929"/>
            <w:gridCol w:w="1446"/>
            <w:gridCol w:w="273"/>
            <w:gridCol w:w="988"/>
            <w:gridCol w:w="272"/>
            <w:gridCol w:w="3183"/>
            <w:gridCol w:w="265"/>
          </w:tblGrid>
        </w:tblGridChange>
      </w:tblGrid>
      <w:tr w:rsidR="00E26208" w:rsidRPr="005F0E63" w:rsidTr="003E7DC6">
        <w:trPr>
          <w:ins w:id="102" w:author="mine" w:date="2014-09-10T22:51:00Z"/>
        </w:trPr>
        <w:tc>
          <w:tcPr>
            <w:tcW w:w="1544" w:type="dxa"/>
            <w:shd w:val="clear" w:color="auto" w:fill="9CC2E5" w:themeFill="accent1" w:themeFillTint="99"/>
          </w:tcPr>
          <w:p w:rsidR="00E26208" w:rsidRPr="005F0E63" w:rsidRDefault="00E26208" w:rsidP="00B10202">
            <w:pPr>
              <w:pStyle w:val="ListParagraph"/>
              <w:ind w:left="0"/>
              <w:jc w:val="center"/>
              <w:rPr>
                <w:ins w:id="103" w:author="mine" w:date="2014-09-10T22:51:00Z"/>
                <w:rFonts w:ascii="Times New Roman" w:hAnsi="Times New Roman" w:cs="Times New Roman"/>
                <w:sz w:val="28"/>
                <w:szCs w:val="28"/>
              </w:rPr>
            </w:pPr>
            <w:ins w:id="104"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E26208" w:rsidRPr="005F0E63" w:rsidRDefault="00E26208" w:rsidP="00B10202">
            <w:pPr>
              <w:pStyle w:val="ListParagraph"/>
              <w:ind w:left="0"/>
              <w:jc w:val="center"/>
              <w:rPr>
                <w:ins w:id="105" w:author="mine" w:date="2014-09-10T22:51:00Z"/>
                <w:rFonts w:ascii="Times New Roman" w:hAnsi="Times New Roman" w:cs="Times New Roman"/>
                <w:sz w:val="28"/>
                <w:szCs w:val="28"/>
              </w:rPr>
            </w:pPr>
            <w:ins w:id="106"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E26208" w:rsidRPr="005F0E63" w:rsidRDefault="00E26208" w:rsidP="00B10202">
            <w:pPr>
              <w:pStyle w:val="ListParagraph"/>
              <w:ind w:left="0"/>
              <w:jc w:val="center"/>
              <w:rPr>
                <w:ins w:id="107" w:author="mine" w:date="2014-09-10T22:51:00Z"/>
                <w:rFonts w:ascii="Times New Roman" w:hAnsi="Times New Roman" w:cs="Times New Roman"/>
                <w:sz w:val="28"/>
                <w:szCs w:val="28"/>
              </w:rPr>
            </w:pPr>
            <w:ins w:id="108"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E26208" w:rsidRPr="005F0E63" w:rsidRDefault="00E26208" w:rsidP="00B10202">
            <w:pPr>
              <w:pStyle w:val="ListParagraph"/>
              <w:ind w:left="0"/>
              <w:jc w:val="center"/>
              <w:rPr>
                <w:ins w:id="109" w:author="mine" w:date="2014-09-10T22:51:00Z"/>
                <w:rFonts w:ascii="Times New Roman" w:hAnsi="Times New Roman" w:cs="Times New Roman"/>
                <w:sz w:val="28"/>
                <w:szCs w:val="28"/>
              </w:rPr>
            </w:pPr>
            <w:ins w:id="110" w:author="mine" w:date="2014-09-10T22:51:00Z">
              <w:r w:rsidRPr="005F0E63">
                <w:rPr>
                  <w:rFonts w:ascii="Times New Roman" w:hAnsi="Times New Roman" w:cs="Times New Roman"/>
                  <w:sz w:val="28"/>
                  <w:szCs w:val="28"/>
                </w:rPr>
                <w:t>Ghi chú</w:t>
              </w:r>
            </w:ins>
          </w:p>
        </w:tc>
      </w:tr>
      <w:tr w:rsidR="00E26208" w:rsidRPr="005F0E63" w:rsidTr="003E7DC6">
        <w:tblPrEx>
          <w:tblW w:w="9900" w:type="dxa"/>
          <w:tblInd w:w="265" w:type="dxa"/>
          <w:tblPrExChange w:id="111" w:author="mine" w:date="2014-09-10T22:51:00Z">
            <w:tblPrEx>
              <w:tblW w:w="9900" w:type="dxa"/>
              <w:tblInd w:w="265" w:type="dxa"/>
            </w:tblPrEx>
          </w:tblPrExChange>
        </w:tblPrEx>
        <w:trPr>
          <w:trPrChange w:id="112" w:author="mine" w:date="2014-09-10T22:51:00Z">
            <w:trPr>
              <w:gridAfter w:val="0"/>
            </w:trPr>
          </w:trPrChange>
        </w:trPr>
        <w:tc>
          <w:tcPr>
            <w:tcW w:w="1544" w:type="dxa"/>
            <w:tcPrChange w:id="11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4"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5"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6"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E26208" w:rsidRPr="005F0E63" w:rsidTr="003E7DC6">
        <w:tblPrEx>
          <w:tblW w:w="9900" w:type="dxa"/>
          <w:tblInd w:w="265" w:type="dxa"/>
          <w:tblPrExChange w:id="117" w:author="mine" w:date="2014-09-10T22:51:00Z">
            <w:tblPrEx>
              <w:tblW w:w="9900" w:type="dxa"/>
              <w:tblInd w:w="265" w:type="dxa"/>
            </w:tblPrEx>
          </w:tblPrExChange>
        </w:tblPrEx>
        <w:trPr>
          <w:trPrChange w:id="118" w:author="mine" w:date="2014-09-10T22:51:00Z">
            <w:trPr>
              <w:gridAfter w:val="0"/>
            </w:trPr>
          </w:trPrChange>
        </w:trPr>
        <w:tc>
          <w:tcPr>
            <w:tcW w:w="1544" w:type="dxa"/>
            <w:tcPrChange w:id="119"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20"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1"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22"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E26208" w:rsidRPr="005F0E63" w:rsidTr="003E7DC6">
        <w:tblPrEx>
          <w:tblW w:w="9900" w:type="dxa"/>
          <w:tblInd w:w="265" w:type="dxa"/>
          <w:tblPrExChange w:id="123" w:author="mine" w:date="2014-09-10T22:51:00Z">
            <w:tblPrEx>
              <w:tblW w:w="9900" w:type="dxa"/>
              <w:tblInd w:w="265" w:type="dxa"/>
            </w:tblPrEx>
          </w:tblPrExChange>
        </w:tblPrEx>
        <w:trPr>
          <w:trPrChange w:id="124" w:author="mine" w:date="2014-09-10T22:51:00Z">
            <w:trPr>
              <w:gridAfter w:val="0"/>
            </w:trPr>
          </w:trPrChange>
        </w:trPr>
        <w:tc>
          <w:tcPr>
            <w:tcW w:w="1544" w:type="dxa"/>
            <w:tcPrChange w:id="12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6"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7"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28"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E26208" w:rsidRPr="005F0E63" w:rsidTr="003E7DC6">
        <w:tblPrEx>
          <w:tblW w:w="9900" w:type="dxa"/>
          <w:tblInd w:w="265" w:type="dxa"/>
          <w:tblPrExChange w:id="129" w:author="mine" w:date="2014-09-10T22:51:00Z">
            <w:tblPrEx>
              <w:tblW w:w="9900" w:type="dxa"/>
              <w:tblInd w:w="265" w:type="dxa"/>
            </w:tblPrEx>
          </w:tblPrExChange>
        </w:tblPrEx>
        <w:trPr>
          <w:trPrChange w:id="130" w:author="mine" w:date="2014-09-10T22:51:00Z">
            <w:trPr>
              <w:gridAfter w:val="0"/>
            </w:trPr>
          </w:trPrChange>
        </w:trPr>
        <w:tc>
          <w:tcPr>
            <w:tcW w:w="1544" w:type="dxa"/>
            <w:tcPrChange w:id="13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lastRenderedPageBreak/>
              <w:t>4</w:t>
            </w:r>
          </w:p>
        </w:tc>
        <w:tc>
          <w:tcPr>
            <w:tcW w:w="3648" w:type="dxa"/>
            <w:tcPrChange w:id="132"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33"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34"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E26208" w:rsidRPr="005F0E63" w:rsidTr="003E7DC6">
        <w:tblPrEx>
          <w:tblW w:w="9900" w:type="dxa"/>
          <w:tblInd w:w="265" w:type="dxa"/>
          <w:tblPrExChange w:id="135" w:author="mine" w:date="2014-09-10T22:51:00Z">
            <w:tblPrEx>
              <w:tblW w:w="9900" w:type="dxa"/>
              <w:tblInd w:w="265" w:type="dxa"/>
            </w:tblPrEx>
          </w:tblPrExChange>
        </w:tblPrEx>
        <w:trPr>
          <w:trPrChange w:id="136" w:author="mine" w:date="2014-09-10T22:51:00Z">
            <w:trPr>
              <w:gridAfter w:val="0"/>
            </w:trPr>
          </w:trPrChange>
        </w:trPr>
        <w:tc>
          <w:tcPr>
            <w:tcW w:w="1544" w:type="dxa"/>
            <w:tcPrChange w:id="137"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8"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9"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40"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E26208" w:rsidRPr="005F0E63" w:rsidTr="003E7DC6">
        <w:tblPrEx>
          <w:tblW w:w="9900" w:type="dxa"/>
          <w:tblInd w:w="265" w:type="dxa"/>
          <w:tblPrExChange w:id="141" w:author="mine" w:date="2014-09-10T22:51:00Z">
            <w:tblPrEx>
              <w:tblW w:w="9900" w:type="dxa"/>
              <w:tblInd w:w="265" w:type="dxa"/>
            </w:tblPrEx>
          </w:tblPrExChange>
        </w:tblPrEx>
        <w:trPr>
          <w:trPrChange w:id="142" w:author="mine" w:date="2014-09-10T22:51:00Z">
            <w:trPr>
              <w:gridAfter w:val="0"/>
            </w:trPr>
          </w:trPrChange>
        </w:trPr>
        <w:tc>
          <w:tcPr>
            <w:tcW w:w="1544" w:type="dxa"/>
            <w:tcPrChange w:id="14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6</w:t>
            </w:r>
          </w:p>
        </w:tc>
        <w:tc>
          <w:tcPr>
            <w:tcW w:w="3648" w:type="dxa"/>
            <w:tcPrChange w:id="144"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1260" w:type="dxa"/>
            <w:tcPrChange w:id="145"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46"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giới tính của mình</w:t>
            </w:r>
          </w:p>
        </w:tc>
      </w:tr>
      <w:tr w:rsidR="00E26208" w:rsidRPr="005F0E63" w:rsidTr="003E7DC6">
        <w:tblPrEx>
          <w:tblW w:w="9900" w:type="dxa"/>
          <w:tblInd w:w="265" w:type="dxa"/>
          <w:tblPrExChange w:id="147" w:author="mine" w:date="2014-09-10T22:51:00Z">
            <w:tblPrEx>
              <w:tblW w:w="9900" w:type="dxa"/>
              <w:tblInd w:w="265" w:type="dxa"/>
            </w:tblPrEx>
          </w:tblPrExChange>
        </w:tblPrEx>
        <w:trPr>
          <w:trPrChange w:id="148" w:author="mine" w:date="2014-09-10T22:51:00Z">
            <w:trPr>
              <w:gridAfter w:val="0"/>
            </w:trPr>
          </w:trPrChange>
        </w:trPr>
        <w:tc>
          <w:tcPr>
            <w:tcW w:w="1544" w:type="dxa"/>
            <w:tcPrChange w:id="149"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7</w:t>
            </w:r>
          </w:p>
        </w:tc>
        <w:tc>
          <w:tcPr>
            <w:tcW w:w="3648" w:type="dxa"/>
            <w:tcPrChange w:id="150"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51"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52"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8</w:t>
            </w:r>
          </w:p>
        </w:tc>
        <w:tc>
          <w:tcPr>
            <w:tcW w:w="3648"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Textbox</w:t>
            </w:r>
          </w:p>
        </w:tc>
        <w:tc>
          <w:tcPr>
            <w:tcW w:w="1260" w:type="dxa"/>
          </w:tcPr>
          <w:p w:rsidR="00E26208" w:rsidRPr="005F0E63" w:rsidRDefault="00E26208" w:rsidP="00B10202">
            <w:pPr>
              <w:pStyle w:val="ListParagraph"/>
              <w:ind w:left="0"/>
              <w:rPr>
                <w:rFonts w:ascii="Times New Roman" w:hAnsi="Times New Roman" w:cs="Times New Roman"/>
                <w:sz w:val="28"/>
                <w:szCs w:val="28"/>
              </w:rPr>
            </w:pPr>
          </w:p>
        </w:tc>
        <w:tc>
          <w:tcPr>
            <w:tcW w:w="3448"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Số chứng minh nhân dân của người dùng</w:t>
            </w:r>
          </w:p>
        </w:tc>
      </w:tr>
      <w:tr w:rsidR="00E26208" w:rsidRPr="005F0E63" w:rsidTr="003E7DC6">
        <w:tblPrEx>
          <w:tblW w:w="9900" w:type="dxa"/>
          <w:tblInd w:w="265" w:type="dxa"/>
          <w:tblPrExChange w:id="153" w:author="mine" w:date="2014-09-10T22:51:00Z">
            <w:tblPrEx>
              <w:tblW w:w="9900" w:type="dxa"/>
              <w:tblInd w:w="265" w:type="dxa"/>
            </w:tblPrEx>
          </w:tblPrExChange>
        </w:tblPrEx>
        <w:trPr>
          <w:trPrChange w:id="154" w:author="mine" w:date="2014-09-10T22:51:00Z">
            <w:trPr>
              <w:gridAfter w:val="0"/>
            </w:trPr>
          </w:trPrChange>
        </w:trPr>
        <w:tc>
          <w:tcPr>
            <w:tcW w:w="1544" w:type="dxa"/>
            <w:tcPrChange w:id="15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9</w:t>
            </w:r>
          </w:p>
        </w:tc>
        <w:tc>
          <w:tcPr>
            <w:tcW w:w="3648" w:type="dxa"/>
            <w:tcPrChange w:id="156"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57"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58"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E26208" w:rsidRPr="005F0E63" w:rsidTr="003E7DC6">
        <w:tblPrEx>
          <w:tblW w:w="9900" w:type="dxa"/>
          <w:tblInd w:w="265" w:type="dxa"/>
          <w:tblPrExChange w:id="159" w:author="mine" w:date="2014-09-10T22:51:00Z">
            <w:tblPrEx>
              <w:tblW w:w="9900" w:type="dxa"/>
              <w:tblInd w:w="265" w:type="dxa"/>
            </w:tblPrEx>
          </w:tblPrExChange>
        </w:tblPrEx>
        <w:trPr>
          <w:trPrChange w:id="160" w:author="mine" w:date="2014-09-10T22:51:00Z">
            <w:trPr>
              <w:gridAfter w:val="0"/>
            </w:trPr>
          </w:trPrChange>
        </w:trPr>
        <w:tc>
          <w:tcPr>
            <w:tcW w:w="1544" w:type="dxa"/>
            <w:tcPrChange w:id="16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10</w:t>
            </w:r>
          </w:p>
        </w:tc>
        <w:tc>
          <w:tcPr>
            <w:tcW w:w="3648" w:type="dxa"/>
            <w:tcPrChange w:id="162"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63"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64"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11</w:t>
            </w:r>
          </w:p>
        </w:tc>
        <w:tc>
          <w:tcPr>
            <w:tcW w:w="364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E26208" w:rsidRPr="005F0E63" w:rsidRDefault="00E26208" w:rsidP="00B10202">
            <w:pPr>
              <w:pStyle w:val="ListParagraph"/>
              <w:ind w:left="0"/>
              <w:rPr>
                <w:rFonts w:ascii="Times New Roman" w:hAnsi="Times New Roman" w:cs="Times New Roman"/>
                <w:sz w:val="28"/>
                <w:szCs w:val="28"/>
              </w:rPr>
            </w:pPr>
          </w:p>
        </w:tc>
        <w:tc>
          <w:tcPr>
            <w:tcW w:w="3448"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chọn để về hình ảnh mặc định</w:t>
            </w:r>
          </w:p>
        </w:tc>
      </w:tr>
      <w:tr w:rsidR="00E26208" w:rsidRPr="005F0E63" w:rsidTr="003E7DC6">
        <w:tblPrEx>
          <w:tblW w:w="9900" w:type="dxa"/>
          <w:tblInd w:w="265" w:type="dxa"/>
          <w:tblPrExChange w:id="165" w:author="mine" w:date="2014-09-10T22:51:00Z">
            <w:tblPrEx>
              <w:tblW w:w="9900" w:type="dxa"/>
              <w:tblInd w:w="265" w:type="dxa"/>
            </w:tblPrEx>
          </w:tblPrExChange>
        </w:tblPrEx>
        <w:trPr>
          <w:trPrChange w:id="166" w:author="mine" w:date="2014-09-10T22:51:00Z">
            <w:trPr>
              <w:gridAfter w:val="0"/>
            </w:trPr>
          </w:trPrChange>
        </w:trPr>
        <w:tc>
          <w:tcPr>
            <w:tcW w:w="1544" w:type="dxa"/>
            <w:vAlign w:val="center"/>
            <w:tcPrChange w:id="167"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12</w:t>
            </w:r>
          </w:p>
        </w:tc>
        <w:tc>
          <w:tcPr>
            <w:tcW w:w="3648" w:type="dxa"/>
            <w:tcPrChange w:id="168"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9"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70"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E26208" w:rsidRPr="005F0E63" w:rsidTr="003E7DC6">
        <w:tblPrEx>
          <w:tblW w:w="9900" w:type="dxa"/>
          <w:tblInd w:w="265" w:type="dxa"/>
          <w:tblPrExChange w:id="171" w:author="mine" w:date="2014-09-10T22:51:00Z">
            <w:tblPrEx>
              <w:tblW w:w="9900" w:type="dxa"/>
              <w:tblInd w:w="265" w:type="dxa"/>
            </w:tblPrEx>
          </w:tblPrExChange>
        </w:tblPrEx>
        <w:trPr>
          <w:trPrChange w:id="172" w:author="mine" w:date="2014-09-10T22:51:00Z">
            <w:trPr>
              <w:gridAfter w:val="0"/>
            </w:trPr>
          </w:trPrChange>
        </w:trPr>
        <w:tc>
          <w:tcPr>
            <w:tcW w:w="1544" w:type="dxa"/>
            <w:vAlign w:val="center"/>
            <w:tcPrChange w:id="173"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13</w:t>
            </w:r>
          </w:p>
        </w:tc>
        <w:tc>
          <w:tcPr>
            <w:tcW w:w="3648" w:type="dxa"/>
            <w:tcPrChange w:id="174"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75"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76"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E26208" w:rsidRPr="005F0E63" w:rsidRDefault="00E26208" w:rsidP="00E26208">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26208" w:rsidRPr="005F0E63" w:rsidTr="00B10202">
        <w:tc>
          <w:tcPr>
            <w:tcW w:w="895" w:type="dxa"/>
            <w:vMerge w:val="restart"/>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E26208" w:rsidRPr="005F0E63" w:rsidTr="00B10202">
        <w:tc>
          <w:tcPr>
            <w:tcW w:w="895" w:type="dxa"/>
            <w:vMerge/>
          </w:tcPr>
          <w:p w:rsidR="00E26208" w:rsidRPr="005F0E63" w:rsidRDefault="00E26208" w:rsidP="00B10202">
            <w:pPr>
              <w:pStyle w:val="ListParagraph"/>
              <w:ind w:left="0"/>
              <w:rPr>
                <w:rFonts w:ascii="Times New Roman" w:hAnsi="Times New Roman" w:cs="Times New Roman"/>
                <w:sz w:val="28"/>
                <w:szCs w:val="28"/>
              </w:rPr>
            </w:pPr>
          </w:p>
        </w:tc>
        <w:tc>
          <w:tcPr>
            <w:tcW w:w="1981" w:type="dxa"/>
            <w:vMerge/>
          </w:tcPr>
          <w:p w:rsidR="00E26208" w:rsidRPr="005F0E63" w:rsidRDefault="00E26208" w:rsidP="00B10202">
            <w:pPr>
              <w:pStyle w:val="ListParagraph"/>
              <w:ind w:left="0"/>
              <w:rPr>
                <w:rFonts w:ascii="Times New Roman" w:hAnsi="Times New Roman" w:cs="Times New Roman"/>
                <w:sz w:val="28"/>
                <w:szCs w:val="28"/>
              </w:rPr>
            </w:pPr>
          </w:p>
        </w:tc>
        <w:tc>
          <w:tcPr>
            <w:tcW w:w="143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E26208" w:rsidRPr="005F0E63" w:rsidTr="00B10202">
        <w:tc>
          <w:tcPr>
            <w:tcW w:w="895"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E26208" w:rsidRPr="005F0E63" w:rsidRDefault="00E26208" w:rsidP="00B10202">
            <w:pPr>
              <w:pStyle w:val="ListParagraph"/>
              <w:ind w:left="0"/>
              <w:rPr>
                <w:rFonts w:ascii="Times New Roman" w:hAnsi="Times New Roman" w:cs="Times New Roman"/>
                <w:sz w:val="28"/>
                <w:szCs w:val="28"/>
              </w:rPr>
            </w:pPr>
          </w:p>
        </w:tc>
        <w:tc>
          <w:tcPr>
            <w:tcW w:w="143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E26208" w:rsidRPr="005F0E63" w:rsidRDefault="00E26208" w:rsidP="00B10202">
            <w:pPr>
              <w:pStyle w:val="ListParagraph"/>
              <w:ind w:left="0"/>
              <w:rPr>
                <w:rFonts w:ascii="Times New Roman" w:hAnsi="Times New Roman" w:cs="Times New Roman"/>
                <w:sz w:val="28"/>
                <w:szCs w:val="28"/>
              </w:rPr>
            </w:pPr>
          </w:p>
        </w:tc>
        <w:tc>
          <w:tcPr>
            <w:tcW w:w="1439"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70C497CC" wp14:editId="41007135">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42">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E26208" w:rsidRPr="005F0E63" w:rsidRDefault="00E26208" w:rsidP="006C4228">
      <w:pPr>
        <w:pStyle w:val="ListParagraph"/>
        <w:outlineLvl w:val="1"/>
        <w:rPr>
          <w:rFonts w:ascii="Times New Roman" w:hAnsi="Times New Roman" w:cs="Times New Roman"/>
          <w:b/>
          <w:sz w:val="28"/>
          <w:szCs w:val="28"/>
          <w:lang w:val="en-US"/>
        </w:rPr>
      </w:pPr>
    </w:p>
    <w:p w:rsidR="00F118F8" w:rsidRPr="005F0E63" w:rsidRDefault="00F118F8" w:rsidP="00671085">
      <w:pPr>
        <w:pStyle w:val="ListParagraph"/>
        <w:rPr>
          <w:rFonts w:ascii="Times New Roman" w:hAnsi="Times New Roman" w:cs="Times New Roman"/>
          <w:b/>
          <w:sz w:val="28"/>
          <w:szCs w:val="28"/>
        </w:rPr>
      </w:pPr>
    </w:p>
    <w:p w:rsidR="004629DE" w:rsidRPr="005F0E63" w:rsidRDefault="004629DE" w:rsidP="00473199">
      <w:pPr>
        <w:pStyle w:val="ListParagraph"/>
        <w:rPr>
          <w:rFonts w:ascii="Times New Roman" w:hAnsi="Times New Roman" w:cs="Times New Roman"/>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77" w:author="theirs" w:date="2014-09-10T22:51:00Z">
          <w:pPr>
            <w:pStyle w:val="ListParagraph"/>
            <w:numPr>
              <w:numId w:val="1"/>
            </w:numPr>
            <w:ind w:hanging="360"/>
          </w:pPr>
        </w:pPrChange>
      </w:pPr>
      <w:bookmarkStart w:id="178" w:name="_Toc398323458"/>
      <w:bookmarkStart w:id="179" w:name="_Toc399429621"/>
      <w:r w:rsidRPr="005F0E63">
        <w:rPr>
          <w:rFonts w:ascii="Times New Roman" w:hAnsi="Times New Roman" w:cs="Times New Roman"/>
          <w:b/>
          <w:sz w:val="28"/>
          <w:szCs w:val="28"/>
        </w:rPr>
        <w:t>Bảng tham khảo tới các yêu cầu</w:t>
      </w:r>
      <w:bookmarkEnd w:id="178"/>
      <w:bookmarkEnd w:id="179"/>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80" w:author="theirs" w:date="2014-09-10T22:51:00Z">
          <w:pPr>
            <w:pStyle w:val="ListParagraph"/>
            <w:numPr>
              <w:numId w:val="1"/>
            </w:numPr>
            <w:ind w:hanging="360"/>
          </w:pPr>
        </w:pPrChange>
      </w:pPr>
      <w:bookmarkStart w:id="181" w:name="_Toc398323459"/>
      <w:bookmarkStart w:id="182" w:name="_Toc399429622"/>
      <w:r w:rsidRPr="005F0E63">
        <w:rPr>
          <w:rFonts w:ascii="Times New Roman" w:hAnsi="Times New Roman" w:cs="Times New Roman"/>
          <w:b/>
          <w:sz w:val="28"/>
          <w:szCs w:val="28"/>
        </w:rPr>
        <w:t>Các phụ lục</w:t>
      </w:r>
      <w:bookmarkEnd w:id="181"/>
      <w:bookmarkEnd w:id="182"/>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
  </w:num>
  <w:num w:numId="3">
    <w:abstractNumId w:val="14"/>
  </w:num>
  <w:num w:numId="4">
    <w:abstractNumId w:val="4"/>
  </w:num>
  <w:num w:numId="5">
    <w:abstractNumId w:val="0"/>
  </w:num>
  <w:num w:numId="6">
    <w:abstractNumId w:val="10"/>
  </w:num>
  <w:num w:numId="7">
    <w:abstractNumId w:val="12"/>
  </w:num>
  <w:num w:numId="8">
    <w:abstractNumId w:val="9"/>
  </w:num>
  <w:num w:numId="9">
    <w:abstractNumId w:val="5"/>
  </w:num>
  <w:num w:numId="10">
    <w:abstractNumId w:val="5"/>
  </w:num>
  <w:num w:numId="11">
    <w:abstractNumId w:val="8"/>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
  </w:num>
  <w:num w:numId="16">
    <w:abstractNumId w:val="3"/>
  </w:num>
  <w:num w:numId="17">
    <w:abstractNumId w:val="13"/>
  </w:num>
  <w:num w:numId="18">
    <w:abstractNumId w:val="6"/>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82703"/>
    <w:rsid w:val="0009676F"/>
    <w:rsid w:val="000A3793"/>
    <w:rsid w:val="000B14F6"/>
    <w:rsid w:val="000B21B6"/>
    <w:rsid w:val="000B6A8A"/>
    <w:rsid w:val="000D6394"/>
    <w:rsid w:val="000F14F4"/>
    <w:rsid w:val="000F2D85"/>
    <w:rsid w:val="000F551F"/>
    <w:rsid w:val="00110D1B"/>
    <w:rsid w:val="00136B32"/>
    <w:rsid w:val="00175F3A"/>
    <w:rsid w:val="00197663"/>
    <w:rsid w:val="001A188B"/>
    <w:rsid w:val="001A7B10"/>
    <w:rsid w:val="001B41B2"/>
    <w:rsid w:val="001C152C"/>
    <w:rsid w:val="001D3230"/>
    <w:rsid w:val="001F4D2F"/>
    <w:rsid w:val="001F69B5"/>
    <w:rsid w:val="00200E15"/>
    <w:rsid w:val="002063A1"/>
    <w:rsid w:val="00211212"/>
    <w:rsid w:val="002213EE"/>
    <w:rsid w:val="00237D53"/>
    <w:rsid w:val="00241EA4"/>
    <w:rsid w:val="00247CB0"/>
    <w:rsid w:val="00252A54"/>
    <w:rsid w:val="00274150"/>
    <w:rsid w:val="002A47B8"/>
    <w:rsid w:val="002B4F30"/>
    <w:rsid w:val="002B7080"/>
    <w:rsid w:val="0030123A"/>
    <w:rsid w:val="00301CE4"/>
    <w:rsid w:val="0030459B"/>
    <w:rsid w:val="003163F1"/>
    <w:rsid w:val="00351901"/>
    <w:rsid w:val="00354963"/>
    <w:rsid w:val="00357B04"/>
    <w:rsid w:val="00383250"/>
    <w:rsid w:val="0038569A"/>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D031E"/>
    <w:rsid w:val="004D560C"/>
    <w:rsid w:val="004D5AAE"/>
    <w:rsid w:val="004F14C6"/>
    <w:rsid w:val="004F655B"/>
    <w:rsid w:val="00503798"/>
    <w:rsid w:val="0050610C"/>
    <w:rsid w:val="00512AAC"/>
    <w:rsid w:val="00531955"/>
    <w:rsid w:val="00555CB3"/>
    <w:rsid w:val="00567BF2"/>
    <w:rsid w:val="005754EF"/>
    <w:rsid w:val="005B1C36"/>
    <w:rsid w:val="005B4C14"/>
    <w:rsid w:val="005B4D7B"/>
    <w:rsid w:val="005E3B29"/>
    <w:rsid w:val="005E3C4A"/>
    <w:rsid w:val="005F0E63"/>
    <w:rsid w:val="005F67CD"/>
    <w:rsid w:val="005F6A5B"/>
    <w:rsid w:val="00670714"/>
    <w:rsid w:val="00671085"/>
    <w:rsid w:val="00673D9F"/>
    <w:rsid w:val="0067408C"/>
    <w:rsid w:val="00687735"/>
    <w:rsid w:val="006954D7"/>
    <w:rsid w:val="006A57A6"/>
    <w:rsid w:val="006C4228"/>
    <w:rsid w:val="006D0C95"/>
    <w:rsid w:val="006E61A5"/>
    <w:rsid w:val="006F020D"/>
    <w:rsid w:val="0072411B"/>
    <w:rsid w:val="00727CD3"/>
    <w:rsid w:val="00747315"/>
    <w:rsid w:val="007525EC"/>
    <w:rsid w:val="00760A6F"/>
    <w:rsid w:val="00776FD8"/>
    <w:rsid w:val="007851EA"/>
    <w:rsid w:val="007943CC"/>
    <w:rsid w:val="007A2992"/>
    <w:rsid w:val="007B21F7"/>
    <w:rsid w:val="007B67A5"/>
    <w:rsid w:val="007C4425"/>
    <w:rsid w:val="007D0A69"/>
    <w:rsid w:val="007F06BB"/>
    <w:rsid w:val="007F740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51538"/>
    <w:rsid w:val="00951590"/>
    <w:rsid w:val="009769B6"/>
    <w:rsid w:val="00980D9D"/>
    <w:rsid w:val="00990D6E"/>
    <w:rsid w:val="009A7E54"/>
    <w:rsid w:val="00A01793"/>
    <w:rsid w:val="00A07E3F"/>
    <w:rsid w:val="00A07F19"/>
    <w:rsid w:val="00A11926"/>
    <w:rsid w:val="00A21A5E"/>
    <w:rsid w:val="00A2789F"/>
    <w:rsid w:val="00A3623C"/>
    <w:rsid w:val="00A4079A"/>
    <w:rsid w:val="00A410D6"/>
    <w:rsid w:val="00A61C16"/>
    <w:rsid w:val="00A64D7E"/>
    <w:rsid w:val="00A75C04"/>
    <w:rsid w:val="00A76FFA"/>
    <w:rsid w:val="00AC30F5"/>
    <w:rsid w:val="00AE2FC7"/>
    <w:rsid w:val="00AF031C"/>
    <w:rsid w:val="00AF1030"/>
    <w:rsid w:val="00B10202"/>
    <w:rsid w:val="00B22B51"/>
    <w:rsid w:val="00B2626B"/>
    <w:rsid w:val="00B402FF"/>
    <w:rsid w:val="00B741E6"/>
    <w:rsid w:val="00B958A8"/>
    <w:rsid w:val="00BA3269"/>
    <w:rsid w:val="00BA56BA"/>
    <w:rsid w:val="00BB0225"/>
    <w:rsid w:val="00BB1AFA"/>
    <w:rsid w:val="00BB5D62"/>
    <w:rsid w:val="00BE415B"/>
    <w:rsid w:val="00C040AB"/>
    <w:rsid w:val="00C07D36"/>
    <w:rsid w:val="00C11D55"/>
    <w:rsid w:val="00C131DF"/>
    <w:rsid w:val="00C22E3D"/>
    <w:rsid w:val="00C31704"/>
    <w:rsid w:val="00C345F1"/>
    <w:rsid w:val="00C41B73"/>
    <w:rsid w:val="00C5407A"/>
    <w:rsid w:val="00C64397"/>
    <w:rsid w:val="00CA5236"/>
    <w:rsid w:val="00CB694F"/>
    <w:rsid w:val="00CC2BC5"/>
    <w:rsid w:val="00CF0C48"/>
    <w:rsid w:val="00CF18F4"/>
    <w:rsid w:val="00D078E7"/>
    <w:rsid w:val="00D126EE"/>
    <w:rsid w:val="00D22E56"/>
    <w:rsid w:val="00D27215"/>
    <w:rsid w:val="00D276D1"/>
    <w:rsid w:val="00D41872"/>
    <w:rsid w:val="00D61DE0"/>
    <w:rsid w:val="00D85E61"/>
    <w:rsid w:val="00D87B69"/>
    <w:rsid w:val="00DC089E"/>
    <w:rsid w:val="00DC3C52"/>
    <w:rsid w:val="00DC67DB"/>
    <w:rsid w:val="00DC72CF"/>
    <w:rsid w:val="00DE3177"/>
    <w:rsid w:val="00DE49A6"/>
    <w:rsid w:val="00DE7B31"/>
    <w:rsid w:val="00DF1683"/>
    <w:rsid w:val="00E002CD"/>
    <w:rsid w:val="00E06442"/>
    <w:rsid w:val="00E101A6"/>
    <w:rsid w:val="00E16D31"/>
    <w:rsid w:val="00E215DF"/>
    <w:rsid w:val="00E26208"/>
    <w:rsid w:val="00E361A8"/>
    <w:rsid w:val="00E43A31"/>
    <w:rsid w:val="00E7233C"/>
    <w:rsid w:val="00E8195C"/>
    <w:rsid w:val="00E87B89"/>
    <w:rsid w:val="00E90B17"/>
    <w:rsid w:val="00E9790D"/>
    <w:rsid w:val="00EA4864"/>
    <w:rsid w:val="00EA762D"/>
    <w:rsid w:val="00ED3675"/>
    <w:rsid w:val="00ED67D6"/>
    <w:rsid w:val="00F118F8"/>
    <w:rsid w:val="00F1470A"/>
    <w:rsid w:val="00F15446"/>
    <w:rsid w:val="00F33807"/>
    <w:rsid w:val="00F409FA"/>
    <w:rsid w:val="00F47027"/>
    <w:rsid w:val="00F50F0C"/>
    <w:rsid w:val="00F60AC9"/>
    <w:rsid w:val="00F72F1D"/>
    <w:rsid w:val="00F76859"/>
    <w:rsid w:val="00F80210"/>
    <w:rsid w:val="00FA3803"/>
    <w:rsid w:val="00FB5100"/>
    <w:rsid w:val="00FB7F20"/>
    <w:rsid w:val="00FC213A"/>
    <w:rsid w:val="00FC72B1"/>
    <w:rsid w:val="00FC73E3"/>
    <w:rsid w:val="00FD0593"/>
    <w:rsid w:val="00FD3B82"/>
    <w:rsid w:val="00FD4BFB"/>
    <w:rsid w:val="00FE45E5"/>
    <w:rsid w:val="00FE740D"/>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9175-57F9-4EDD-BD1A-8D00EA052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47</Pages>
  <Words>3420</Words>
  <Characters>19498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176</cp:revision>
  <dcterms:created xsi:type="dcterms:W3CDTF">2014-09-05T06:26:00Z</dcterms:created>
  <dcterms:modified xsi:type="dcterms:W3CDTF">2014-09-25T12:45:00Z</dcterms:modified>
</cp:coreProperties>
</file>