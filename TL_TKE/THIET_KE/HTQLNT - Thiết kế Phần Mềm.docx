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eastAsia="vi-VN"/>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E3F9CF"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lastRenderedPageBreak/>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450" w:type="dxa"/>
        <w:tblLook w:val="04A0" w:firstRow="1" w:lastRow="0" w:firstColumn="1" w:lastColumn="0" w:noHBand="0" w:noVBand="1"/>
      </w:tblPr>
      <w:tblGrid>
        <w:gridCol w:w="790"/>
        <w:gridCol w:w="2565"/>
        <w:gridCol w:w="5186"/>
      </w:tblGrid>
      <w:tr w:rsidR="00D27215" w:rsidRPr="005F0E63" w:rsidTr="00F273AF">
        <w:tc>
          <w:tcPr>
            <w:tcW w:w="790" w:type="dxa"/>
          </w:tcPr>
          <w:p w:rsidR="00D27215" w:rsidRPr="005F0E63" w:rsidRDefault="00D27215" w:rsidP="00F273AF">
            <w:pPr>
              <w:jc w:val="center"/>
              <w:rPr>
                <w:rFonts w:ascii="Times New Roman" w:hAnsi="Times New Roman" w:cs="Times New Roman"/>
                <w:b/>
                <w:sz w:val="28"/>
                <w:szCs w:val="28"/>
              </w:rPr>
            </w:pPr>
            <w:r w:rsidRPr="005F0E63">
              <w:rPr>
                <w:rFonts w:ascii="Times New Roman" w:hAnsi="Times New Roman" w:cs="Times New Roman"/>
                <w:b/>
                <w:sz w:val="28"/>
                <w:szCs w:val="28"/>
              </w:rPr>
              <w:t>STT</w:t>
            </w:r>
          </w:p>
        </w:tc>
        <w:tc>
          <w:tcPr>
            <w:tcW w:w="2565" w:type="dxa"/>
          </w:tcPr>
          <w:p w:rsidR="00D27215" w:rsidRPr="005F0E63" w:rsidRDefault="00D27215" w:rsidP="00F273AF">
            <w:pPr>
              <w:jc w:val="center"/>
              <w:rPr>
                <w:rFonts w:ascii="Times New Roman" w:hAnsi="Times New Roman" w:cs="Times New Roman"/>
                <w:b/>
                <w:sz w:val="28"/>
                <w:szCs w:val="28"/>
              </w:rPr>
            </w:pPr>
            <w:r w:rsidRPr="005F0E63">
              <w:rPr>
                <w:rFonts w:ascii="Times New Roman" w:hAnsi="Times New Roman" w:cs="Times New Roman"/>
                <w:b/>
                <w:sz w:val="28"/>
                <w:szCs w:val="28"/>
              </w:rPr>
              <w:t>Thuật ngữ/Từ viết tắt</w:t>
            </w:r>
          </w:p>
        </w:tc>
        <w:tc>
          <w:tcPr>
            <w:tcW w:w="5186" w:type="dxa"/>
          </w:tcPr>
          <w:p w:rsidR="00D27215" w:rsidRPr="005F0E63" w:rsidRDefault="00D27215" w:rsidP="00F273AF">
            <w:pPr>
              <w:jc w:val="both"/>
              <w:rPr>
                <w:rFonts w:ascii="Times New Roman" w:hAnsi="Times New Roman" w:cs="Times New Roman"/>
                <w:b/>
                <w:sz w:val="28"/>
                <w:szCs w:val="28"/>
              </w:rPr>
            </w:pPr>
            <w:r w:rsidRPr="005F0E63">
              <w:rPr>
                <w:rFonts w:ascii="Times New Roman" w:hAnsi="Times New Roman" w:cs="Times New Roman"/>
                <w:b/>
                <w:sz w:val="28"/>
                <w:szCs w:val="28"/>
              </w:rPr>
              <w:t>Định nghĩa/Giải thích</w:t>
            </w:r>
          </w:p>
        </w:tc>
      </w:tr>
      <w:tr w:rsidR="00D27215" w:rsidRPr="005F0E63" w:rsidTr="00F273AF">
        <w:tc>
          <w:tcPr>
            <w:tcW w:w="790" w:type="dxa"/>
          </w:tcPr>
          <w:p w:rsidR="00D27215" w:rsidRPr="005F0E63" w:rsidRDefault="00D27215" w:rsidP="00F273AF">
            <w:pPr>
              <w:jc w:val="both"/>
              <w:rPr>
                <w:rFonts w:ascii="Times New Roman" w:hAnsi="Times New Roman" w:cs="Times New Roman"/>
                <w:b/>
                <w:sz w:val="28"/>
                <w:szCs w:val="28"/>
              </w:rPr>
            </w:pPr>
          </w:p>
        </w:tc>
        <w:tc>
          <w:tcPr>
            <w:tcW w:w="2565" w:type="dxa"/>
          </w:tcPr>
          <w:p w:rsidR="00D27215" w:rsidRPr="005F0E63" w:rsidRDefault="00D27215" w:rsidP="00F273AF">
            <w:pPr>
              <w:jc w:val="both"/>
              <w:rPr>
                <w:rFonts w:ascii="Times New Roman" w:hAnsi="Times New Roman" w:cs="Times New Roman"/>
                <w:b/>
                <w:sz w:val="28"/>
                <w:szCs w:val="28"/>
              </w:rPr>
            </w:pPr>
          </w:p>
        </w:tc>
        <w:tc>
          <w:tcPr>
            <w:tcW w:w="5186" w:type="dxa"/>
          </w:tcPr>
          <w:p w:rsidR="00D27215" w:rsidRPr="005F0E63" w:rsidRDefault="00D27215" w:rsidP="00F273AF">
            <w:pPr>
              <w:jc w:val="both"/>
              <w:rPr>
                <w:rFonts w:ascii="Times New Roman" w:hAnsi="Times New Roman" w:cs="Times New Roman"/>
                <w:b/>
                <w:sz w:val="28"/>
                <w:szCs w:val="28"/>
              </w:rPr>
            </w:pPr>
          </w:p>
        </w:tc>
      </w:tr>
      <w:tr w:rsidR="00D27215" w:rsidRPr="005F0E63" w:rsidTr="00F273AF">
        <w:tc>
          <w:tcPr>
            <w:tcW w:w="790" w:type="dxa"/>
          </w:tcPr>
          <w:p w:rsidR="00D27215" w:rsidRPr="005F0E63" w:rsidRDefault="00D27215" w:rsidP="00F273AF">
            <w:pPr>
              <w:jc w:val="both"/>
              <w:rPr>
                <w:rFonts w:ascii="Times New Roman" w:hAnsi="Times New Roman" w:cs="Times New Roman"/>
                <w:b/>
                <w:sz w:val="28"/>
                <w:szCs w:val="28"/>
              </w:rPr>
            </w:pPr>
          </w:p>
        </w:tc>
        <w:tc>
          <w:tcPr>
            <w:tcW w:w="2565" w:type="dxa"/>
          </w:tcPr>
          <w:p w:rsidR="00D27215" w:rsidRPr="005F0E63" w:rsidRDefault="00D27215" w:rsidP="00F273AF">
            <w:pPr>
              <w:jc w:val="center"/>
              <w:rPr>
                <w:rFonts w:ascii="Times New Roman" w:hAnsi="Times New Roman" w:cs="Times New Roman"/>
                <w:b/>
                <w:sz w:val="28"/>
                <w:szCs w:val="28"/>
              </w:rPr>
            </w:pPr>
          </w:p>
        </w:tc>
        <w:tc>
          <w:tcPr>
            <w:tcW w:w="5186" w:type="dxa"/>
          </w:tcPr>
          <w:p w:rsidR="00D27215" w:rsidRPr="005F0E63" w:rsidRDefault="00D27215" w:rsidP="00F273AF">
            <w:pPr>
              <w:jc w:val="both"/>
              <w:rPr>
                <w:rFonts w:ascii="Times New Roman" w:hAnsi="Times New Roman" w:cs="Times New Roman"/>
                <w:sz w:val="28"/>
                <w:szCs w:val="28"/>
              </w:rPr>
            </w:pP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lastRenderedPageBreak/>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Pr>
          <w:rFonts w:ascii="Times New Roman" w:hAnsi="Times New Roman" w:cs="Times New Roman"/>
          <w:b/>
          <w:noProof/>
          <w:sz w:val="28"/>
          <w:szCs w:val="28"/>
          <w:lang w:eastAsia="vi-VN"/>
        </w:rPr>
        <w:lastRenderedPageBreak/>
        <w:drawing>
          <wp:anchor distT="0" distB="0" distL="114300" distR="114300" simplePos="0" relativeHeight="25165875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color w:val="auto"/>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w:t>
      </w:r>
      <w:bookmarkStart w:id="42" w:name="_GoBack"/>
      <w:bookmarkEnd w:id="42"/>
      <w:r w:rsidRPr="0050129E">
        <w:rPr>
          <w:rFonts w:ascii="Arial" w:hAnsi="Arial" w:cs="Arial"/>
          <w:sz w:val="28"/>
          <w:szCs w:val="28"/>
        </w:rPr>
        <w:t>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43" w:author="theirs" w:date="2014-09-10T22:51:00Z">
          <w:pPr>
            <w:pStyle w:val="ListParagraph"/>
            <w:numPr>
              <w:numId w:val="1"/>
            </w:numPr>
            <w:ind w:hanging="360"/>
          </w:pPr>
        </w:pPrChange>
      </w:pPr>
      <w:bookmarkStart w:id="44" w:name="_Toc398323435"/>
      <w:r w:rsidRPr="005F0E63">
        <w:rPr>
          <w:rFonts w:ascii="Times New Roman" w:hAnsi="Times New Roman" w:cs="Times New Roman"/>
          <w:b/>
          <w:sz w:val="28"/>
          <w:szCs w:val="28"/>
        </w:rPr>
        <w:t>Thiết kế dữ liệu</w:t>
      </w:r>
      <w:bookmarkEnd w:id="44"/>
    </w:p>
    <w:p w:rsidR="0050610C" w:rsidRPr="005F0E63" w:rsidRDefault="0050610C">
      <w:pPr>
        <w:pStyle w:val="ListParagraph"/>
        <w:outlineLvl w:val="1"/>
        <w:rPr>
          <w:rFonts w:ascii="Times New Roman" w:hAnsi="Times New Roman" w:cs="Times New Roman"/>
          <w:b/>
          <w:sz w:val="28"/>
          <w:szCs w:val="28"/>
        </w:rPr>
        <w:pPrChange w:id="45" w:author="theirs" w:date="2014-09-10T22:51:00Z">
          <w:pPr>
            <w:pStyle w:val="ListParagraph"/>
          </w:pPr>
        </w:pPrChange>
      </w:pPr>
      <w:bookmarkStart w:id="46"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6"/>
    </w:p>
    <w:p w:rsidR="00ED67D6" w:rsidRPr="005F0E63" w:rsidRDefault="00ED67D6" w:rsidP="00ED67D6">
      <w:pPr>
        <w:pStyle w:val="ListParagraph"/>
        <w:rPr>
          <w:ins w:id="47"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8" w:author="ChiTam" w:date="2014-09-10T22:51:00Z">
          <w:pPr>
            <w:pStyle w:val="ListParagraph"/>
          </w:pPr>
        </w:pPrChange>
      </w:pPr>
      <w:bookmarkStart w:id="49"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9"/>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8"/>
      <w:r w:rsidRPr="005F0E63">
        <w:rPr>
          <w:rFonts w:ascii="Times New Roman" w:hAnsi="Times New Roman" w:cs="Times New Roman"/>
          <w:b/>
          <w:sz w:val="28"/>
          <w:szCs w:val="28"/>
        </w:rPr>
        <w:lastRenderedPageBreak/>
        <w:t>Thiết kế theo chức năng</w:t>
      </w:r>
      <w:bookmarkEnd w:id="51"/>
    </w:p>
    <w:p w:rsidR="009A7E54" w:rsidRPr="005F0E63" w:rsidRDefault="0050610C" w:rsidP="00BA3269">
      <w:pPr>
        <w:pStyle w:val="ListParagraph"/>
        <w:outlineLvl w:val="1"/>
        <w:rPr>
          <w:rFonts w:ascii="Times New Roman" w:hAnsi="Times New Roman" w:cs="Times New Roman"/>
          <w:b/>
          <w:sz w:val="28"/>
          <w:szCs w:val="28"/>
          <w:lang w:val="en-US"/>
        </w:rPr>
      </w:pPr>
      <w:bookmarkStart w:id="52"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2"/>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374E0">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374E0">
        <w:tc>
          <w:tcPr>
            <w:tcW w:w="895"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374E0">
        <w:tc>
          <w:tcPr>
            <w:tcW w:w="895"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374E0">
        <w:tc>
          <w:tcPr>
            <w:tcW w:w="895"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3"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3"/>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EF5A9D">
        <w:tc>
          <w:tcPr>
            <w:tcW w:w="959"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EF5A9D">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eastAsia="vi-VN"/>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4"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4"/>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 xml:space="preserve">Mục đích: Cho phép người dùng đăng </w:t>
      </w:r>
      <w:r w:rsidR="004A68BB">
        <w:rPr>
          <w:rFonts w:ascii="Times New Roman" w:hAnsi="Times New Roman" w:cs="Times New Roman"/>
          <w:sz w:val="28"/>
          <w:szCs w:val="28"/>
          <w:lang w:val="en-US"/>
        </w:rPr>
        <w:t>ký</w:t>
      </w:r>
      <w:r w:rsidR="008A5215">
        <w:rPr>
          <w:rFonts w:ascii="Times New Roman" w:hAnsi="Times New Roman" w:cs="Times New Roman"/>
          <w:sz w:val="28"/>
          <w:szCs w:val="28"/>
          <w:lang w:val="en-US"/>
        </w:rPr>
        <w:t xml:space="preserve"> tài khoản </w:t>
      </w:r>
      <w:r w:rsidR="00E90B17">
        <w:rPr>
          <w:rFonts w:ascii="Times New Roman" w:hAnsi="Times New Roman" w:cs="Times New Roman"/>
          <w:sz w:val="28"/>
          <w:szCs w:val="28"/>
          <w:lang w:val="en-US"/>
        </w:rPr>
        <w:t xml:space="preserve">trên </w:t>
      </w:r>
      <w:r w:rsidRPr="005F0E63">
        <w:rPr>
          <w:rFonts w:ascii="Times New Roman" w:hAnsi="Times New Roman" w:cs="Times New Roman"/>
          <w:sz w:val="28"/>
          <w:szCs w:val="28"/>
        </w:rPr>
        <w:t>hệ thống.</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Giao diện:</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Nút đăng ký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254AB26" wp14:editId="75369FAA">
            <wp:extent cx="1047619" cy="3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4B98308F" wp14:editId="288BC07B">
            <wp:extent cx="4847619" cy="4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1.png"/>
                    <pic:cNvPicPr/>
                  </pic:nvPicPr>
                  <pic:blipFill>
                    <a:blip r:embed="rId17">
                      <a:extLst>
                        <a:ext uri="{28A0092B-C50C-407E-A947-70E740481C1C}">
                          <a14:useLocalDpi xmlns:a14="http://schemas.microsoft.com/office/drawing/2010/main" val="0"/>
                        </a:ext>
                      </a:extLst>
                    </a:blip>
                    <a:stretch>
                      <a:fillRect/>
                    </a:stretch>
                  </pic:blipFill>
                  <pic:spPr>
                    <a:xfrm>
                      <a:off x="0" y="0"/>
                      <a:ext cx="4847619" cy="40000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1464030E" wp14:editId="5BD5F7CA">
            <wp:extent cx="594360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590"/>
        <w:gridCol w:w="1424"/>
        <w:gridCol w:w="5848"/>
      </w:tblGrid>
      <w:tr w:rsidR="001D3230" w:rsidRPr="005F0E63" w:rsidTr="00D85AD0">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1</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5F67CD" w:rsidP="00D85AD0">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Các thông tin người dùng phải nhập.</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nhập các thong tin vào đây.</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thì ghi nhớ cho đến khi người dùng nhấn reload trang này.</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nhấn vào đây sẽ hoàn tất đăng ký. Nếu:</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-Lỗi khi đăng ký sẽ có thông báo tương ứng (xem sơ đồ xử lý bên dưới)</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-Đăng ký thành công sẽ chuyển đến trang đăng nhập.</w:t>
            </w:r>
          </w:p>
        </w:tc>
      </w:tr>
    </w:tbl>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1D3230" w:rsidRPr="005F0E63" w:rsidTr="00D85AD0">
        <w:tc>
          <w:tcPr>
            <w:tcW w:w="895"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1D3230" w:rsidRPr="005F0E63" w:rsidTr="00D85AD0">
        <w:tc>
          <w:tcPr>
            <w:tcW w:w="895"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981"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1D3230" w:rsidRPr="005F0E63" w:rsidTr="00D85AD0">
        <w:tc>
          <w:tcPr>
            <w:tcW w:w="895"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X</w:t>
            </w:r>
          </w:p>
        </w:tc>
        <w:tc>
          <w:tcPr>
            <w:tcW w:w="1438"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A8FFA11" wp14:editId="4079376A">
            <wp:extent cx="5943600" cy="488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5"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5"/>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w:lastRenderedPageBreak/>
        <w:drawing>
          <wp:inline distT="0" distB="0" distL="0" distR="0" wp14:anchorId="1CB300A9" wp14:editId="1A2D02C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7696" behindDoc="0" locked="0" layoutInCell="1" allowOverlap="1" wp14:anchorId="416B6803" wp14:editId="50821261">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6B680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51538" w:rsidRPr="00C70475" w:rsidRDefault="00951538"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6672" behindDoc="0" locked="0" layoutInCell="1" allowOverlap="1" wp14:anchorId="29080488" wp14:editId="33A2A176">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080488"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51538" w:rsidRPr="00C70475" w:rsidRDefault="00951538"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5648" behindDoc="0" locked="0" layoutInCell="1" allowOverlap="1" wp14:anchorId="0118ED5C" wp14:editId="34568C75">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18ED5C"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51538" w:rsidRPr="00C70475" w:rsidRDefault="00951538"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4624" behindDoc="0" locked="0" layoutInCell="1" allowOverlap="1" wp14:anchorId="77573A85" wp14:editId="686CF9BC">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73A85"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51538" w:rsidRPr="00C70475" w:rsidRDefault="00951538"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3600" behindDoc="0" locked="0" layoutInCell="1" allowOverlap="1" wp14:anchorId="37B59BA8" wp14:editId="4D214742">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59BA8"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51538" w:rsidRPr="00C70475" w:rsidRDefault="00951538"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2576" behindDoc="0" locked="0" layoutInCell="1" allowOverlap="1" wp14:anchorId="10B796E8" wp14:editId="6E24F348">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796E8"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51538" w:rsidRPr="00C70475" w:rsidRDefault="00951538" w:rsidP="00951538">
                      <w:pPr>
                        <w:jc w:val="center"/>
                        <w:rPr>
                          <w:sz w:val="28"/>
                          <w:szCs w:val="28"/>
                        </w:rPr>
                      </w:pPr>
                      <w:r w:rsidRPr="00C70475">
                        <w:rPr>
                          <w:sz w:val="28"/>
                          <w:szCs w:val="28"/>
                        </w:rPr>
                        <w:t>1</w:t>
                      </w:r>
                    </w:p>
                  </w:txbxContent>
                </v:textbox>
              </v:shape>
            </w:pict>
          </mc:Fallback>
        </mc:AlternateContent>
      </w:r>
      <w:r w:rsidRPr="00C70475">
        <w:rPr>
          <w:noProof/>
          <w:sz w:val="28"/>
          <w:szCs w:val="28"/>
          <w:lang w:eastAsia="vi-VN"/>
        </w:rPr>
        <w:drawing>
          <wp:inline distT="0" distB="0" distL="0" distR="0" wp14:anchorId="1A96096B" wp14:editId="08F415E2">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21112B">
            <w:pPr>
              <w:rPr>
                <w:rFonts w:ascii="Times New Roman" w:hAnsi="Times New Roman" w:cs="Times New Roman"/>
                <w:noProof/>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21112B">
            <w:pPr>
              <w:rPr>
                <w:rFonts w:ascii="Times New Roman" w:hAnsi="Times New Roman" w:cs="Times New Roman"/>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Hệ thống sẽ gữi đường link trong mail cho người dùng xác nhận lại mật khẩu.</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21112B">
        <w:tc>
          <w:tcPr>
            <w:tcW w:w="828"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21112B">
        <w:tc>
          <w:tcPr>
            <w:tcW w:w="828"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21112B">
        <w:tc>
          <w:tcPr>
            <w:tcW w:w="82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eastAsia="vi-VN"/>
        </w:rPr>
        <w:drawing>
          <wp:inline distT="0" distB="0" distL="0" distR="0" wp14:anchorId="5740F126" wp14:editId="71702AA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6"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1A07E1">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7"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7"/>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8" w:author="mine" w:date="2014-09-10T22:51:00Z"/>
          <w:rFonts w:ascii="Times New Roman" w:hAnsi="Times New Roman" w:cs="Times New Roman"/>
          <w:b/>
          <w:sz w:val="28"/>
          <w:szCs w:val="28"/>
        </w:rPr>
      </w:pPr>
      <w:r w:rsidRPr="005F0E63">
        <w:rPr>
          <w:rFonts w:ascii="Times New Roman" w:hAnsi="Times New Roman" w:cs="Times New Roman"/>
          <w:noProof/>
          <w:sz w:val="28"/>
          <w:szCs w:val="28"/>
          <w:lang w:eastAsia="vi-VN"/>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59"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9"/>
      <w:r w:rsidR="004F655B" w:rsidRPr="005F0E63">
        <w:rPr>
          <w:rFonts w:ascii="Times New Roman" w:hAnsi="Times New Roman" w:cs="Times New Roman"/>
          <w:b/>
          <w:sz w:val="28"/>
          <w:szCs w:val="28"/>
        </w:rPr>
        <w:t>nhà trọ</w:t>
      </w:r>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7B63762F" wp14:editId="31B9E58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43A76102" wp14:editId="074151F6">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21112B">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284F66"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21112B">
        <w:tc>
          <w:tcPr>
            <w:tcW w:w="895"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21112B">
        <w:tc>
          <w:tcPr>
            <w:tcW w:w="895"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21112B">
        <w:tc>
          <w:tcPr>
            <w:tcW w:w="895" w:type="dxa"/>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lastRenderedPageBreak/>
        <w:drawing>
          <wp:inline distT="0" distB="0" distL="0" distR="0" wp14:anchorId="45875AE9" wp14:editId="74B7861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60" w:author="mine" w:date="2014-09-10T22:51:00Z"/>
          <w:rFonts w:ascii="Times New Roman" w:hAnsi="Times New Roman" w:cs="Times New Roman"/>
          <w:b/>
          <w:sz w:val="28"/>
          <w:szCs w:val="28"/>
          <w:lang w:val="en-US"/>
        </w:rPr>
      </w:pPr>
    </w:p>
    <w:p w:rsidR="00A64D7E" w:rsidRPr="00D22E56" w:rsidRDefault="00671085" w:rsidP="00D22E56">
      <w:pPr>
        <w:pStyle w:val="ListParagraph"/>
        <w:outlineLvl w:val="1"/>
        <w:rPr>
          <w:ins w:id="61" w:author="theirs" w:date="2014-09-10T22:51:00Z"/>
          <w:rFonts w:ascii="Times New Roman" w:hAnsi="Times New Roman" w:cs="Times New Roman"/>
          <w:b/>
          <w:sz w:val="28"/>
          <w:szCs w:val="28"/>
          <w:lang w:val="en-US"/>
        </w:rPr>
      </w:pPr>
      <w:bookmarkStart w:id="62"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2"/>
      <w:r w:rsidR="004744DE" w:rsidRPr="005F0E63">
        <w:rPr>
          <w:rFonts w:ascii="Times New Roman" w:hAnsi="Times New Roman" w:cs="Times New Roman"/>
          <w:b/>
          <w:sz w:val="28"/>
          <w:szCs w:val="28"/>
        </w:rPr>
        <w:t xml:space="preserve"> cập nhật thông tin nhà trọ</w:t>
      </w:r>
      <w:r w:rsidR="00DE49A6" w:rsidRPr="005F0E63">
        <w:rPr>
          <w:rFonts w:ascii="Times New Roman" w:hAnsi="Times New Roman" w:cs="Times New Roman"/>
          <w:b/>
          <w:sz w:val="28"/>
          <w:szCs w:val="28"/>
          <w:lang w:val="en-US"/>
        </w:rPr>
        <w:t xml:space="preserve">  </w:t>
      </w:r>
    </w:p>
    <w:p w:rsidR="00ED67D6" w:rsidRPr="005F0E63" w:rsidRDefault="00671085" w:rsidP="00890005">
      <w:pPr>
        <w:pStyle w:val="ListParagraph"/>
        <w:outlineLvl w:val="1"/>
        <w:rPr>
          <w:rFonts w:ascii="Times New Roman" w:hAnsi="Times New Roman" w:cs="Times New Roman"/>
          <w:b/>
          <w:sz w:val="28"/>
          <w:szCs w:val="28"/>
        </w:rPr>
      </w:pPr>
      <w:bookmarkStart w:id="63"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3"/>
      <w:r w:rsidR="006A57A6" w:rsidRPr="005F0E63">
        <w:rPr>
          <w:rFonts w:ascii="Times New Roman" w:hAnsi="Times New Roman" w:cs="Times New Roman"/>
          <w:b/>
          <w:sz w:val="28"/>
          <w:szCs w:val="28"/>
        </w:rPr>
        <w:t>quản lý danh sách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1312" behindDoc="0" locked="0" layoutInCell="1" allowOverlap="1" wp14:anchorId="60836D64" wp14:editId="2D086F78">
            <wp:simplePos x="0" y="0"/>
            <wp:positionH relativeFrom="margin">
              <wp:align>left</wp:align>
            </wp:positionH>
            <wp:positionV relativeFrom="paragraph">
              <wp:posOffset>407255</wp:posOffset>
            </wp:positionV>
            <wp:extent cx="5819140" cy="3736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1">
                      <a:extLst>
                        <a:ext uri="{28A0092B-C50C-407E-A947-70E740481C1C}">
                          <a14:useLocalDpi xmlns:a14="http://schemas.microsoft.com/office/drawing/2010/main" val="0"/>
                        </a:ext>
                      </a:extLst>
                    </a:blip>
                    <a:stretch>
                      <a:fillRect/>
                    </a:stretch>
                  </pic:blipFill>
                  <pic:spPr>
                    <a:xfrm>
                      <a:off x="0" y="0"/>
                      <a:ext cx="5819140" cy="3736380"/>
                    </a:xfrm>
                    <a:prstGeom prst="rect">
                      <a:avLst/>
                    </a:prstGeom>
                  </pic:spPr>
                </pic:pic>
              </a:graphicData>
            </a:graphic>
            <wp14:sizeRelH relativeFrom="margin">
              <wp14:pctWidth>0</wp14:pctWidth>
            </wp14:sizeRelH>
            <wp14:sizeRelV relativeFrom="margin">
              <wp14:pctHeight>0</wp14:pctHeight>
            </wp14:sizeRelV>
          </wp:anchor>
        </w:drawing>
      </w: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C11D55" w:rsidRPr="005F0E63" w:rsidTr="00FE5675">
        <w:trPr>
          <w:trHeight w:val="961"/>
        </w:trPr>
        <w:tc>
          <w:tcPr>
            <w:tcW w:w="8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72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899"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86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89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dòng hiển thị ở bảng hiển thị danh sách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thông tim tìm kiếm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mã chủ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chủ nhà trọ</w:t>
            </w:r>
          </w:p>
        </w:tc>
      </w:tr>
      <w:tr w:rsidR="00C11D55" w:rsidRPr="005F0E63" w:rsidTr="00FE5675">
        <w:trPr>
          <w:trHeight w:val="646"/>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điện thoại liên hệ của chủ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9</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mô tả tổng quan về nhà trọ.</w:t>
            </w:r>
          </w:p>
        </w:tc>
      </w:tr>
      <w:tr w:rsidR="00C11D55" w:rsidRPr="005F0E63" w:rsidTr="00FE5675">
        <w:trPr>
          <w:trHeight w:val="630"/>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11</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thao tác liên quan đến nhà trọ bao gồm xem, sửa, xóa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12</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13</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 thông tin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14</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15</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trước</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16</w:t>
            </w:r>
          </w:p>
        </w:tc>
        <w:tc>
          <w:tcPr>
            <w:tcW w:w="1721"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lang w:val="fr-FR"/>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sau</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17</w:t>
            </w:r>
          </w:p>
        </w:tc>
        <w:tc>
          <w:tcPr>
            <w:tcW w:w="1721"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lang w:val="fr-FR"/>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Thêm nhà trọ</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Giao diện trang thêm và sửa thông tin nhà trọ</w:t>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37A915C7" wp14:editId="6CB53C32">
            <wp:extent cx="5731510" cy="53362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336234"/>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175" w:type="dxa"/>
        <w:tblLook w:val="04A0" w:firstRow="1" w:lastRow="0" w:firstColumn="1" w:lastColumn="0" w:noHBand="0" w:noVBand="1"/>
      </w:tblPr>
      <w:tblGrid>
        <w:gridCol w:w="1571"/>
        <w:gridCol w:w="1571"/>
        <w:gridCol w:w="1524"/>
        <w:gridCol w:w="4509"/>
      </w:tblGrid>
      <w:tr w:rsidR="00C11D55" w:rsidRPr="005F0E63" w:rsidTr="00FE5675">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09"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đối tượng chủ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mô tả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Lưu thông tin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các thông tin được nhập</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thêm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7FD3403F" wp14:editId="6654BB47">
            <wp:extent cx="3438525" cy="1390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hem thanh cong.JPG"/>
                    <pic:cNvPicPr/>
                  </pic:nvPicPr>
                  <pic:blipFill>
                    <a:blip r:embed="rId33">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t>Các thành phần trong giao diện</w:t>
      </w:r>
    </w:p>
    <w:p w:rsidR="00C11D55" w:rsidRPr="005F0E63" w:rsidRDefault="00C11D55" w:rsidP="00C11D55">
      <w:pPr>
        <w:pStyle w:val="ListParagraph"/>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FE5675">
        <w:tc>
          <w:tcPr>
            <w:tcW w:w="223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thêm</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xóa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5BA17F83" wp14:editId="5DA5B3EF">
            <wp:extent cx="3429000" cy="13430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34">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Các thành phần trong giao diện</w:t>
      </w:r>
    </w:p>
    <w:p w:rsidR="00C11D55" w:rsidRPr="005F0E63" w:rsidRDefault="00C11D55" w:rsidP="00C11D55">
      <w:pPr>
        <w:pStyle w:val="ListParagraph"/>
        <w:ind w:left="1080"/>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FE5675">
        <w:tc>
          <w:tcPr>
            <w:tcW w:w="223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xóa</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 thao tác xóa</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thao tác sửa đơn hàng:</w:t>
      </w:r>
    </w:p>
    <w:p w:rsidR="00C11D55" w:rsidRPr="005F0E63" w:rsidRDefault="00C11D55" w:rsidP="00C11D55">
      <w:pPr>
        <w:pStyle w:val="ListParagraph"/>
        <w:ind w:left="1080"/>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38F4AE84" wp14:editId="1DD7DDDD">
            <wp:extent cx="3409950" cy="13906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ua thanh cong.JPG"/>
                    <pic:cNvPicPr/>
                  </pic:nvPicPr>
                  <pic:blipFill>
                    <a:blip r:embed="rId35">
                      <a:extLst>
                        <a:ext uri="{28A0092B-C50C-407E-A947-70E740481C1C}">
                          <a14:useLocalDpi xmlns:a14="http://schemas.microsoft.com/office/drawing/2010/main" val="0"/>
                        </a:ext>
                      </a:extLst>
                    </a:blip>
                    <a:stretch>
                      <a:fillRect/>
                    </a:stretch>
                  </pic:blipFill>
                  <pic:spPr>
                    <a:xfrm>
                      <a:off x="0" y="0"/>
                      <a:ext cx="3409950" cy="1390650"/>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C11D55" w:rsidRPr="005F0E63" w:rsidRDefault="00C11D55" w:rsidP="00C11D55">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C11D55" w:rsidRPr="005F0E63" w:rsidTr="00FE5675">
        <w:tc>
          <w:tcPr>
            <w:tcW w:w="895" w:type="dxa"/>
            <w:vMerge w:val="restart"/>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C11D55" w:rsidRPr="005F0E63" w:rsidTr="00FE5675">
        <w:tc>
          <w:tcPr>
            <w:tcW w:w="895" w:type="dxa"/>
            <w:vMerge/>
          </w:tcPr>
          <w:p w:rsidR="00C11D55" w:rsidRPr="005F0E63" w:rsidRDefault="00C11D55" w:rsidP="00FE5675">
            <w:pPr>
              <w:pStyle w:val="ListParagraph"/>
              <w:ind w:left="0"/>
              <w:rPr>
                <w:rFonts w:ascii="Times New Roman" w:hAnsi="Times New Roman" w:cs="Times New Roman"/>
                <w:sz w:val="28"/>
                <w:szCs w:val="28"/>
              </w:rPr>
            </w:pPr>
          </w:p>
        </w:tc>
        <w:tc>
          <w:tcPr>
            <w:tcW w:w="1981" w:type="dxa"/>
            <w:vMerge/>
          </w:tcPr>
          <w:p w:rsidR="00C11D55" w:rsidRPr="005F0E63" w:rsidRDefault="00C11D55" w:rsidP="00FE5675">
            <w:pPr>
              <w:pStyle w:val="ListParagraph"/>
              <w:ind w:left="0"/>
              <w:rPr>
                <w:rFonts w:ascii="Times New Roman" w:hAnsi="Times New Roman" w:cs="Times New Roman"/>
                <w:sz w:val="28"/>
                <w:szCs w:val="28"/>
              </w:rPr>
            </w:pP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C11D55" w:rsidRPr="005F0E63" w:rsidTr="00FE5675">
        <w:tc>
          <w:tcPr>
            <w:tcW w:w="89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Chủ nhà trọ</w:t>
            </w:r>
          </w:p>
        </w:tc>
        <w:tc>
          <w:tcPr>
            <w:tcW w:w="1438" w:type="dxa"/>
          </w:tcPr>
          <w:p w:rsidR="00C11D55" w:rsidRPr="005F0E63" w:rsidRDefault="00C11D55" w:rsidP="00FE5675">
            <w:pPr>
              <w:pStyle w:val="ListParagraph"/>
              <w:ind w:left="0"/>
              <w:rPr>
                <w:rFonts w:ascii="Times New Roman" w:hAnsi="Times New Roman" w:cs="Times New Roman"/>
                <w:sz w:val="28"/>
                <w:szCs w:val="28"/>
              </w:rPr>
            </w:pPr>
          </w:p>
        </w:tc>
        <w:tc>
          <w:tcPr>
            <w:tcW w:w="1438" w:type="dxa"/>
          </w:tcPr>
          <w:p w:rsidR="00C11D55" w:rsidRPr="005F0E63" w:rsidRDefault="00C11D55" w:rsidP="00FE5675">
            <w:pPr>
              <w:pStyle w:val="ListParagraph"/>
              <w:ind w:left="0"/>
              <w:rPr>
                <w:rFonts w:ascii="Times New Roman" w:hAnsi="Times New Roman" w:cs="Times New Roman"/>
                <w:sz w:val="28"/>
                <w:szCs w:val="28"/>
              </w:rPr>
            </w:pPr>
          </w:p>
        </w:tc>
        <w:tc>
          <w:tcPr>
            <w:tcW w:w="1439" w:type="dxa"/>
          </w:tcPr>
          <w:p w:rsidR="00C11D55" w:rsidRPr="005F0E63" w:rsidRDefault="00C11D55" w:rsidP="00FE5675">
            <w:pPr>
              <w:pStyle w:val="ListParagraph"/>
              <w:ind w:left="0"/>
              <w:rPr>
                <w:rFonts w:ascii="Times New Roman" w:hAnsi="Times New Roman" w:cs="Times New Roman"/>
                <w:sz w:val="28"/>
                <w:szCs w:val="28"/>
              </w:rPr>
            </w:pP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C11D55" w:rsidRPr="005F0E63" w:rsidTr="00FE5675">
        <w:tc>
          <w:tcPr>
            <w:tcW w:w="89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98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Nhà trọ</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cho thấy các hoạt động quản lý danh sách nhà trọ của quản trị.</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2336" behindDoc="0" locked="0" layoutInCell="1" allowOverlap="1" wp14:anchorId="7D672DF0" wp14:editId="7A5A5B67">
            <wp:simplePos x="0" y="0"/>
            <wp:positionH relativeFrom="column">
              <wp:posOffset>-169186</wp:posOffset>
            </wp:positionH>
            <wp:positionV relativeFrom="paragraph">
              <wp:posOffset>244475</wp:posOffset>
            </wp:positionV>
            <wp:extent cx="6022975"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6">
                      <a:extLst>
                        <a:ext uri="{28A0092B-C50C-407E-A947-70E740481C1C}">
                          <a14:useLocalDpi xmlns:a14="http://schemas.microsoft.com/office/drawing/2010/main" val="0"/>
                        </a:ext>
                      </a:extLst>
                    </a:blip>
                    <a:stretch>
                      <a:fillRect/>
                    </a:stretch>
                  </pic:blipFill>
                  <pic:spPr>
                    <a:xfrm>
                      <a:off x="0" y="0"/>
                      <a:ext cx="6022975" cy="5303520"/>
                    </a:xfrm>
                    <a:prstGeom prst="rect">
                      <a:avLst/>
                    </a:prstGeom>
                  </pic:spPr>
                </pic:pic>
              </a:graphicData>
            </a:graphic>
            <wp14:sizeRelH relativeFrom="margin">
              <wp14:pctWidth>0</wp14:pctWidth>
            </wp14:sizeRelH>
            <wp14:sizeRelV relativeFrom="margin">
              <wp14:pctHeight>0</wp14:pctHeight>
            </wp14:sizeRelV>
          </wp:anchor>
        </w:drawing>
      </w:r>
    </w:p>
    <w:p w:rsidR="00C11D55" w:rsidRPr="005F0E63" w:rsidRDefault="00C11D55" w:rsidP="00890005">
      <w:pPr>
        <w:pStyle w:val="ListParagraph"/>
        <w:outlineLvl w:val="1"/>
        <w:rPr>
          <w:ins w:id="6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65"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5"/>
      <w:r w:rsidR="006A57A6" w:rsidRPr="005F0E63">
        <w:rPr>
          <w:rFonts w:ascii="Times New Roman" w:hAnsi="Times New Roman" w:cs="Times New Roman"/>
          <w:b/>
          <w:sz w:val="28"/>
          <w:szCs w:val="28"/>
        </w:rPr>
        <w:t>quản lý người dùng</w:t>
      </w:r>
    </w:p>
    <w:p w:rsidR="007F740A" w:rsidRPr="007B48C3" w:rsidRDefault="007F740A" w:rsidP="008A13D7">
      <w:pPr>
        <w:pStyle w:val="ListParagraph"/>
        <w:outlineLvl w:val="1"/>
        <w:rPr>
          <w:ins w:id="66" w:author="theirs" w:date="2014-09-10T22:51:00Z"/>
          <w:rFonts w:ascii="Times New Roman" w:hAnsi="Times New Roman" w:cs="Times New Roman"/>
          <w:b/>
          <w:sz w:val="28"/>
          <w:szCs w:val="28"/>
        </w:rPr>
      </w:pPr>
    </w:p>
    <w:p w:rsidR="008A13D7" w:rsidRPr="007B48C3" w:rsidRDefault="00671085" w:rsidP="008A13D7">
      <w:pPr>
        <w:pStyle w:val="ListParagraph"/>
        <w:outlineLvl w:val="1"/>
        <w:rPr>
          <w:ins w:id="67" w:author="theirs" w:date="2014-09-10T22:51:00Z"/>
          <w:rFonts w:ascii="Times New Roman" w:hAnsi="Times New Roman" w:cs="Times New Roman"/>
          <w:b/>
          <w:sz w:val="28"/>
          <w:szCs w:val="28"/>
        </w:rPr>
      </w:pPr>
      <w:bookmarkStart w:id="68"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8"/>
    </w:p>
    <w:p w:rsidR="00ED67D6" w:rsidRPr="007B48C3" w:rsidRDefault="00671085" w:rsidP="00890005">
      <w:pPr>
        <w:pStyle w:val="ListParagraph"/>
        <w:outlineLvl w:val="1"/>
        <w:rPr>
          <w:ins w:id="69" w:author="ChiTam" w:date="2014-09-10T22:51:00Z"/>
          <w:rFonts w:ascii="Times New Roman" w:hAnsi="Times New Roman" w:cs="Times New Roman"/>
          <w:b/>
          <w:sz w:val="28"/>
          <w:szCs w:val="28"/>
        </w:rPr>
      </w:pPr>
      <w:bookmarkStart w:id="70"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70"/>
      <w:r w:rsidR="004D5AAE" w:rsidRPr="005F0E63">
        <w:rPr>
          <w:rFonts w:ascii="Times New Roman" w:hAnsi="Times New Roman" w:cs="Times New Roman"/>
          <w:b/>
          <w:sz w:val="28"/>
          <w:szCs w:val="28"/>
        </w:rPr>
        <w:t>quản lý bình luận</w:t>
      </w:r>
      <w:r w:rsidR="00F72F1D" w:rsidRPr="007B48C3">
        <w:rPr>
          <w:rFonts w:ascii="Times New Roman" w:hAnsi="Times New Roman" w:cs="Times New Roman"/>
          <w:b/>
          <w:sz w:val="28"/>
          <w:szCs w:val="28"/>
        </w:rPr>
        <w:t xml:space="preserve"> </w:t>
      </w:r>
    </w:p>
    <w:p w:rsidR="00671085" w:rsidRPr="005F0E63" w:rsidRDefault="00241EA4">
      <w:pPr>
        <w:pStyle w:val="ListParagraph"/>
        <w:outlineLvl w:val="1"/>
        <w:rPr>
          <w:rFonts w:ascii="Times New Roman" w:hAnsi="Times New Roman" w:cs="Times New Roman"/>
          <w:b/>
          <w:sz w:val="28"/>
          <w:szCs w:val="28"/>
        </w:rPr>
        <w:pPrChange w:id="71" w:author="theirs" w:date="2014-09-10T22:51:00Z">
          <w:pPr>
            <w:pStyle w:val="ListParagraph"/>
          </w:pPr>
        </w:pPrChange>
      </w:pPr>
      <w:bookmarkStart w:id="72"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2"/>
      <w:r w:rsidR="00890005" w:rsidRPr="005F0E63">
        <w:rPr>
          <w:rFonts w:ascii="Times New Roman" w:hAnsi="Times New Roman" w:cs="Times New Roman"/>
          <w:b/>
          <w:sz w:val="28"/>
          <w:szCs w:val="28"/>
        </w:rPr>
        <w:t>đăng tin</w:t>
      </w:r>
    </w:p>
    <w:p w:rsidR="006C4228" w:rsidRPr="005F0E63" w:rsidRDefault="00241EA4"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p>
    <w:p w:rsidR="00D87B69" w:rsidRPr="007B48C3" w:rsidRDefault="005E3B29"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thông tin cá nhân và lưu vào hệ thống.</w:t>
      </w:r>
    </w:p>
    <w:p w:rsidR="00E26208" w:rsidRPr="005F0E63" w:rsidRDefault="00E26208" w:rsidP="00E26208">
      <w:pPr>
        <w:rPr>
          <w:rFonts w:ascii="Times New Roman" w:hAnsi="Times New Roman" w:cs="Times New Roman"/>
          <w:sz w:val="28"/>
          <w:szCs w:val="28"/>
        </w:rPr>
      </w:pP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lastRenderedPageBreak/>
        <w:t>Giao diện:</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77716AFC" wp14:editId="55224D64">
            <wp:extent cx="5011420" cy="2861945"/>
            <wp:effectExtent l="0" t="0" r="0" b="0"/>
            <wp:docPr id="24" name="Picture 24" descr="C:\Users\Windows\AppData\Local\Microsoft\Windows\INetCache\Content.Word\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AppData\Local\Microsoft\Windows\INetCache\Content.Word\thongt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1420" cy="2861945"/>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E26208" w:rsidRPr="005F0E63" w:rsidTr="00D85AD0">
        <w:tc>
          <w:tcPr>
            <w:tcW w:w="3776"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Tên người dùng đã đăng nhập vào hệ thống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Ngày người dùng tạo tài khoản</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6</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1FFFDB4F" wp14:editId="358D2158">
            <wp:extent cx="5943600" cy="3642516"/>
            <wp:effectExtent l="0" t="0" r="0" b="0"/>
            <wp:docPr id="23" name="Picture 2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thongtincanhn_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42516"/>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1544"/>
            <w:gridCol w:w="2194"/>
            <w:gridCol w:w="1446"/>
            <w:gridCol w:w="8"/>
            <w:gridCol w:w="1253"/>
            <w:gridCol w:w="7"/>
            <w:gridCol w:w="3448"/>
          </w:tblGrid>
        </w:tblGridChange>
      </w:tblGrid>
      <w:tr w:rsidR="00E26208" w:rsidRPr="005F0E63" w:rsidTr="003E7DC6">
        <w:trPr>
          <w:ins w:id="74" w:author="mine" w:date="2014-09-10T22:51:00Z"/>
        </w:trPr>
        <w:tc>
          <w:tcPr>
            <w:tcW w:w="1544" w:type="dxa"/>
            <w:shd w:val="clear" w:color="auto" w:fill="9CC2E5" w:themeFill="accent1" w:themeFillTint="99"/>
          </w:tcPr>
          <w:p w:rsidR="00E26208" w:rsidRPr="005F0E63" w:rsidRDefault="00E26208" w:rsidP="00D85AD0">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E26208" w:rsidRPr="005F0E63" w:rsidRDefault="00E26208" w:rsidP="00D85AD0">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E26208" w:rsidRPr="005F0E63" w:rsidRDefault="00E26208" w:rsidP="00D85AD0">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E26208" w:rsidRPr="005F0E63" w:rsidRDefault="00E26208" w:rsidP="00D85AD0">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E26208" w:rsidRPr="005F0E63" w:rsidTr="003E7DC6">
        <w:tblPrEx>
          <w:tblW w:w="9900" w:type="dxa"/>
          <w:tblInd w:w="265" w:type="dxa"/>
          <w:tblPrExChange w:id="83" w:author="mine" w:date="2014-09-10T22:51:00Z">
            <w:tblPrEx>
              <w:tblW w:w="9900" w:type="dxa"/>
              <w:tblInd w:w="265" w:type="dxa"/>
            </w:tblPrEx>
          </w:tblPrExChange>
        </w:tblPrEx>
        <w:tc>
          <w:tcPr>
            <w:tcW w:w="1544" w:type="dxa"/>
            <w:tcPrChange w:id="8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E26208" w:rsidRPr="005F0E63" w:rsidTr="003E7DC6">
        <w:tblPrEx>
          <w:tblW w:w="9900" w:type="dxa"/>
          <w:tblInd w:w="265" w:type="dxa"/>
          <w:tblPrExChange w:id="88" w:author="mine" w:date="2014-09-10T22:51:00Z">
            <w:tblPrEx>
              <w:tblW w:w="9900" w:type="dxa"/>
              <w:tblInd w:w="265" w:type="dxa"/>
            </w:tblPrEx>
          </w:tblPrExChange>
        </w:tblPrEx>
        <w:tc>
          <w:tcPr>
            <w:tcW w:w="1544" w:type="dxa"/>
            <w:tcPrChange w:id="8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9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E26208" w:rsidRPr="005F0E63" w:rsidTr="003E7DC6">
        <w:tblPrEx>
          <w:tblW w:w="9900" w:type="dxa"/>
          <w:tblInd w:w="265" w:type="dxa"/>
          <w:tblPrExChange w:id="93" w:author="mine" w:date="2014-09-10T22:51:00Z">
            <w:tblPrEx>
              <w:tblW w:w="9900" w:type="dxa"/>
              <w:tblInd w:w="265" w:type="dxa"/>
            </w:tblPrEx>
          </w:tblPrExChange>
        </w:tblPrEx>
        <w:tc>
          <w:tcPr>
            <w:tcW w:w="1544" w:type="dxa"/>
            <w:tcPrChange w:id="9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9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E26208" w:rsidRPr="005F0E63" w:rsidTr="003E7DC6">
        <w:tblPrEx>
          <w:tblW w:w="9900" w:type="dxa"/>
          <w:tblInd w:w="265" w:type="dxa"/>
          <w:tblPrExChange w:id="98" w:author="mine" w:date="2014-09-10T22:51:00Z">
            <w:tblPrEx>
              <w:tblW w:w="9900" w:type="dxa"/>
              <w:tblInd w:w="265" w:type="dxa"/>
            </w:tblPrEx>
          </w:tblPrExChange>
        </w:tblPrEx>
        <w:tc>
          <w:tcPr>
            <w:tcW w:w="1544" w:type="dxa"/>
            <w:tcPrChange w:id="9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E26208" w:rsidRPr="005F0E63" w:rsidTr="003E7DC6">
        <w:tblPrEx>
          <w:tblW w:w="9900" w:type="dxa"/>
          <w:tblInd w:w="265" w:type="dxa"/>
          <w:tblPrExChange w:id="103" w:author="mine" w:date="2014-09-10T22:51:00Z">
            <w:tblPrEx>
              <w:tblW w:w="9900" w:type="dxa"/>
              <w:tblInd w:w="265" w:type="dxa"/>
            </w:tblPrEx>
          </w:tblPrExChange>
        </w:tblPrEx>
        <w:tc>
          <w:tcPr>
            <w:tcW w:w="1544" w:type="dxa"/>
            <w:tcPrChange w:id="10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0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0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E26208" w:rsidRPr="005F0E63" w:rsidTr="003E7DC6">
        <w:tblPrEx>
          <w:tblW w:w="9900" w:type="dxa"/>
          <w:tblInd w:w="265" w:type="dxa"/>
          <w:tblPrExChange w:id="108" w:author="mine" w:date="2014-09-10T22:51:00Z">
            <w:tblPrEx>
              <w:tblW w:w="9900" w:type="dxa"/>
              <w:tblInd w:w="265" w:type="dxa"/>
            </w:tblPrEx>
          </w:tblPrExChange>
        </w:tblPrEx>
        <w:tc>
          <w:tcPr>
            <w:tcW w:w="1544" w:type="dxa"/>
            <w:tcPrChange w:id="10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6</w:t>
            </w:r>
          </w:p>
        </w:tc>
        <w:tc>
          <w:tcPr>
            <w:tcW w:w="3648" w:type="dxa"/>
            <w:tcPrChange w:id="11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1260" w:type="dxa"/>
            <w:tcPrChange w:id="11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giới tính của mình</w:t>
            </w:r>
          </w:p>
        </w:tc>
      </w:tr>
      <w:tr w:rsidR="00E26208" w:rsidRPr="005F0E63" w:rsidTr="003E7DC6">
        <w:tblPrEx>
          <w:tblW w:w="9900" w:type="dxa"/>
          <w:tblInd w:w="265" w:type="dxa"/>
          <w:tblPrExChange w:id="113" w:author="mine" w:date="2014-09-10T22:51:00Z">
            <w:tblPrEx>
              <w:tblW w:w="9900" w:type="dxa"/>
              <w:tblInd w:w="265" w:type="dxa"/>
            </w:tblPrEx>
          </w:tblPrExChange>
        </w:tblPrEx>
        <w:tc>
          <w:tcPr>
            <w:tcW w:w="1544" w:type="dxa"/>
            <w:tcPrChange w:id="11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7</w:t>
            </w:r>
          </w:p>
        </w:tc>
        <w:tc>
          <w:tcPr>
            <w:tcW w:w="3648" w:type="dxa"/>
            <w:tcPrChange w:id="11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1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8</w:t>
            </w:r>
          </w:p>
        </w:tc>
        <w:tc>
          <w:tcPr>
            <w:tcW w:w="36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Textbox</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Số chứng minh nhân dân của người dùng</w:t>
            </w:r>
          </w:p>
        </w:tc>
      </w:tr>
      <w:tr w:rsidR="00E26208" w:rsidRPr="005F0E63" w:rsidTr="003E7DC6">
        <w:tblPrEx>
          <w:tblW w:w="9900" w:type="dxa"/>
          <w:tblInd w:w="265" w:type="dxa"/>
          <w:tblPrExChange w:id="118" w:author="mine" w:date="2014-09-10T22:51:00Z">
            <w:tblPrEx>
              <w:tblW w:w="9900" w:type="dxa"/>
              <w:tblInd w:w="265" w:type="dxa"/>
            </w:tblPrEx>
          </w:tblPrExChange>
        </w:tblPrEx>
        <w:tc>
          <w:tcPr>
            <w:tcW w:w="1544" w:type="dxa"/>
            <w:tcPrChange w:id="11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lastRenderedPageBreak/>
              <w:t>9</w:t>
            </w:r>
          </w:p>
        </w:tc>
        <w:tc>
          <w:tcPr>
            <w:tcW w:w="3648" w:type="dxa"/>
            <w:tcPrChange w:id="12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2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E26208" w:rsidRPr="005F0E63" w:rsidTr="003E7DC6">
        <w:tblPrEx>
          <w:tblW w:w="9900" w:type="dxa"/>
          <w:tblInd w:w="265" w:type="dxa"/>
          <w:tblPrExChange w:id="123" w:author="mine" w:date="2014-09-10T22:51:00Z">
            <w:tblPrEx>
              <w:tblW w:w="9900" w:type="dxa"/>
              <w:tblInd w:w="265" w:type="dxa"/>
            </w:tblPrEx>
          </w:tblPrExChange>
        </w:tblPrEx>
        <w:tc>
          <w:tcPr>
            <w:tcW w:w="1544" w:type="dxa"/>
            <w:tcPrChange w:id="12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10</w:t>
            </w:r>
          </w:p>
        </w:tc>
        <w:tc>
          <w:tcPr>
            <w:tcW w:w="3648" w:type="dxa"/>
            <w:tcPrChange w:id="12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2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2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11</w:t>
            </w:r>
          </w:p>
        </w:tc>
        <w:tc>
          <w:tcPr>
            <w:tcW w:w="364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Người dùng chọn để về hình ảnh mặc định</w:t>
            </w:r>
          </w:p>
        </w:tc>
      </w:tr>
      <w:tr w:rsidR="00E26208" w:rsidRPr="005F0E63" w:rsidTr="003E7DC6">
        <w:tblPrEx>
          <w:tblW w:w="9900" w:type="dxa"/>
          <w:tblInd w:w="265" w:type="dxa"/>
          <w:tblPrExChange w:id="128" w:author="mine" w:date="2014-09-10T22:51:00Z">
            <w:tblPrEx>
              <w:tblW w:w="9900" w:type="dxa"/>
              <w:tblInd w:w="265" w:type="dxa"/>
            </w:tblPrEx>
          </w:tblPrExChange>
        </w:tblPrEx>
        <w:tc>
          <w:tcPr>
            <w:tcW w:w="1544" w:type="dxa"/>
            <w:vAlign w:val="center"/>
            <w:tcPrChange w:id="129" w:author="mine" w:date="2014-09-10T22:51:00Z">
              <w:tcPr>
                <w:tcW w:w="3980" w:type="dxa"/>
                <w:gridSpan w:val="2"/>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12</w:t>
            </w:r>
          </w:p>
        </w:tc>
        <w:tc>
          <w:tcPr>
            <w:tcW w:w="3648" w:type="dxa"/>
            <w:tcPrChange w:id="13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E26208" w:rsidRPr="005F0E63" w:rsidTr="003E7DC6">
        <w:tblPrEx>
          <w:tblW w:w="9900" w:type="dxa"/>
          <w:tblInd w:w="265" w:type="dxa"/>
          <w:tblPrExChange w:id="133" w:author="mine" w:date="2014-09-10T22:51:00Z">
            <w:tblPrEx>
              <w:tblW w:w="9900" w:type="dxa"/>
              <w:tblInd w:w="265" w:type="dxa"/>
            </w:tblPrEx>
          </w:tblPrExChange>
        </w:tblPrEx>
        <w:tc>
          <w:tcPr>
            <w:tcW w:w="1544" w:type="dxa"/>
            <w:vAlign w:val="center"/>
            <w:tcPrChange w:id="134" w:author="mine" w:date="2014-09-10T22:51:00Z">
              <w:tcPr>
                <w:tcW w:w="3980" w:type="dxa"/>
                <w:gridSpan w:val="2"/>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13</w:t>
            </w:r>
          </w:p>
        </w:tc>
        <w:tc>
          <w:tcPr>
            <w:tcW w:w="3648" w:type="dxa"/>
            <w:tcPrChange w:id="13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E26208" w:rsidRPr="005F0E63" w:rsidRDefault="00E26208" w:rsidP="00E26208">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26208" w:rsidRPr="005F0E63" w:rsidTr="00D85AD0">
        <w:tc>
          <w:tcPr>
            <w:tcW w:w="895"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E26208" w:rsidRPr="005F0E63" w:rsidTr="00D85AD0">
        <w:tc>
          <w:tcPr>
            <w:tcW w:w="895" w:type="dxa"/>
            <w:vMerge/>
          </w:tcPr>
          <w:p w:rsidR="00E26208" w:rsidRPr="005F0E63" w:rsidRDefault="00E26208" w:rsidP="00D85AD0">
            <w:pPr>
              <w:pStyle w:val="ListParagraph"/>
              <w:ind w:left="0"/>
              <w:rPr>
                <w:rFonts w:ascii="Times New Roman" w:hAnsi="Times New Roman" w:cs="Times New Roman"/>
                <w:sz w:val="28"/>
                <w:szCs w:val="28"/>
              </w:rPr>
            </w:pPr>
          </w:p>
        </w:tc>
        <w:tc>
          <w:tcPr>
            <w:tcW w:w="1981" w:type="dxa"/>
            <w:vMerge/>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E26208" w:rsidRPr="005F0E63" w:rsidTr="00D85AD0">
        <w:tc>
          <w:tcPr>
            <w:tcW w:w="895"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E26208" w:rsidRPr="005F0E63" w:rsidRDefault="00E26208" w:rsidP="00D85AD0">
            <w:pPr>
              <w:pStyle w:val="ListParagraph"/>
              <w:ind w:left="0"/>
              <w:rPr>
                <w:rFonts w:ascii="Times New Roman" w:hAnsi="Times New Roman" w:cs="Times New Roman"/>
                <w:sz w:val="28"/>
                <w:szCs w:val="28"/>
              </w:rPr>
            </w:pP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0244F6ED" wp14:editId="2AC1A04A">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39">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E26208" w:rsidRPr="005F0E63" w:rsidRDefault="00E26208" w:rsidP="006C4228">
      <w:pPr>
        <w:pStyle w:val="ListParagraph"/>
        <w:outlineLvl w:val="1"/>
        <w:rPr>
          <w:rFonts w:ascii="Times New Roman" w:hAnsi="Times New Roman" w:cs="Times New Roman"/>
          <w:b/>
          <w:sz w:val="28"/>
          <w:szCs w:val="28"/>
          <w:lang w:val="en-US"/>
        </w:rPr>
      </w:pPr>
    </w:p>
    <w:p w:rsidR="00F118F8" w:rsidRPr="005F0E63" w:rsidRDefault="00F118F8" w:rsidP="00671085">
      <w:pPr>
        <w:pStyle w:val="ListParagraph"/>
        <w:rPr>
          <w:rFonts w:ascii="Times New Roman" w:hAnsi="Times New Roman" w:cs="Times New Roman"/>
          <w:b/>
          <w:sz w:val="28"/>
          <w:szCs w:val="28"/>
        </w:rPr>
      </w:pPr>
    </w:p>
    <w:p w:rsidR="004629DE" w:rsidRPr="005F0E63" w:rsidRDefault="004629DE" w:rsidP="00473199">
      <w:pPr>
        <w:pStyle w:val="ListParagraph"/>
        <w:rPr>
          <w:rFonts w:ascii="Times New Roman" w:hAnsi="Times New Roman" w:cs="Times New Roman"/>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38" w:author="theirs" w:date="2014-09-10T22:51:00Z">
          <w:pPr>
            <w:pStyle w:val="ListParagraph"/>
            <w:numPr>
              <w:numId w:val="1"/>
            </w:numPr>
            <w:ind w:hanging="360"/>
          </w:pPr>
        </w:pPrChange>
      </w:pPr>
      <w:bookmarkStart w:id="139" w:name="_Toc398323458"/>
      <w:r w:rsidRPr="005F0E63">
        <w:rPr>
          <w:rFonts w:ascii="Times New Roman" w:hAnsi="Times New Roman" w:cs="Times New Roman"/>
          <w:b/>
          <w:sz w:val="28"/>
          <w:szCs w:val="28"/>
        </w:rPr>
        <w:t>Bảng tham khảo tới các yêu cầu</w:t>
      </w:r>
      <w:bookmarkEnd w:id="139"/>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7B48C3" w:rsidRDefault="00F33807" w:rsidP="00DF1683">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0" w:author="theirs" w:date="2014-09-10T22:51:00Z">
          <w:pPr>
            <w:pStyle w:val="ListParagraph"/>
            <w:numPr>
              <w:numId w:val="1"/>
            </w:numPr>
            <w:ind w:hanging="360"/>
          </w:pPr>
        </w:pPrChange>
      </w:pPr>
      <w:bookmarkStart w:id="141" w:name="_Toc398323459"/>
      <w:r w:rsidRPr="005F0E63">
        <w:rPr>
          <w:rFonts w:ascii="Times New Roman" w:hAnsi="Times New Roman" w:cs="Times New Roman"/>
          <w:b/>
          <w:sz w:val="28"/>
          <w:szCs w:val="28"/>
        </w:rPr>
        <w:t>Các phụ lục</w:t>
      </w:r>
      <w:bookmarkEnd w:id="141"/>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1"/>
  </w:num>
  <w:num w:numId="3">
    <w:abstractNumId w:val="13"/>
  </w:num>
  <w:num w:numId="4">
    <w:abstractNumId w:val="4"/>
  </w:num>
  <w:num w:numId="5">
    <w:abstractNumId w:val="0"/>
  </w:num>
  <w:num w:numId="6">
    <w:abstractNumId w:val="9"/>
  </w:num>
  <w:num w:numId="7">
    <w:abstractNumId w:val="11"/>
  </w:num>
  <w:num w:numId="8">
    <w:abstractNumId w:val="8"/>
  </w:num>
  <w:num w:numId="9">
    <w:abstractNumId w:val="5"/>
  </w:num>
  <w:num w:numId="10">
    <w:abstractNumId w:val="5"/>
  </w:num>
  <w:num w:numId="11">
    <w:abstractNumId w:val="7"/>
  </w:num>
  <w:num w:numId="12">
    <w:abstractNumId w:val="7"/>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
  </w:num>
  <w:num w:numId="16">
    <w:abstractNumId w:val="3"/>
  </w:num>
  <w:num w:numId="17">
    <w:abstractNumId w:val="1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82703"/>
    <w:rsid w:val="0009676F"/>
    <w:rsid w:val="000A3793"/>
    <w:rsid w:val="000B14F6"/>
    <w:rsid w:val="000B21B6"/>
    <w:rsid w:val="000B6A8A"/>
    <w:rsid w:val="000D6394"/>
    <w:rsid w:val="000F14F4"/>
    <w:rsid w:val="000F2D85"/>
    <w:rsid w:val="000F551F"/>
    <w:rsid w:val="00110D1B"/>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7CB0"/>
    <w:rsid w:val="00252A54"/>
    <w:rsid w:val="00274150"/>
    <w:rsid w:val="002A47B8"/>
    <w:rsid w:val="002B4F30"/>
    <w:rsid w:val="0030123A"/>
    <w:rsid w:val="00301CE4"/>
    <w:rsid w:val="0030459B"/>
    <w:rsid w:val="003163F1"/>
    <w:rsid w:val="00351901"/>
    <w:rsid w:val="00354963"/>
    <w:rsid w:val="00357B04"/>
    <w:rsid w:val="0038569A"/>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D031E"/>
    <w:rsid w:val="004D560C"/>
    <w:rsid w:val="004D5AAE"/>
    <w:rsid w:val="004F14C6"/>
    <w:rsid w:val="004F655B"/>
    <w:rsid w:val="00503798"/>
    <w:rsid w:val="0050610C"/>
    <w:rsid w:val="00512AAC"/>
    <w:rsid w:val="00555CB3"/>
    <w:rsid w:val="00567BF2"/>
    <w:rsid w:val="005754EF"/>
    <w:rsid w:val="005B1C36"/>
    <w:rsid w:val="005B4C14"/>
    <w:rsid w:val="005B4D7B"/>
    <w:rsid w:val="005E3B29"/>
    <w:rsid w:val="005E3C4A"/>
    <w:rsid w:val="005F0E63"/>
    <w:rsid w:val="005F67CD"/>
    <w:rsid w:val="005F6A5B"/>
    <w:rsid w:val="00670714"/>
    <w:rsid w:val="00671085"/>
    <w:rsid w:val="00673D9F"/>
    <w:rsid w:val="0067408C"/>
    <w:rsid w:val="00687735"/>
    <w:rsid w:val="006954D7"/>
    <w:rsid w:val="006A57A6"/>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4231A"/>
    <w:rsid w:val="00951538"/>
    <w:rsid w:val="00951590"/>
    <w:rsid w:val="009769B6"/>
    <w:rsid w:val="00980D9D"/>
    <w:rsid w:val="00990D6E"/>
    <w:rsid w:val="009A7E54"/>
    <w:rsid w:val="00A01793"/>
    <w:rsid w:val="00A07E3F"/>
    <w:rsid w:val="00A07F19"/>
    <w:rsid w:val="00A21A5E"/>
    <w:rsid w:val="00A2789F"/>
    <w:rsid w:val="00A3623C"/>
    <w:rsid w:val="00A4079A"/>
    <w:rsid w:val="00A61C16"/>
    <w:rsid w:val="00A64D7E"/>
    <w:rsid w:val="00A75C04"/>
    <w:rsid w:val="00A76FFA"/>
    <w:rsid w:val="00AC30F5"/>
    <w:rsid w:val="00AE2FC7"/>
    <w:rsid w:val="00AF031C"/>
    <w:rsid w:val="00AF1030"/>
    <w:rsid w:val="00B22B51"/>
    <w:rsid w:val="00B30106"/>
    <w:rsid w:val="00B402FF"/>
    <w:rsid w:val="00B958A8"/>
    <w:rsid w:val="00BA3269"/>
    <w:rsid w:val="00BA56BA"/>
    <w:rsid w:val="00BB0225"/>
    <w:rsid w:val="00BB1AFA"/>
    <w:rsid w:val="00BB5D62"/>
    <w:rsid w:val="00BE415B"/>
    <w:rsid w:val="00C040AB"/>
    <w:rsid w:val="00C07D36"/>
    <w:rsid w:val="00C11D55"/>
    <w:rsid w:val="00C131DF"/>
    <w:rsid w:val="00C22E3D"/>
    <w:rsid w:val="00C345F1"/>
    <w:rsid w:val="00C41B73"/>
    <w:rsid w:val="00C64397"/>
    <w:rsid w:val="00CA5236"/>
    <w:rsid w:val="00CB694F"/>
    <w:rsid w:val="00CC2BC5"/>
    <w:rsid w:val="00CF0C48"/>
    <w:rsid w:val="00CF18F4"/>
    <w:rsid w:val="00D078E7"/>
    <w:rsid w:val="00D126EE"/>
    <w:rsid w:val="00D22E56"/>
    <w:rsid w:val="00D27215"/>
    <w:rsid w:val="00D276D1"/>
    <w:rsid w:val="00D41872"/>
    <w:rsid w:val="00D61DE0"/>
    <w:rsid w:val="00D85E61"/>
    <w:rsid w:val="00D87B69"/>
    <w:rsid w:val="00DC3C52"/>
    <w:rsid w:val="00DC67DB"/>
    <w:rsid w:val="00DC72CF"/>
    <w:rsid w:val="00DE3177"/>
    <w:rsid w:val="00DE49A6"/>
    <w:rsid w:val="00DE7B31"/>
    <w:rsid w:val="00DF1683"/>
    <w:rsid w:val="00E002CD"/>
    <w:rsid w:val="00E06442"/>
    <w:rsid w:val="00E101A6"/>
    <w:rsid w:val="00E16D31"/>
    <w:rsid w:val="00E215DF"/>
    <w:rsid w:val="00E26208"/>
    <w:rsid w:val="00E361A8"/>
    <w:rsid w:val="00E43A31"/>
    <w:rsid w:val="00E7233C"/>
    <w:rsid w:val="00E8195C"/>
    <w:rsid w:val="00E87B89"/>
    <w:rsid w:val="00E90B17"/>
    <w:rsid w:val="00EA4864"/>
    <w:rsid w:val="00EA762D"/>
    <w:rsid w:val="00ED3675"/>
    <w:rsid w:val="00ED67D6"/>
    <w:rsid w:val="00F118F8"/>
    <w:rsid w:val="00F1470A"/>
    <w:rsid w:val="00F15446"/>
    <w:rsid w:val="00F33807"/>
    <w:rsid w:val="00F409FA"/>
    <w:rsid w:val="00F47027"/>
    <w:rsid w:val="00F50F0C"/>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CD8C1-4664-4D40-9CD2-7678731E1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04403-501D-44DC-8CCD-FA17614B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37</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ChiTam</cp:lastModifiedBy>
  <cp:revision>164</cp:revision>
  <dcterms:created xsi:type="dcterms:W3CDTF">2014-09-05T06:26:00Z</dcterms:created>
  <dcterms:modified xsi:type="dcterms:W3CDTF">2014-09-25T14:16:00Z</dcterms:modified>
</cp:coreProperties>
</file>