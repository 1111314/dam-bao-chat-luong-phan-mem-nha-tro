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60C" w:rsidRPr="005F0E63" w:rsidRDefault="0043082A"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rsidRPr="0043082A">
            <w:fldChar w:fldCharType="begin"/>
          </w:r>
          <w:r w:rsidR="00183647">
            <w:instrText xml:space="preserve"> TOC \o "1-3" \h \z \u </w:instrText>
          </w:r>
          <w:r w:rsidRPr="0043082A">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914C59">
              <w:rPr>
                <w:noProof/>
                <w:webHidden/>
              </w:rPr>
              <w:t>4</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Pr>
                <w:noProof/>
                <w:webHidden/>
              </w:rPr>
              <w:fldChar w:fldCharType="begin"/>
            </w:r>
            <w:r w:rsidR="00914C59">
              <w:rPr>
                <w:noProof/>
                <w:webHidden/>
              </w:rPr>
              <w:instrText xml:space="preserve"> PAGEREF _Toc399455824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Pr>
                <w:noProof/>
                <w:webHidden/>
              </w:rPr>
              <w:fldChar w:fldCharType="begin"/>
            </w:r>
            <w:r w:rsidR="00914C59">
              <w:rPr>
                <w:noProof/>
                <w:webHidden/>
              </w:rPr>
              <w:instrText xml:space="preserve"> PAGEREF _Toc399455825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Pr>
                <w:noProof/>
                <w:webHidden/>
              </w:rPr>
              <w:fldChar w:fldCharType="begin"/>
            </w:r>
            <w:r w:rsidR="00914C59">
              <w:rPr>
                <w:noProof/>
                <w:webHidden/>
              </w:rPr>
              <w:instrText xml:space="preserve"> PAGEREF _Toc399455826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Pr>
                <w:noProof/>
                <w:webHidden/>
              </w:rPr>
              <w:fldChar w:fldCharType="begin"/>
            </w:r>
            <w:r w:rsidR="00914C59">
              <w:rPr>
                <w:noProof/>
                <w:webHidden/>
              </w:rPr>
              <w:instrText xml:space="preserve"> PAGEREF _Toc399455827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Pr>
                <w:noProof/>
                <w:webHidden/>
              </w:rPr>
              <w:fldChar w:fldCharType="begin"/>
            </w:r>
            <w:r w:rsidR="00914C59">
              <w:rPr>
                <w:noProof/>
                <w:webHidden/>
              </w:rPr>
              <w:instrText xml:space="preserve"> PAGEREF _Toc399455828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Pr>
                <w:noProof/>
                <w:webHidden/>
              </w:rPr>
              <w:fldChar w:fldCharType="begin"/>
            </w:r>
            <w:r w:rsidR="00914C59">
              <w:rPr>
                <w:noProof/>
                <w:webHidden/>
              </w:rPr>
              <w:instrText xml:space="preserve"> PAGEREF _Toc399455829 \h </w:instrText>
            </w:r>
            <w:r>
              <w:rPr>
                <w:noProof/>
                <w:webHidden/>
              </w:rPr>
            </w:r>
            <w:r>
              <w:rPr>
                <w:noProof/>
                <w:webHidden/>
              </w:rPr>
              <w:fldChar w:fldCharType="separate"/>
            </w:r>
            <w:r w:rsidR="00914C59">
              <w:rPr>
                <w:noProof/>
                <w:webHidden/>
              </w:rPr>
              <w:t>7</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Pr>
                <w:noProof/>
                <w:webHidden/>
              </w:rPr>
              <w:fldChar w:fldCharType="begin"/>
            </w:r>
            <w:r w:rsidR="00914C59">
              <w:rPr>
                <w:noProof/>
                <w:webHidden/>
              </w:rPr>
              <w:instrText xml:space="preserve"> PAGEREF _Toc399455830 \h </w:instrText>
            </w:r>
            <w:r>
              <w:rPr>
                <w:noProof/>
                <w:webHidden/>
              </w:rPr>
            </w:r>
            <w:r>
              <w:rPr>
                <w:noProof/>
                <w:webHidden/>
              </w:rPr>
              <w:fldChar w:fldCharType="separate"/>
            </w:r>
            <w:r w:rsidR="00914C59">
              <w:rPr>
                <w:noProof/>
                <w:webHidden/>
              </w:rPr>
              <w:t>7</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Pr>
                <w:noProof/>
                <w:webHidden/>
              </w:rPr>
              <w:fldChar w:fldCharType="begin"/>
            </w:r>
            <w:r w:rsidR="00914C59">
              <w:rPr>
                <w:noProof/>
                <w:webHidden/>
              </w:rPr>
              <w:instrText xml:space="preserve"> PAGEREF _Toc399455831 \h </w:instrText>
            </w:r>
            <w:r>
              <w:rPr>
                <w:noProof/>
                <w:webHidden/>
              </w:rPr>
            </w:r>
            <w:r>
              <w:rPr>
                <w:noProof/>
                <w:webHidden/>
              </w:rPr>
              <w:fldChar w:fldCharType="separate"/>
            </w:r>
            <w:r w:rsidR="00914C59">
              <w:rPr>
                <w:noProof/>
                <w:webHidden/>
              </w:rPr>
              <w:t>8</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Pr>
                <w:noProof/>
                <w:webHidden/>
              </w:rPr>
              <w:fldChar w:fldCharType="begin"/>
            </w:r>
            <w:r w:rsidR="00914C59">
              <w:rPr>
                <w:noProof/>
                <w:webHidden/>
              </w:rPr>
              <w:instrText xml:space="preserve"> PAGEREF _Toc399455832 \h </w:instrText>
            </w:r>
            <w:r>
              <w:rPr>
                <w:noProof/>
                <w:webHidden/>
              </w:rPr>
            </w:r>
            <w:r>
              <w:rPr>
                <w:noProof/>
                <w:webHidden/>
              </w:rPr>
              <w:fldChar w:fldCharType="separate"/>
            </w:r>
            <w:r w:rsidR="00914C59">
              <w:rPr>
                <w:noProof/>
                <w:webHidden/>
              </w:rPr>
              <w:t>8</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Pr>
                <w:noProof/>
                <w:webHidden/>
              </w:rPr>
              <w:fldChar w:fldCharType="begin"/>
            </w:r>
            <w:r w:rsidR="00914C59">
              <w:rPr>
                <w:noProof/>
                <w:webHidden/>
              </w:rPr>
              <w:instrText xml:space="preserve"> PAGEREF _Toc399455833 \h </w:instrText>
            </w:r>
            <w:r>
              <w:rPr>
                <w:noProof/>
                <w:webHidden/>
              </w:rPr>
            </w:r>
            <w:r>
              <w:rPr>
                <w:noProof/>
                <w:webHidden/>
              </w:rPr>
              <w:fldChar w:fldCharType="separate"/>
            </w:r>
            <w:r w:rsidR="00914C59">
              <w:rPr>
                <w:noProof/>
                <w:webHidden/>
              </w:rPr>
              <w:t>11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Pr>
                <w:noProof/>
                <w:webHidden/>
              </w:rPr>
              <w:fldChar w:fldCharType="begin"/>
            </w:r>
            <w:r w:rsidR="00914C59">
              <w:rPr>
                <w:noProof/>
                <w:webHidden/>
              </w:rPr>
              <w:instrText xml:space="preserve"> PAGEREF _Toc399455834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Pr>
                <w:noProof/>
                <w:webHidden/>
              </w:rPr>
              <w:fldChar w:fldCharType="begin"/>
            </w:r>
            <w:r w:rsidR="00914C59">
              <w:rPr>
                <w:noProof/>
                <w:webHidden/>
              </w:rPr>
              <w:instrText xml:space="preserve"> PAGEREF _Toc399455835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Pr>
                <w:noProof/>
                <w:webHidden/>
              </w:rPr>
              <w:fldChar w:fldCharType="begin"/>
            </w:r>
            <w:r w:rsidR="00914C59">
              <w:rPr>
                <w:noProof/>
                <w:webHidden/>
              </w:rPr>
              <w:instrText xml:space="preserve"> PAGEREF _Toc399455836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Pr>
                <w:noProof/>
                <w:webHidden/>
              </w:rPr>
              <w:fldChar w:fldCharType="begin"/>
            </w:r>
            <w:r w:rsidR="00914C59">
              <w:rPr>
                <w:noProof/>
                <w:webHidden/>
              </w:rPr>
              <w:instrText xml:space="preserve"> PAGEREF _Toc399455837 \h </w:instrText>
            </w:r>
            <w:r>
              <w:rPr>
                <w:noProof/>
                <w:webHidden/>
              </w:rPr>
            </w:r>
            <w:r>
              <w:rPr>
                <w:noProof/>
                <w:webHidden/>
              </w:rPr>
              <w:fldChar w:fldCharType="separate"/>
            </w:r>
            <w:r w:rsidR="00914C59">
              <w:rPr>
                <w:noProof/>
                <w:webHidden/>
              </w:rPr>
              <w:t>14</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Pr>
                <w:noProof/>
                <w:webHidden/>
              </w:rPr>
              <w:fldChar w:fldCharType="begin"/>
            </w:r>
            <w:r w:rsidR="00914C59">
              <w:rPr>
                <w:noProof/>
                <w:webHidden/>
              </w:rPr>
              <w:instrText xml:space="preserve"> PAGEREF _Toc399455838 \h </w:instrText>
            </w:r>
            <w:r>
              <w:rPr>
                <w:noProof/>
                <w:webHidden/>
              </w:rPr>
            </w:r>
            <w:r>
              <w:rPr>
                <w:noProof/>
                <w:webHidden/>
              </w:rPr>
              <w:fldChar w:fldCharType="separate"/>
            </w:r>
            <w:r w:rsidR="00914C59">
              <w:rPr>
                <w:noProof/>
                <w:webHidden/>
              </w:rPr>
              <w:t>22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Pr>
                <w:noProof/>
                <w:webHidden/>
              </w:rPr>
              <w:fldChar w:fldCharType="begin"/>
            </w:r>
            <w:r w:rsidR="00914C59">
              <w:rPr>
                <w:noProof/>
                <w:webHidden/>
              </w:rPr>
              <w:instrText xml:space="preserve"> PAGEREF _Toc399455839 \h </w:instrText>
            </w:r>
            <w:r>
              <w:rPr>
                <w:noProof/>
                <w:webHidden/>
              </w:rPr>
            </w:r>
            <w:r>
              <w:rPr>
                <w:noProof/>
                <w:webHidden/>
              </w:rPr>
              <w:fldChar w:fldCharType="separate"/>
            </w:r>
            <w:r w:rsidR="00914C59">
              <w:rPr>
                <w:noProof/>
                <w:webHidden/>
              </w:rPr>
              <w:t>22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Pr>
                <w:noProof/>
                <w:webHidden/>
              </w:rPr>
              <w:fldChar w:fldCharType="begin"/>
            </w:r>
            <w:r w:rsidR="00914C59">
              <w:rPr>
                <w:noProof/>
                <w:webHidden/>
              </w:rPr>
              <w:instrText xml:space="preserve"> PAGEREF _Toc399455840 \h </w:instrText>
            </w:r>
            <w:r>
              <w:rPr>
                <w:noProof/>
                <w:webHidden/>
              </w:rPr>
            </w:r>
            <w:r>
              <w:rPr>
                <w:noProof/>
                <w:webHidden/>
              </w:rPr>
              <w:fldChar w:fldCharType="separate"/>
            </w:r>
            <w:r w:rsidR="00914C59">
              <w:rPr>
                <w:noProof/>
                <w:webHidden/>
              </w:rPr>
              <w:t>25</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Pr>
                <w:noProof/>
                <w:webHidden/>
              </w:rPr>
              <w:fldChar w:fldCharType="begin"/>
            </w:r>
            <w:r w:rsidR="00914C59">
              <w:rPr>
                <w:noProof/>
                <w:webHidden/>
              </w:rPr>
              <w:instrText xml:space="preserve"> PAGEREF _Toc399455841 \h </w:instrText>
            </w:r>
            <w:r>
              <w:rPr>
                <w:noProof/>
                <w:webHidden/>
              </w:rPr>
            </w:r>
            <w:r>
              <w:rPr>
                <w:noProof/>
                <w:webHidden/>
              </w:rPr>
              <w:fldChar w:fldCharType="separate"/>
            </w:r>
            <w:r w:rsidR="00914C59">
              <w:rPr>
                <w:noProof/>
                <w:webHidden/>
              </w:rPr>
              <w:t>27</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Pr>
                <w:noProof/>
                <w:webHidden/>
              </w:rPr>
              <w:fldChar w:fldCharType="begin"/>
            </w:r>
            <w:r w:rsidR="00914C59">
              <w:rPr>
                <w:noProof/>
                <w:webHidden/>
              </w:rPr>
              <w:instrText xml:space="preserve"> PAGEREF _Toc399455842 \h </w:instrText>
            </w:r>
            <w:r>
              <w:rPr>
                <w:noProof/>
                <w:webHidden/>
              </w:rPr>
            </w:r>
            <w:r>
              <w:rPr>
                <w:noProof/>
                <w:webHidden/>
              </w:rPr>
              <w:fldChar w:fldCharType="separate"/>
            </w:r>
            <w:r w:rsidR="00914C59">
              <w:rPr>
                <w:noProof/>
                <w:webHidden/>
              </w:rPr>
              <w:t>31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Pr>
                <w:noProof/>
                <w:webHidden/>
              </w:rPr>
              <w:fldChar w:fldCharType="begin"/>
            </w:r>
            <w:r w:rsidR="00914C59">
              <w:rPr>
                <w:noProof/>
                <w:webHidden/>
              </w:rPr>
              <w:instrText xml:space="preserve"> PAGEREF _Toc399455843 \h </w:instrText>
            </w:r>
            <w:r>
              <w:rPr>
                <w:noProof/>
                <w:webHidden/>
              </w:rPr>
            </w:r>
            <w:r>
              <w:rPr>
                <w:noProof/>
                <w:webHidden/>
              </w:rPr>
              <w:fldChar w:fldCharType="separate"/>
            </w:r>
            <w:r w:rsidR="00914C59">
              <w:rPr>
                <w:noProof/>
                <w:webHidden/>
              </w:rPr>
              <w:t>34</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Pr>
                <w:noProof/>
                <w:webHidden/>
              </w:rPr>
              <w:fldChar w:fldCharType="begin"/>
            </w:r>
            <w:r w:rsidR="00914C59">
              <w:rPr>
                <w:noProof/>
                <w:webHidden/>
              </w:rPr>
              <w:instrText xml:space="preserve"> PAGEREF _Toc399455844 \h </w:instrText>
            </w:r>
            <w:r>
              <w:rPr>
                <w:noProof/>
                <w:webHidden/>
              </w:rPr>
            </w:r>
            <w:r>
              <w:rPr>
                <w:noProof/>
                <w:webHidden/>
              </w:rPr>
              <w:fldChar w:fldCharType="separate"/>
            </w:r>
            <w:r w:rsidR="00914C59">
              <w:rPr>
                <w:noProof/>
                <w:webHidden/>
              </w:rPr>
              <w:t>36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Pr>
                <w:noProof/>
                <w:webHidden/>
              </w:rPr>
              <w:fldChar w:fldCharType="begin"/>
            </w:r>
            <w:r w:rsidR="00914C59">
              <w:rPr>
                <w:noProof/>
                <w:webHidden/>
              </w:rPr>
              <w:instrText xml:space="preserve"> PAGEREF _Toc399455845 \h </w:instrText>
            </w:r>
            <w:r>
              <w:rPr>
                <w:noProof/>
                <w:webHidden/>
              </w:rPr>
            </w:r>
            <w:r>
              <w:rPr>
                <w:noProof/>
                <w:webHidden/>
              </w:rPr>
              <w:fldChar w:fldCharType="separate"/>
            </w:r>
            <w:r w:rsidR="00914C59">
              <w:rPr>
                <w:noProof/>
                <w:webHidden/>
              </w:rPr>
              <w:t>39</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Pr>
                <w:noProof/>
                <w:webHidden/>
              </w:rPr>
              <w:fldChar w:fldCharType="begin"/>
            </w:r>
            <w:r w:rsidR="00914C59">
              <w:rPr>
                <w:noProof/>
                <w:webHidden/>
              </w:rPr>
              <w:instrText xml:space="preserve"> PAGEREF _Toc399455846 \h </w:instrText>
            </w:r>
            <w:r>
              <w:rPr>
                <w:noProof/>
                <w:webHidden/>
              </w:rPr>
            </w:r>
            <w:r>
              <w:rPr>
                <w:noProof/>
                <w:webHidden/>
              </w:rPr>
              <w:fldChar w:fldCharType="separate"/>
            </w:r>
            <w:r w:rsidR="00914C59">
              <w:rPr>
                <w:noProof/>
                <w:webHidden/>
              </w:rPr>
              <w:t>41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Pr>
                <w:noProof/>
                <w:webHidden/>
              </w:rPr>
              <w:fldChar w:fldCharType="begin"/>
            </w:r>
            <w:r w:rsidR="00914C59">
              <w:rPr>
                <w:noProof/>
                <w:webHidden/>
              </w:rPr>
              <w:instrText xml:space="preserve"> PAGEREF _Toc399455847 \h </w:instrText>
            </w:r>
            <w:r>
              <w:rPr>
                <w:noProof/>
                <w:webHidden/>
              </w:rPr>
            </w:r>
            <w:r>
              <w:rPr>
                <w:noProof/>
                <w:webHidden/>
              </w:rPr>
              <w:fldChar w:fldCharType="separate"/>
            </w:r>
            <w:r w:rsidR="00914C59">
              <w:rPr>
                <w:noProof/>
                <w:webHidden/>
              </w:rPr>
              <w:t>49</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Pr>
                <w:noProof/>
                <w:webHidden/>
              </w:rPr>
              <w:fldChar w:fldCharType="begin"/>
            </w:r>
            <w:r w:rsidR="00914C59">
              <w:rPr>
                <w:noProof/>
                <w:webHidden/>
              </w:rPr>
              <w:instrText xml:space="preserve"> PAGEREF _Toc399455848 \h </w:instrText>
            </w:r>
            <w:r>
              <w:rPr>
                <w:noProof/>
                <w:webHidden/>
              </w:rPr>
            </w:r>
            <w:r>
              <w:rPr>
                <w:noProof/>
                <w:webHidden/>
              </w:rPr>
              <w:fldChar w:fldCharType="separate"/>
            </w:r>
            <w:r w:rsidR="00914C59">
              <w:rPr>
                <w:noProof/>
                <w:webHidden/>
              </w:rPr>
              <w:t>51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Pr>
                <w:noProof/>
                <w:webHidden/>
              </w:rPr>
              <w:fldChar w:fldCharType="begin"/>
            </w:r>
            <w:r w:rsidR="00914C59">
              <w:rPr>
                <w:noProof/>
                <w:webHidden/>
              </w:rPr>
              <w:instrText xml:space="preserve"> PAGEREF _Toc399455849 \h </w:instrText>
            </w:r>
            <w:r>
              <w:rPr>
                <w:noProof/>
                <w:webHidden/>
              </w:rPr>
            </w:r>
            <w:r>
              <w:rPr>
                <w:noProof/>
                <w:webHidden/>
              </w:rPr>
              <w:fldChar w:fldCharType="separate"/>
            </w:r>
            <w:r w:rsidR="00914C59">
              <w:rPr>
                <w:noProof/>
                <w:webHidden/>
              </w:rPr>
              <w:t>54</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Pr>
                <w:noProof/>
                <w:webHidden/>
              </w:rPr>
              <w:fldChar w:fldCharType="begin"/>
            </w:r>
            <w:r w:rsidR="00914C59">
              <w:rPr>
                <w:noProof/>
                <w:webHidden/>
              </w:rPr>
              <w:instrText xml:space="preserve"> PAGEREF _Toc399455850 \h </w:instrText>
            </w:r>
            <w:r>
              <w:rPr>
                <w:noProof/>
                <w:webHidden/>
              </w:rPr>
            </w:r>
            <w:r>
              <w:rPr>
                <w:noProof/>
                <w:webHidden/>
              </w:rPr>
              <w:fldChar w:fldCharType="separate"/>
            </w:r>
            <w:r w:rsidR="00914C59">
              <w:rPr>
                <w:noProof/>
                <w:webHidden/>
              </w:rPr>
              <w:t>55</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Pr>
                <w:noProof/>
                <w:webHidden/>
              </w:rPr>
              <w:fldChar w:fldCharType="begin"/>
            </w:r>
            <w:r w:rsidR="00914C59">
              <w:rPr>
                <w:noProof/>
                <w:webHidden/>
              </w:rPr>
              <w:instrText xml:space="preserve"> PAGEREF _Toc399455851 \h </w:instrText>
            </w:r>
            <w:r>
              <w:rPr>
                <w:noProof/>
                <w:webHidden/>
              </w:rPr>
            </w:r>
            <w:r>
              <w:rPr>
                <w:noProof/>
                <w:webHidden/>
              </w:rPr>
              <w:fldChar w:fldCharType="separate"/>
            </w:r>
            <w:r w:rsidR="00914C59">
              <w:rPr>
                <w:noProof/>
                <w:webHidden/>
              </w:rPr>
              <w:t>58</w:t>
            </w:r>
            <w:r>
              <w:rPr>
                <w:noProof/>
                <w:webHidden/>
              </w:rPr>
              <w:fldChar w:fldCharType="end"/>
            </w:r>
          </w:hyperlink>
        </w:p>
        <w:p w:rsidR="00914C59" w:rsidRDefault="0043082A">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Pr>
                <w:noProof/>
                <w:webHidden/>
              </w:rPr>
              <w:fldChar w:fldCharType="begin"/>
            </w:r>
            <w:r w:rsidR="00914C59">
              <w:rPr>
                <w:noProof/>
                <w:webHidden/>
              </w:rPr>
              <w:instrText xml:space="preserve"> PAGEREF _Toc399455852 \h </w:instrText>
            </w:r>
            <w:r>
              <w:rPr>
                <w:noProof/>
                <w:webHidden/>
              </w:rPr>
            </w:r>
            <w:r>
              <w:rPr>
                <w:noProof/>
                <w:webHidden/>
              </w:rPr>
              <w:fldChar w:fldCharType="separate"/>
            </w:r>
            <w:r w:rsidR="00914C59">
              <w:rPr>
                <w:noProof/>
                <w:webHidden/>
              </w:rPr>
              <w:t>58</w:t>
            </w:r>
            <w:r>
              <w:rPr>
                <w:noProof/>
                <w:webHidden/>
              </w:rPr>
              <w:fldChar w:fldCharType="end"/>
            </w:r>
          </w:hyperlink>
        </w:p>
        <w:p w:rsidR="00914C59" w:rsidRDefault="0043082A">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Pr>
                <w:noProof/>
                <w:webHidden/>
              </w:rPr>
              <w:fldChar w:fldCharType="begin"/>
            </w:r>
            <w:r w:rsidR="00914C59">
              <w:rPr>
                <w:noProof/>
                <w:webHidden/>
              </w:rPr>
              <w:instrText xml:space="preserve"> PAGEREF _Toc399455853 \h </w:instrText>
            </w:r>
            <w:r>
              <w:rPr>
                <w:noProof/>
                <w:webHidden/>
              </w:rPr>
            </w:r>
            <w:r>
              <w:rPr>
                <w:noProof/>
                <w:webHidden/>
              </w:rPr>
              <w:fldChar w:fldCharType="separate"/>
            </w:r>
            <w:r w:rsidR="00914C59">
              <w:rPr>
                <w:noProof/>
                <w:webHidden/>
              </w:rPr>
              <w:t>61</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Pr>
                <w:noProof/>
                <w:webHidden/>
              </w:rPr>
              <w:fldChar w:fldCharType="begin"/>
            </w:r>
            <w:r w:rsidR="00914C59">
              <w:rPr>
                <w:noProof/>
                <w:webHidden/>
              </w:rPr>
              <w:instrText xml:space="preserve"> PAGEREF _Toc399455854 \h </w:instrText>
            </w:r>
            <w:r>
              <w:rPr>
                <w:noProof/>
                <w:webHidden/>
              </w:rPr>
            </w:r>
            <w:r>
              <w:rPr>
                <w:noProof/>
                <w:webHidden/>
              </w:rPr>
              <w:fldChar w:fldCharType="separate"/>
            </w:r>
            <w:r w:rsidR="00914C59">
              <w:rPr>
                <w:noProof/>
                <w:webHidden/>
              </w:rPr>
              <w:t>65</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Pr>
                <w:noProof/>
                <w:webHidden/>
              </w:rPr>
              <w:fldChar w:fldCharType="begin"/>
            </w:r>
            <w:r w:rsidR="00914C59">
              <w:rPr>
                <w:noProof/>
                <w:webHidden/>
              </w:rPr>
              <w:instrText xml:space="preserve"> PAGEREF _Toc399455855 \h </w:instrText>
            </w:r>
            <w:r>
              <w:rPr>
                <w:noProof/>
                <w:webHidden/>
              </w:rPr>
            </w:r>
            <w:r>
              <w:rPr>
                <w:noProof/>
                <w:webHidden/>
              </w:rPr>
              <w:fldChar w:fldCharType="separate"/>
            </w:r>
            <w:r w:rsidR="00914C59">
              <w:rPr>
                <w:noProof/>
                <w:webHidden/>
              </w:rPr>
              <w:t>66</w:t>
            </w:r>
            <w:r>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DC5F51" w:rsidRDefault="00DC5F51">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D276D1"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5F0E63">
        <w:rPr>
          <w:rFonts w:ascii="Times New Roman" w:hAnsi="Times New Roman" w:cs="Times New Roman"/>
          <w:b/>
          <w:color w:val="FF0000"/>
          <w:szCs w:val="28"/>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tblPr>
      <w:tblGrid>
        <w:gridCol w:w="2245"/>
        <w:gridCol w:w="1890"/>
        <w:gridCol w:w="2877"/>
        <w:gridCol w:w="2338"/>
      </w:tblGrid>
      <w:tr w:rsidR="0050610C" w:rsidRPr="005F0E63" w:rsidTr="00EA762D">
        <w:trPr>
          <w:cnfStyle w:val="100000000000"/>
        </w:trPr>
        <w:tc>
          <w:tcPr>
            <w:cnfStyle w:val="00100000000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rPr>
                <w:rFonts w:ascii="Times New Roman" w:hAnsi="Times New Roman" w:cs="Times New Roman"/>
                <w:b w:val="0"/>
                <w:sz w:val="32"/>
                <w:szCs w:val="28"/>
              </w:rPr>
            </w:pPr>
          </w:p>
        </w:tc>
        <w:tc>
          <w:tcPr>
            <w:tcW w:w="2877" w:type="dxa"/>
          </w:tcPr>
          <w:p w:rsidR="0050610C" w:rsidRPr="005F0E63" w:rsidRDefault="0050610C" w:rsidP="0050610C">
            <w:pPr>
              <w:cnfStyle w:val="100000000000"/>
              <w:rPr>
                <w:rFonts w:ascii="Times New Roman" w:hAnsi="Times New Roman" w:cs="Times New Roman"/>
                <w:b w:val="0"/>
                <w:sz w:val="32"/>
                <w:szCs w:val="28"/>
              </w:rPr>
            </w:pPr>
          </w:p>
        </w:tc>
        <w:tc>
          <w:tcPr>
            <w:tcW w:w="2338" w:type="dxa"/>
          </w:tcPr>
          <w:p w:rsidR="0050610C" w:rsidRPr="005F0E63" w:rsidRDefault="0050610C" w:rsidP="0050610C">
            <w:pPr>
              <w:cnfStyle w:val="100000000000"/>
              <w:rPr>
                <w:rFonts w:ascii="Times New Roman" w:hAnsi="Times New Roman" w:cs="Times New Roman"/>
                <w:sz w:val="32"/>
                <w:szCs w:val="28"/>
              </w:rPr>
            </w:pPr>
          </w:p>
        </w:tc>
      </w:tr>
      <w:tr w:rsidR="0050610C" w:rsidRPr="005F0E63" w:rsidTr="00EA762D">
        <w:trPr>
          <w:cnfStyle w:val="000000100000"/>
        </w:trPr>
        <w:tc>
          <w:tcPr>
            <w:cnfStyle w:val="00100000000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rPr>
                <w:rFonts w:ascii="Times New Roman" w:hAnsi="Times New Roman" w:cs="Times New Roman"/>
                <w:sz w:val="32"/>
                <w:szCs w:val="28"/>
              </w:rPr>
            </w:pPr>
          </w:p>
        </w:tc>
        <w:tc>
          <w:tcPr>
            <w:tcW w:w="2877" w:type="dxa"/>
          </w:tcPr>
          <w:p w:rsidR="0050610C" w:rsidRPr="005F0E63" w:rsidRDefault="0050610C" w:rsidP="0050610C">
            <w:pPr>
              <w:cnfStyle w:val="000000100000"/>
              <w:rPr>
                <w:rFonts w:ascii="Times New Roman" w:hAnsi="Times New Roman" w:cs="Times New Roman"/>
                <w:sz w:val="32"/>
                <w:szCs w:val="28"/>
              </w:rPr>
            </w:pPr>
          </w:p>
        </w:tc>
        <w:tc>
          <w:tcPr>
            <w:tcW w:w="2338" w:type="dxa"/>
          </w:tcPr>
          <w:p w:rsidR="0050610C" w:rsidRPr="005F0E63" w:rsidRDefault="0050610C" w:rsidP="0050610C">
            <w:pPr>
              <w:cnfStyle w:val="000000100000"/>
              <w:rPr>
                <w:rFonts w:ascii="Times New Roman" w:hAnsi="Times New Roman" w:cs="Times New Roman"/>
                <w:sz w:val="32"/>
                <w:szCs w:val="28"/>
              </w:rPr>
            </w:pPr>
          </w:p>
        </w:tc>
      </w:tr>
      <w:tr w:rsidR="0050610C" w:rsidRPr="005F0E63" w:rsidTr="00EA762D">
        <w:tc>
          <w:tcPr>
            <w:cnfStyle w:val="00100000000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rPr>
                <w:rFonts w:ascii="Times New Roman" w:hAnsi="Times New Roman" w:cs="Times New Roman"/>
                <w:sz w:val="32"/>
                <w:szCs w:val="28"/>
              </w:rPr>
            </w:pPr>
          </w:p>
        </w:tc>
        <w:tc>
          <w:tcPr>
            <w:tcW w:w="2877" w:type="dxa"/>
          </w:tcPr>
          <w:p w:rsidR="0050610C" w:rsidRPr="005F0E63" w:rsidRDefault="0050610C" w:rsidP="0050610C">
            <w:pPr>
              <w:cnfStyle w:val="000000000000"/>
              <w:rPr>
                <w:rFonts w:ascii="Times New Roman" w:hAnsi="Times New Roman" w:cs="Times New Roman"/>
                <w:sz w:val="32"/>
                <w:szCs w:val="28"/>
              </w:rPr>
            </w:pPr>
          </w:p>
        </w:tc>
        <w:tc>
          <w:tcPr>
            <w:tcW w:w="2338" w:type="dxa"/>
          </w:tcPr>
          <w:p w:rsidR="0050610C" w:rsidRPr="005F0E63" w:rsidRDefault="0050610C" w:rsidP="0050610C">
            <w:pPr>
              <w:cnfStyle w:val="000000000000"/>
              <w:rPr>
                <w:rFonts w:ascii="Times New Roman" w:hAnsi="Times New Roman" w:cs="Times New Roman"/>
                <w:sz w:val="32"/>
                <w:szCs w:val="28"/>
              </w:rPr>
            </w:pPr>
          </w:p>
        </w:tc>
      </w:tr>
      <w:tr w:rsidR="00CC2BC5" w:rsidRPr="005F0E63" w:rsidTr="00EA762D">
        <w:trPr>
          <w:cnfStyle w:val="000000100000"/>
        </w:trPr>
        <w:tc>
          <w:tcPr>
            <w:cnfStyle w:val="00100000000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rPr>
                <w:rFonts w:ascii="Times New Roman" w:hAnsi="Times New Roman" w:cs="Times New Roman"/>
                <w:sz w:val="32"/>
                <w:szCs w:val="28"/>
              </w:rPr>
            </w:pPr>
          </w:p>
        </w:tc>
        <w:tc>
          <w:tcPr>
            <w:tcW w:w="2877" w:type="dxa"/>
          </w:tcPr>
          <w:p w:rsidR="00CC2BC5" w:rsidRPr="005F0E63" w:rsidRDefault="00CC2BC5" w:rsidP="0050610C">
            <w:pPr>
              <w:cnfStyle w:val="000000100000"/>
              <w:rPr>
                <w:rFonts w:ascii="Times New Roman" w:hAnsi="Times New Roman" w:cs="Times New Roman"/>
                <w:sz w:val="32"/>
                <w:szCs w:val="28"/>
              </w:rPr>
            </w:pPr>
          </w:p>
        </w:tc>
        <w:tc>
          <w:tcPr>
            <w:tcW w:w="2338" w:type="dxa"/>
          </w:tcPr>
          <w:p w:rsidR="00CC2BC5" w:rsidRPr="005F0E63" w:rsidRDefault="00CC2BC5" w:rsidP="0050610C">
            <w:pPr>
              <w:cnfStyle w:val="00000010000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r w:rsidR="00183647">
        <w:rPr>
          <w:rFonts w:ascii="Times New Roman" w:hAnsi="Times New Roman" w:cs="Times New Roman"/>
          <w:b/>
          <w:sz w:val="32"/>
          <w:szCs w:val="28"/>
          <w:lang w:val="en-US"/>
        </w:rPr>
        <w:lastRenderedPageBreak/>
        <w:t>Mục lục</w:t>
      </w:r>
    </w:p>
    <w:p w:rsidR="00183647" w:rsidRDefault="0018364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5763B" w:rsidRPr="00183647" w:rsidRDefault="0025763B">
      <w:pPr>
        <w:rPr>
          <w:rFonts w:ascii="Times New Roman" w:hAnsi="Times New Roman" w:cs="Times New Roman"/>
          <w:b/>
          <w:sz w:val="32"/>
          <w:szCs w:val="28"/>
          <w:lang w:val="en-US"/>
        </w:rPr>
      </w:pPr>
    </w:p>
    <w:p w:rsidR="0050610C" w:rsidRPr="005F0E63" w:rsidRDefault="0050610C">
      <w:pPr>
        <w:rPr>
          <w:rFonts w:ascii="Times New Roman" w:hAnsi="Times New Roman" w:cs="Times New Roman"/>
          <w:b/>
          <w:sz w:val="32"/>
          <w:szCs w:val="28"/>
        </w:rPr>
      </w:pPr>
    </w:p>
    <w:p w:rsidR="00DC5F51"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DC5F51"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lastRenderedPageBreak/>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DC5F51"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r>
      <w:r w:rsidRPr="0025763B">
        <w:rPr>
          <w:rFonts w:ascii="Times New Roman" w:eastAsia="Times New Roman" w:hAnsi="Times New Roman" w:cs="Times New Roman"/>
          <w:color w:val="000000"/>
          <w:sz w:val="28"/>
          <w:szCs w:val="28"/>
        </w:rPr>
        <w:lastRenderedPageBreak/>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DC5F51" w:rsidRDefault="0043082A">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43082A">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DC5F51"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lastRenderedPageBreak/>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DC5F51" w:rsidRDefault="0043082A">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43082A">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DC5F51"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DC5F51"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DC5F51"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tỉnh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huyện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890"/>
        <w:gridCol w:w="227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DC5F5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DC5F5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nhà</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Diện tích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Còn phòng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Giá cả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Tiêu đề</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thiệu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Dữ liệu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Kích thước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Loại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DC5F5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Mật khẩu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tính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Năm sinh</w:t>
            </w:r>
          </w:p>
        </w:tc>
      </w:tr>
      <w:tr w:rsidR="00183647" w:rsidRPr="00E361A8" w:rsidTr="00DC5F5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khóa</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Nội dung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530"/>
        <w:gridCol w:w="263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DC5F5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con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DC5F51"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9F6587">
        <w:tc>
          <w:tcPr>
            <w:tcW w:w="895"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43082A" w:rsidP="00951538">
      <w:pPr>
        <w:pStyle w:val="ListParagraph"/>
        <w:rPr>
          <w:rFonts w:ascii="Times New Roman" w:hAnsi="Times New Roman" w:cs="Times New Roman"/>
          <w:b/>
          <w:noProof/>
          <w:sz w:val="28"/>
          <w:szCs w:val="28"/>
        </w:rPr>
      </w:pPr>
      <w:r w:rsidRPr="0043082A">
        <w:rPr>
          <w:rFonts w:ascii="Times New Roman" w:hAnsi="Times New Roman" w:cs="Times New Roman"/>
          <w:noProof/>
          <w:sz w:val="28"/>
          <w:szCs w:val="28"/>
          <w:lang w:val="en-US"/>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32" type="#_x0000_t62" style="position:absolute;left:0;text-align:left;margin-left:84pt;margin-top:136.1pt;width:34.5pt;height:28.5pt;z-index:251709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DC5F51" w:rsidRPr="00C70475" w:rsidRDefault="00DC5F51" w:rsidP="00951538">
                  <w:pPr>
                    <w:jc w:val="center"/>
                    <w:rPr>
                      <w:sz w:val="28"/>
                      <w:szCs w:val="28"/>
                    </w:rPr>
                  </w:pPr>
                  <w:r>
                    <w:rPr>
                      <w:sz w:val="28"/>
                      <w:szCs w:val="28"/>
                    </w:rPr>
                    <w:t>6</w:t>
                  </w:r>
                </w:p>
              </w:txbxContent>
            </v:textbox>
          </v:shape>
        </w:pict>
      </w:r>
      <w:r w:rsidRPr="0043082A">
        <w:rPr>
          <w:rFonts w:ascii="Times New Roman" w:hAnsi="Times New Roman" w:cs="Times New Roman"/>
          <w:noProof/>
          <w:sz w:val="28"/>
          <w:szCs w:val="28"/>
          <w:lang w:val="en-US"/>
        </w:rPr>
        <w:pict>
          <v:shape id="Rounded Rectangular Callout 26" o:spid="_x0000_s1027" type="#_x0000_t62" style="position:absolute;left:0;text-align:left;margin-left:312pt;margin-top:178.85pt;width:34.5pt;height:2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DC5F51" w:rsidRPr="00C70475" w:rsidRDefault="00DC5F51" w:rsidP="00951538">
                  <w:pPr>
                    <w:jc w:val="center"/>
                    <w:rPr>
                      <w:sz w:val="28"/>
                      <w:szCs w:val="28"/>
                    </w:rPr>
                  </w:pPr>
                  <w:r>
                    <w:rPr>
                      <w:sz w:val="28"/>
                      <w:szCs w:val="28"/>
                    </w:rPr>
                    <w:t>5</w:t>
                  </w:r>
                </w:p>
              </w:txbxContent>
            </v:textbox>
          </v:shape>
        </w:pict>
      </w:r>
      <w:r w:rsidRPr="0043082A">
        <w:rPr>
          <w:rFonts w:ascii="Times New Roman" w:hAnsi="Times New Roman" w:cs="Times New Roman"/>
          <w:noProof/>
          <w:sz w:val="28"/>
          <w:szCs w:val="28"/>
          <w:lang w:val="en-US"/>
        </w:rPr>
        <w:pict>
          <v:shape id="Rounded Rectangular Callout 27" o:spid="_x0000_s1028" type="#_x0000_t62" style="position:absolute;left:0;text-align:left;margin-left:339pt;margin-top:130.85pt;width:34.5pt;height:28.5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DC5F51" w:rsidRPr="00C70475" w:rsidRDefault="00DC5F51" w:rsidP="00951538">
                  <w:pPr>
                    <w:jc w:val="center"/>
                    <w:rPr>
                      <w:sz w:val="28"/>
                      <w:szCs w:val="28"/>
                    </w:rPr>
                  </w:pPr>
                  <w:r>
                    <w:rPr>
                      <w:sz w:val="28"/>
                      <w:szCs w:val="28"/>
                    </w:rPr>
                    <w:t>4</w:t>
                  </w:r>
                </w:p>
              </w:txbxContent>
            </v:textbox>
          </v:shape>
        </w:pict>
      </w:r>
      <w:r w:rsidRPr="0043082A">
        <w:rPr>
          <w:rFonts w:ascii="Times New Roman" w:hAnsi="Times New Roman" w:cs="Times New Roman"/>
          <w:noProof/>
          <w:sz w:val="28"/>
          <w:szCs w:val="28"/>
          <w:lang w:val="en-US"/>
        </w:rPr>
        <w:pict>
          <v:shape id="Rounded Rectangular Callout 28" o:spid="_x0000_s1029" type="#_x0000_t62" style="position:absolute;left:0;text-align:left;margin-left:350.25pt;margin-top:87.35pt;width:34.5pt;height:28.5pt;z-index:25168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DC5F51" w:rsidRPr="00C70475" w:rsidRDefault="00DC5F51" w:rsidP="00951538">
                  <w:pPr>
                    <w:jc w:val="center"/>
                    <w:rPr>
                      <w:sz w:val="28"/>
                      <w:szCs w:val="28"/>
                    </w:rPr>
                  </w:pPr>
                  <w:r>
                    <w:rPr>
                      <w:sz w:val="28"/>
                      <w:szCs w:val="28"/>
                    </w:rPr>
                    <w:t>3</w:t>
                  </w:r>
                </w:p>
              </w:txbxContent>
            </v:textbox>
          </v:shape>
        </w:pict>
      </w:r>
      <w:r w:rsidRPr="0043082A">
        <w:rPr>
          <w:rFonts w:ascii="Times New Roman" w:hAnsi="Times New Roman" w:cs="Times New Roman"/>
          <w:noProof/>
          <w:sz w:val="28"/>
          <w:szCs w:val="28"/>
          <w:lang w:val="en-US"/>
        </w:rPr>
        <w:pict>
          <v:shape id="Rounded Rectangular Callout 29" o:spid="_x0000_s1030" type="#_x0000_t62" style="position:absolute;left:0;text-align:left;margin-left:342pt;margin-top:53.6pt;width:34.5pt;height:28.5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DC5F51" w:rsidRPr="00C70475" w:rsidRDefault="00DC5F51" w:rsidP="00951538">
                  <w:pPr>
                    <w:jc w:val="center"/>
                    <w:rPr>
                      <w:sz w:val="28"/>
                      <w:szCs w:val="28"/>
                    </w:rPr>
                  </w:pPr>
                  <w:r>
                    <w:rPr>
                      <w:sz w:val="28"/>
                      <w:szCs w:val="28"/>
                    </w:rPr>
                    <w:t>2</w:t>
                  </w:r>
                </w:p>
              </w:txbxContent>
            </v:textbox>
          </v:shape>
        </w:pict>
      </w:r>
      <w:r w:rsidRPr="0043082A">
        <w:rPr>
          <w:rFonts w:ascii="Times New Roman" w:hAnsi="Times New Roman" w:cs="Times New Roman"/>
          <w:noProof/>
          <w:sz w:val="28"/>
          <w:szCs w:val="28"/>
          <w:lang w:val="en-US"/>
        </w:rPr>
        <w:pict>
          <v:shape id="Rounded Rectangular Callout 30" o:spid="_x0000_s1031" type="#_x0000_t62" style="position:absolute;left:0;text-align:left;margin-left:312pt;margin-top:17.6pt;width:34.5pt;height:28.5pt;z-index:251663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DC5F51" w:rsidRPr="00C70475" w:rsidRDefault="00DC5F51" w:rsidP="00951538">
                  <w:pPr>
                    <w:jc w:val="center"/>
                    <w:rPr>
                      <w:sz w:val="28"/>
                      <w:szCs w:val="28"/>
                    </w:rPr>
                  </w:pPr>
                  <w:r w:rsidRPr="00C70475">
                    <w:rPr>
                      <w:sz w:val="28"/>
                      <w:szCs w:val="28"/>
                    </w:rPr>
                    <w:t>1</w:t>
                  </w:r>
                </w:p>
              </w:txbxContent>
            </v:textbox>
          </v:shape>
        </w:pict>
      </w:r>
      <w:r w:rsidR="00951538" w:rsidRPr="00C70475">
        <w:rPr>
          <w:noProof/>
          <w:sz w:val="28"/>
          <w:szCs w:val="28"/>
          <w:lang w:val="en-US"/>
        </w:rPr>
        <w:drawing>
          <wp:inline distT="0" distB="0" distL="0" distR="0">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1" w:name="_Toc398323443"/>
      <w:bookmarkStart w:id="72" w:name="_Toc3994558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07552" behindDoc="0" locked="0" layoutInCell="1" allowOverlap="1">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2050" cy="2212975"/>
                    </a:xfrm>
                    <a:prstGeom prst="rect">
                      <a:avLst/>
                    </a:prstGeom>
                  </pic:spPr>
                </pic:pic>
              </a:graphicData>
            </a:graphic>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99477F" w:rsidRPr="0099477F" w:rsidRDefault="0099477F" w:rsidP="0099477F">
      <w:pPr>
        <w:pStyle w:val="ListParagraph"/>
        <w:numPr>
          <w:ilvl w:val="0"/>
          <w:numId w:val="17"/>
        </w:numPr>
        <w:rPr>
          <w:rFonts w:ascii="Times New Roman" w:hAnsi="Times New Roman" w:cs="Times New Roman"/>
          <w:noProof/>
          <w:sz w:val="28"/>
          <w:szCs w:val="28"/>
        </w:rPr>
      </w:pPr>
      <w:r w:rsidRPr="0099477F">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99477F" w:rsidRPr="001443B8" w:rsidTr="00DC5F51">
        <w:tc>
          <w:tcPr>
            <w:tcW w:w="895"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99477F" w:rsidRPr="001443B8" w:rsidTr="00DC5F51">
        <w:tc>
          <w:tcPr>
            <w:tcW w:w="895"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981"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99477F" w:rsidRPr="001443B8" w:rsidTr="00DC5F51">
        <w:tc>
          <w:tcPr>
            <w:tcW w:w="895" w:type="dxa"/>
          </w:tcPr>
          <w:p w:rsidR="0099477F" w:rsidRPr="001443B8" w:rsidRDefault="0099477F"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lastRenderedPageBreak/>
              <w:t>1</w:t>
            </w:r>
          </w:p>
        </w:tc>
        <w:tc>
          <w:tcPr>
            <w:tcW w:w="1981" w:type="dxa"/>
          </w:tcPr>
          <w:p w:rsidR="0099477F" w:rsidRPr="00DF54E1"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99477F" w:rsidRPr="00284F66" w:rsidRDefault="0099477F" w:rsidP="00DC5F51">
            <w:pPr>
              <w:pStyle w:val="ListParagraph"/>
              <w:ind w:left="0"/>
              <w:jc w:val="center"/>
              <w:rPr>
                <w:rFonts w:ascii="Times New Roman" w:hAnsi="Times New Roman" w:cs="Times New Roman"/>
                <w:sz w:val="28"/>
                <w:szCs w:val="28"/>
                <w:lang w:val="en-US"/>
              </w:rPr>
            </w:pPr>
          </w:p>
        </w:tc>
        <w:tc>
          <w:tcPr>
            <w:tcW w:w="1438" w:type="dxa"/>
          </w:tcPr>
          <w:p w:rsidR="0099477F" w:rsidRPr="0099477F"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99477F" w:rsidRPr="001443B8" w:rsidRDefault="0099477F" w:rsidP="00DC5F51">
            <w:pPr>
              <w:pStyle w:val="ListParagraph"/>
              <w:ind w:left="0"/>
              <w:rPr>
                <w:rFonts w:ascii="Times New Roman" w:hAnsi="Times New Roman" w:cs="Times New Roman"/>
                <w:sz w:val="28"/>
                <w:szCs w:val="28"/>
              </w:rPr>
            </w:pP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99477F" w:rsidRPr="0099477F" w:rsidRDefault="0099477F" w:rsidP="0099477F">
      <w:pPr>
        <w:pStyle w:val="ListParagraph"/>
        <w:spacing w:after="0"/>
        <w:ind w:left="1080"/>
        <w:rPr>
          <w:rFonts w:ascii="Times New Roman" w:hAnsi="Times New Roman" w:cs="Times New Roman"/>
          <w:sz w:val="28"/>
          <w:szCs w:val="28"/>
        </w:rPr>
      </w:pP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16768" behindDoc="0" locked="0" layoutInCell="1" allowOverlap="1">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0580"/>
                    </a:xfrm>
                    <a:prstGeom prst="rect">
                      <a:avLst/>
                    </a:prstGeom>
                  </pic:spPr>
                </pic:pic>
              </a:graphicData>
            </a:graphic>
          </wp:anchor>
        </w:drawing>
      </w: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7D7377" w:rsidRPr="007D7377" w:rsidRDefault="007D7377" w:rsidP="007D7377">
      <w:pPr>
        <w:pStyle w:val="ListParagraph"/>
        <w:numPr>
          <w:ilvl w:val="0"/>
          <w:numId w:val="17"/>
        </w:numPr>
        <w:rPr>
          <w:rFonts w:ascii="Times New Roman" w:hAnsi="Times New Roman" w:cs="Times New Roman"/>
          <w:noProof/>
          <w:sz w:val="28"/>
          <w:szCs w:val="28"/>
        </w:rPr>
      </w:pPr>
      <w:r w:rsidRPr="007D7377">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7D7377" w:rsidRPr="001443B8" w:rsidTr="00DC5F51">
        <w:tc>
          <w:tcPr>
            <w:tcW w:w="895"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D7377" w:rsidRPr="001443B8" w:rsidTr="00DC5F51">
        <w:tc>
          <w:tcPr>
            <w:tcW w:w="895"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981"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D7377" w:rsidRPr="001443B8" w:rsidTr="00DC5F51">
        <w:tc>
          <w:tcPr>
            <w:tcW w:w="895" w:type="dxa"/>
          </w:tcPr>
          <w:p w:rsidR="007D7377" w:rsidRPr="001443B8" w:rsidRDefault="007D7377"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D7377" w:rsidRDefault="007D7377" w:rsidP="00183647">
      <w:pPr>
        <w:pStyle w:val="ListParagraph"/>
        <w:rPr>
          <w:rFonts w:ascii="Times New Roman" w:hAnsi="Times New Roman" w:cs="Times New Roman"/>
          <w:sz w:val="28"/>
          <w:szCs w:val="28"/>
          <w:lang w:val="en-US"/>
        </w:rPr>
      </w:pPr>
    </w:p>
    <w:p w:rsidR="005B1C36" w:rsidRPr="005F0E63" w:rsidRDefault="007D7377" w:rsidP="00183647">
      <w:pPr>
        <w:pStyle w:val="ListParagraph"/>
        <w:rPr>
          <w:rFonts w:ascii="Times New Roman" w:hAnsi="Times New Roman" w:cs="Times New Roman"/>
          <w:sz w:val="28"/>
          <w:szCs w:val="28"/>
        </w:rPr>
      </w:pPr>
      <w:r>
        <w:rPr>
          <w:rFonts w:ascii="Times New Roman" w:hAnsi="Times New Roman" w:cs="Times New Roman"/>
          <w:sz w:val="28"/>
          <w:szCs w:val="28"/>
          <w:lang w:val="en-US"/>
        </w:rPr>
        <w:t xml:space="preserve">- </w:t>
      </w:r>
      <w:r w:rsidR="005B1C36"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4656" behindDoc="0" locked="0" layoutInCell="1" allowOverlap="1">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lưu ở 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Khi đã cập nhật hình ảnh </w:t>
            </w:r>
            <w:r w:rsidRPr="00582640">
              <w:rPr>
                <w:rFonts w:ascii="Arial" w:hAnsi="Arial" w:cs="Arial"/>
                <w:sz w:val="28"/>
                <w:szCs w:val="28"/>
              </w:rPr>
              <w:lastRenderedPageBreak/>
              <w:t>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31E21" w:rsidRPr="00031E21" w:rsidRDefault="00031E21" w:rsidP="00031E21">
      <w:pPr>
        <w:rPr>
          <w:rFonts w:ascii="Times New Roman" w:hAnsi="Times New Roman" w:cs="Times New Roman"/>
          <w:noProof/>
          <w:sz w:val="28"/>
          <w:szCs w:val="28"/>
        </w:rPr>
      </w:pPr>
      <w:r w:rsidRPr="00031E21">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031E21" w:rsidRPr="001443B8" w:rsidTr="00DC5F51">
        <w:tc>
          <w:tcPr>
            <w:tcW w:w="895"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031E21" w:rsidRPr="001443B8" w:rsidTr="00DC5F51">
        <w:tc>
          <w:tcPr>
            <w:tcW w:w="895"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981"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031E21" w:rsidRPr="001443B8" w:rsidTr="00DC5F51">
        <w:tc>
          <w:tcPr>
            <w:tcW w:w="895" w:type="dxa"/>
          </w:tcPr>
          <w:p w:rsidR="00031E21" w:rsidRPr="001443B8" w:rsidRDefault="00031E21"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031E21" w:rsidRPr="001443B8" w:rsidTr="00DC5F51">
        <w:tc>
          <w:tcPr>
            <w:tcW w:w="895" w:type="dxa"/>
          </w:tcPr>
          <w:p w:rsidR="00031E2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031E2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vAlign w:val="center"/>
          </w:tcPr>
          <w:p w:rsidR="00031E2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031E21" w:rsidRDefault="00031E21" w:rsidP="000A0AF0">
      <w:pPr>
        <w:rPr>
          <w:rFonts w:ascii="Times New Roman" w:hAnsi="Times New Roman" w:cs="Times New Roman"/>
          <w:sz w:val="28"/>
          <w:szCs w:val="28"/>
          <w:lang w:val="en-US"/>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3C11C8" w:rsidRDefault="003C11C8" w:rsidP="003C11C8">
      <w:pPr>
        <w:rPr>
          <w:rFonts w:ascii="Times New Roman" w:hAnsi="Times New Roman" w:cs="Times New Roman"/>
          <w:noProof/>
          <w:sz w:val="28"/>
          <w:szCs w:val="28"/>
          <w:lang w:val="en-US"/>
        </w:rPr>
      </w:pPr>
    </w:p>
    <w:p w:rsidR="003C11C8" w:rsidRPr="001443B8" w:rsidRDefault="003C11C8" w:rsidP="003C11C8">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Dữ liệu được sữ dụng:</w:t>
      </w:r>
    </w:p>
    <w:tbl>
      <w:tblPr>
        <w:tblStyle w:val="TableGrid"/>
        <w:tblW w:w="0" w:type="auto"/>
        <w:tblInd w:w="720" w:type="dxa"/>
        <w:tblLook w:val="04A0"/>
      </w:tblPr>
      <w:tblGrid>
        <w:gridCol w:w="895"/>
        <w:gridCol w:w="1981"/>
        <w:gridCol w:w="1438"/>
        <w:gridCol w:w="1438"/>
        <w:gridCol w:w="1439"/>
        <w:gridCol w:w="1439"/>
      </w:tblGrid>
      <w:tr w:rsidR="003C11C8" w:rsidRPr="001443B8" w:rsidTr="00DC5F51">
        <w:tc>
          <w:tcPr>
            <w:tcW w:w="895"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3C11C8" w:rsidRPr="001443B8" w:rsidTr="00DC5F51">
        <w:tc>
          <w:tcPr>
            <w:tcW w:w="895"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981"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3C11C8" w:rsidRPr="001443B8" w:rsidTr="00DC5F51">
        <w:tc>
          <w:tcPr>
            <w:tcW w:w="895" w:type="dxa"/>
          </w:tcPr>
          <w:p w:rsidR="003C11C8" w:rsidRPr="001443B8" w:rsidRDefault="003C11C8"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6701E1" w:rsidRDefault="006701E1" w:rsidP="006701E1">
      <w:pPr>
        <w:rPr>
          <w:rFonts w:ascii="Arial" w:hAnsi="Arial" w:cs="Arial"/>
          <w:sz w:val="32"/>
          <w:szCs w:val="28"/>
        </w:rPr>
      </w:pPr>
    </w:p>
    <w:p w:rsidR="003C11C8" w:rsidRDefault="003C11C8" w:rsidP="006701E1">
      <w:pPr>
        <w:pStyle w:val="ListParagraph"/>
        <w:rPr>
          <w:rFonts w:ascii="Arial" w:hAnsi="Arial" w:cs="Arial"/>
          <w:sz w:val="28"/>
          <w:szCs w:val="28"/>
          <w:lang w:val="en-US"/>
        </w:rPr>
      </w:pPr>
    </w:p>
    <w:p w:rsidR="0064649D" w:rsidRDefault="0064649D" w:rsidP="006701E1">
      <w:pPr>
        <w:pStyle w:val="ListParagraph"/>
        <w:rPr>
          <w:rFonts w:ascii="Arial" w:hAnsi="Arial" w:cs="Arial"/>
          <w:sz w:val="28"/>
          <w:szCs w:val="28"/>
          <w:lang w:val="en-US"/>
        </w:rPr>
      </w:pPr>
    </w:p>
    <w:p w:rsidR="0064649D" w:rsidRPr="00582640" w:rsidRDefault="0064649D" w:rsidP="0064649D">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lastRenderedPageBreak/>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r w:rsidR="00A263D7" w:rsidTr="009F6587">
        <w:tc>
          <w:tcPr>
            <w:tcW w:w="895"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Phường-Xã</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4</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Quận-Huyện</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5</w:t>
            </w:r>
          </w:p>
        </w:tc>
        <w:tc>
          <w:tcPr>
            <w:tcW w:w="1981"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Tỉnh-Thành</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874DAA">
      <w:pPr>
        <w:pStyle w:val="ListParagraph"/>
        <w:numPr>
          <w:ilvl w:val="0"/>
          <w:numId w:val="20"/>
        </w:numPr>
        <w:spacing w:after="200" w:line="276" w:lineRule="auto"/>
        <w:rPr>
          <w:rFonts w:ascii="Arial" w:hAnsi="Arial" w:cs="Arial"/>
          <w:sz w:val="28"/>
          <w:szCs w:val="28"/>
        </w:rPr>
      </w:pPr>
      <w:r w:rsidRPr="00874DAA">
        <w:rPr>
          <w:rFonts w:ascii="Arial" w:hAnsi="Arial" w:cs="Arial"/>
          <w:sz w:val="28"/>
          <w:szCs w:val="28"/>
        </w:rPr>
        <w:lastRenderedPageBreak/>
        <w:t xml:space="preserve"> 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1981"/>
        <w:gridCol w:w="1438"/>
        <w:gridCol w:w="1438"/>
        <w:gridCol w:w="1439"/>
        <w:gridCol w:w="1439"/>
      </w:tblGrid>
      <w:tr w:rsidR="00874DAA" w:rsidTr="00DC5F51">
        <w:tc>
          <w:tcPr>
            <w:tcW w:w="895"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DC5F51">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DC5F51">
        <w:tc>
          <w:tcPr>
            <w:tcW w:w="895" w:type="dxa"/>
            <w:vMerge/>
          </w:tcPr>
          <w:p w:rsidR="00874DAA" w:rsidRPr="00AC1FC0" w:rsidRDefault="00874DAA" w:rsidP="00DC5F51">
            <w:pPr>
              <w:pStyle w:val="ListParagraph"/>
              <w:ind w:left="0"/>
              <w:rPr>
                <w:rFonts w:ascii="Arial" w:hAnsi="Arial" w:cs="Arial"/>
                <w:sz w:val="28"/>
                <w:szCs w:val="28"/>
              </w:rPr>
            </w:pPr>
          </w:p>
        </w:tc>
        <w:tc>
          <w:tcPr>
            <w:tcW w:w="1981" w:type="dxa"/>
            <w:vMerge/>
          </w:tcPr>
          <w:p w:rsidR="00874DAA" w:rsidRPr="00AC1FC0" w:rsidRDefault="00874DAA" w:rsidP="00DC5F51">
            <w:pPr>
              <w:pStyle w:val="ListParagraph"/>
              <w:ind w:left="0"/>
              <w:rPr>
                <w:rFonts w:ascii="Arial" w:hAnsi="Arial" w:cs="Arial"/>
                <w:sz w:val="28"/>
                <w:szCs w:val="28"/>
              </w:rPr>
            </w:pP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Truy vấn</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DC5F51">
            <w:pPr>
              <w:pStyle w:val="ListParagraph"/>
              <w:ind w:left="0"/>
              <w:rPr>
                <w:rFonts w:ascii="Arial" w:hAnsi="Arial" w:cs="Arial"/>
                <w:sz w:val="28"/>
                <w:szCs w:val="28"/>
              </w:rPr>
            </w:pPr>
          </w:p>
        </w:tc>
        <w:tc>
          <w:tcPr>
            <w:tcW w:w="1438"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874DAA" w:rsidRPr="00874DAA" w:rsidRDefault="00BD20AF" w:rsidP="00DC5F51">
            <w:pPr>
              <w:pStyle w:val="ListParagraph"/>
              <w:ind w:left="0"/>
              <w:rPr>
                <w:rFonts w:ascii="Arial" w:hAnsi="Arial" w:cs="Arial"/>
                <w:sz w:val="28"/>
                <w:szCs w:val="28"/>
                <w:lang w:val="en-US"/>
              </w:rPr>
            </w:pPr>
            <w:r>
              <w:rPr>
                <w:rFonts w:ascii="Arial" w:hAnsi="Arial" w:cs="Arial"/>
                <w:sz w:val="28"/>
                <w:szCs w:val="28"/>
                <w:lang w:val="en-US"/>
              </w:rPr>
              <w:t>Bình luận</w:t>
            </w:r>
          </w:p>
        </w:tc>
        <w:tc>
          <w:tcPr>
            <w:tcW w:w="1438"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c>
          <w:tcPr>
            <w:tcW w:w="1438"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r>
              <w:rPr>
                <w:rFonts w:ascii="Arial" w:hAnsi="Arial" w:cs="Arial"/>
                <w:sz w:val="28"/>
                <w:szCs w:val="28"/>
              </w:rPr>
              <w:t>X</w:t>
            </w:r>
          </w:p>
        </w:tc>
      </w:tr>
      <w:tr w:rsidR="00BD20AF" w:rsidTr="00DC5F51">
        <w:tc>
          <w:tcPr>
            <w:tcW w:w="895"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Nhà trọ</w:t>
            </w:r>
          </w:p>
        </w:tc>
        <w:tc>
          <w:tcPr>
            <w:tcW w:w="1438" w:type="dxa"/>
          </w:tcPr>
          <w:p w:rsidR="00BD20AF" w:rsidRPr="00AC1FC0" w:rsidRDefault="00BD20AF" w:rsidP="00DC5F51">
            <w:pPr>
              <w:pStyle w:val="ListParagraph"/>
              <w:ind w:left="0"/>
              <w:rPr>
                <w:rFonts w:ascii="Arial" w:hAnsi="Arial" w:cs="Arial"/>
                <w:sz w:val="28"/>
                <w:szCs w:val="28"/>
              </w:rPr>
            </w:pPr>
          </w:p>
        </w:tc>
        <w:tc>
          <w:tcPr>
            <w:tcW w:w="1438"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r>
        <w:rPr>
          <w:rFonts w:ascii="Times New Roman" w:hAnsi="Times New Roman" w:cs="Times New Roman"/>
          <w:sz w:val="28"/>
          <w:szCs w:val="28"/>
          <w:lang w:val="en-US"/>
        </w:rPr>
        <w:t>-</w:t>
      </w:r>
    </w:p>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0" w:name="_Toc398323450"/>
      <w:r>
        <w:rPr>
          <w:rFonts w:ascii="Times New Roman" w:hAnsi="Times New Roman" w:cs="Times New Roman"/>
          <w:b/>
          <w:noProof/>
          <w:sz w:val="28"/>
          <w:szCs w:val="28"/>
          <w:lang w:val="en-US"/>
        </w:rPr>
        <w:drawing>
          <wp:inline distT="0" distB="0" distL="0" distR="0">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1"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0"/>
      <w:r w:rsidR="004D5AAE" w:rsidRPr="005F0E63">
        <w:rPr>
          <w:rFonts w:ascii="Times New Roman" w:hAnsi="Times New Roman" w:cs="Times New Roman"/>
          <w:b/>
          <w:sz w:val="28"/>
          <w:szCs w:val="28"/>
        </w:rPr>
        <w:t>quản lý bình luận</w:t>
      </w:r>
      <w:bookmarkEnd w:id="91"/>
    </w:p>
    <w:p w:rsidR="00ED79C8" w:rsidRPr="00183647" w:rsidRDefault="00ED79C8" w:rsidP="00ED79C8">
      <w:pPr>
        <w:rPr>
          <w:rFonts w:ascii="Times New Roman" w:hAnsi="Times New Roman" w:cs="Times New Roman"/>
          <w:sz w:val="28"/>
          <w:szCs w:val="28"/>
        </w:rPr>
      </w:pPr>
      <w:r w:rsidRPr="00183647">
        <w:rPr>
          <w:rFonts w:ascii="Times New Roman" w:hAnsi="Times New Roman" w:cs="Times New Roman"/>
          <w:sz w:val="28"/>
          <w:szCs w:val="28"/>
        </w:rPr>
        <w:t>Mục đích:</w:t>
      </w:r>
    </w:p>
    <w:p w:rsidR="00ED79C8" w:rsidRPr="00183647" w:rsidRDefault="00ED79C8" w:rsidP="00E53409">
      <w:pPr>
        <w:ind w:firstLine="720"/>
        <w:rPr>
          <w:rFonts w:ascii="Times New Roman" w:hAnsi="Times New Roman" w:cs="Times New Roman"/>
          <w:sz w:val="28"/>
          <w:szCs w:val="28"/>
        </w:rPr>
      </w:pPr>
      <w:r w:rsidRPr="00183647">
        <w:rPr>
          <w:rFonts w:ascii="Times New Roman" w:hAnsi="Times New Roman" w:cs="Times New Roman"/>
          <w:sz w:val="28"/>
          <w:szCs w:val="28"/>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2" w:author="ChiTam" w:date="2014-09-10T22:51:00Z"/>
          <w:rFonts w:ascii="Times New Roman" w:hAnsi="Times New Roman" w:cs="Times New Roman"/>
          <w:b/>
          <w:sz w:val="28"/>
          <w:szCs w:val="28"/>
          <w:lang w:val="en-US"/>
        </w:rPr>
      </w:pPr>
    </w:p>
    <w:p w:rsidR="00DC5F51" w:rsidRDefault="00241EA4">
      <w:pPr>
        <w:pStyle w:val="ListParagraph"/>
        <w:outlineLvl w:val="1"/>
        <w:rPr>
          <w:rFonts w:ascii="Times New Roman" w:hAnsi="Times New Roman" w:cs="Times New Roman"/>
          <w:b/>
          <w:sz w:val="28"/>
          <w:szCs w:val="28"/>
          <w:lang w:val="en-US"/>
        </w:rPr>
        <w:pPrChange w:id="93" w:author="theirs" w:date="2014-09-10T22:51:00Z">
          <w:pPr>
            <w:pStyle w:val="ListParagraph"/>
          </w:pPr>
        </w:pPrChange>
      </w:pPr>
      <w:bookmarkStart w:id="94" w:name="_Toc398323453"/>
      <w:bookmarkStart w:id="95"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4"/>
      <w:r w:rsidR="00890005" w:rsidRPr="005F0E63">
        <w:rPr>
          <w:rFonts w:ascii="Times New Roman" w:hAnsi="Times New Roman" w:cs="Times New Roman"/>
          <w:b/>
          <w:sz w:val="28"/>
          <w:szCs w:val="28"/>
        </w:rPr>
        <w:t>đăng tin</w:t>
      </w:r>
      <w:bookmarkEnd w:id="95"/>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6"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6"/>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545100" w:rsidP="009F6587">
            <w:pPr>
              <w:pStyle w:val="ListParagraph"/>
              <w:ind w:left="0"/>
              <w:rPr>
                <w:rFonts w:ascii="Times New Roman" w:hAnsi="Times New Roman" w:cs="Times New Roman"/>
                <w:sz w:val="28"/>
                <w:szCs w:val="28"/>
                <w:lang w:val="en-US"/>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DC5F51"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lastRenderedPageBreak/>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7"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7"/>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tblPr>
      <w:tblGrid>
        <w:gridCol w:w="1544"/>
        <w:gridCol w:w="3648"/>
        <w:gridCol w:w="1260"/>
        <w:gridCol w:w="3448"/>
        <w:tblGridChange w:id="98">
          <w:tblGrid>
            <w:gridCol w:w="265"/>
            <w:gridCol w:w="1544"/>
            <w:gridCol w:w="1929"/>
            <w:gridCol w:w="1446"/>
            <w:gridCol w:w="273"/>
            <w:gridCol w:w="988"/>
            <w:gridCol w:w="272"/>
            <w:gridCol w:w="3183"/>
            <w:gridCol w:w="265"/>
          </w:tblGrid>
        </w:tblGridChange>
      </w:tblGrid>
      <w:tr w:rsidR="00385710" w:rsidRPr="005F0E63" w:rsidTr="009F6587">
        <w:trPr>
          <w:ins w:id="99"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0" w:author="mine" w:date="2014-09-10T22:51:00Z"/>
                <w:rFonts w:ascii="Times New Roman" w:hAnsi="Times New Roman" w:cs="Times New Roman"/>
                <w:sz w:val="28"/>
                <w:szCs w:val="28"/>
              </w:rPr>
            </w:pPr>
            <w:ins w:id="101"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2" w:author="mine" w:date="2014-09-10T22:51:00Z"/>
                <w:rFonts w:ascii="Times New Roman" w:hAnsi="Times New Roman" w:cs="Times New Roman"/>
                <w:sz w:val="28"/>
                <w:szCs w:val="28"/>
              </w:rPr>
            </w:pPr>
            <w:ins w:id="103"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4" w:author="mine" w:date="2014-09-10T22:51:00Z"/>
                <w:rFonts w:ascii="Times New Roman" w:hAnsi="Times New Roman" w:cs="Times New Roman"/>
                <w:sz w:val="28"/>
                <w:szCs w:val="28"/>
              </w:rPr>
            </w:pPr>
            <w:ins w:id="105"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6" w:author="mine" w:date="2014-09-10T22:51:00Z"/>
                <w:rFonts w:ascii="Times New Roman" w:hAnsi="Times New Roman" w:cs="Times New Roman"/>
                <w:sz w:val="28"/>
                <w:szCs w:val="28"/>
              </w:rPr>
            </w:pPr>
            <w:ins w:id="107"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8" w:author="mine" w:date="2014-09-10T22:51:00Z">
            <w:tblPrEx>
              <w:tblW w:w="9900" w:type="dxa"/>
              <w:tblInd w:w="265" w:type="dxa"/>
            </w:tblPrEx>
          </w:tblPrExChange>
        </w:tblPrEx>
        <w:trPr>
          <w:trPrChange w:id="109" w:author="mine" w:date="2014-09-10T22:51:00Z">
            <w:trPr>
              <w:gridAfter w:val="0"/>
            </w:trPr>
          </w:trPrChange>
        </w:trPr>
        <w:tc>
          <w:tcPr>
            <w:tcW w:w="1544" w:type="dxa"/>
            <w:tcPrChange w:id="11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rPr>
          <w:trPrChange w:id="115" w:author="mine" w:date="2014-09-10T22:51:00Z">
            <w:trPr>
              <w:gridAfter w:val="0"/>
            </w:trPr>
          </w:trPrChange>
        </w:trPr>
        <w:tc>
          <w:tcPr>
            <w:tcW w:w="1544" w:type="dxa"/>
            <w:tcPrChange w:id="116"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7"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8"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9"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0" w:author="mine" w:date="2014-09-10T22:51:00Z">
            <w:tblPrEx>
              <w:tblW w:w="9900" w:type="dxa"/>
              <w:tblInd w:w="265" w:type="dxa"/>
            </w:tblPrEx>
          </w:tblPrExChange>
        </w:tblPrEx>
        <w:trPr>
          <w:trPrChange w:id="121" w:author="mine" w:date="2014-09-10T22:51:00Z">
            <w:trPr>
              <w:gridAfter w:val="0"/>
            </w:trPr>
          </w:trPrChange>
        </w:trPr>
        <w:tc>
          <w:tcPr>
            <w:tcW w:w="1544" w:type="dxa"/>
            <w:tcPrChange w:id="122"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3"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4"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5"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6" w:author="mine" w:date="2014-09-10T22:51:00Z">
            <w:tblPrEx>
              <w:tblW w:w="9900" w:type="dxa"/>
              <w:tblInd w:w="265" w:type="dxa"/>
            </w:tblPrEx>
          </w:tblPrExChange>
        </w:tblPrEx>
        <w:trPr>
          <w:trPrChange w:id="127" w:author="mine" w:date="2014-09-10T22:51:00Z">
            <w:trPr>
              <w:gridAfter w:val="0"/>
            </w:trPr>
          </w:trPrChange>
        </w:trPr>
        <w:tc>
          <w:tcPr>
            <w:tcW w:w="1544" w:type="dxa"/>
            <w:tcPrChange w:id="128"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9"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30"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1"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2" w:author="mine" w:date="2014-09-10T22:51:00Z">
            <w:tblPrEx>
              <w:tblW w:w="9900" w:type="dxa"/>
              <w:tblInd w:w="265" w:type="dxa"/>
            </w:tblPrEx>
          </w:tblPrExChange>
        </w:tblPrEx>
        <w:trPr>
          <w:trPrChange w:id="133" w:author="mine" w:date="2014-09-10T22:51:00Z">
            <w:trPr>
              <w:gridAfter w:val="0"/>
            </w:trPr>
          </w:trPrChange>
        </w:trPr>
        <w:tc>
          <w:tcPr>
            <w:tcW w:w="1544" w:type="dxa"/>
            <w:tcPrChange w:id="13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8" w:author="mine" w:date="2014-09-10T22:51:00Z">
            <w:tblPrEx>
              <w:tblW w:w="9900" w:type="dxa"/>
              <w:tblInd w:w="265" w:type="dxa"/>
            </w:tblPrEx>
          </w:tblPrExChange>
        </w:tblPrEx>
        <w:trPr>
          <w:trPrChange w:id="139" w:author="mine" w:date="2014-09-10T22:51:00Z">
            <w:trPr>
              <w:gridAfter w:val="0"/>
            </w:trPr>
          </w:trPrChange>
        </w:trPr>
        <w:tc>
          <w:tcPr>
            <w:tcW w:w="1544" w:type="dxa"/>
            <w:tcPrChange w:id="14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1"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bookmarkStart w:id="142" w:name="_GoBack"/>
            <w:bookmarkEnd w:id="142"/>
            <w:r w:rsidR="00385710" w:rsidRPr="005F0E63">
              <w:rPr>
                <w:rFonts w:ascii="Times New Roman" w:hAnsi="Times New Roman" w:cs="Times New Roman"/>
                <w:sz w:val="28"/>
                <w:szCs w:val="28"/>
                <w:lang w:val="en-US"/>
              </w:rPr>
              <w:t>ox</w:t>
            </w:r>
          </w:p>
        </w:tc>
        <w:tc>
          <w:tcPr>
            <w:tcW w:w="1260" w:type="dxa"/>
            <w:tcPrChange w:id="14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4"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45" w:author="mine" w:date="2014-09-10T22:51:00Z">
            <w:tblPrEx>
              <w:tblW w:w="9900" w:type="dxa"/>
              <w:tblInd w:w="265" w:type="dxa"/>
            </w:tblPrEx>
          </w:tblPrExChange>
        </w:tblPrEx>
        <w:trPr>
          <w:trPrChange w:id="146" w:author="mine" w:date="2014-09-10T22:51:00Z">
            <w:trPr>
              <w:gridAfter w:val="0"/>
            </w:trPr>
          </w:trPrChange>
        </w:trPr>
        <w:tc>
          <w:tcPr>
            <w:tcW w:w="1544" w:type="dxa"/>
            <w:tcPrChange w:id="14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1" w:author="mine" w:date="2014-09-10T22:51:00Z">
            <w:tblPrEx>
              <w:tblW w:w="9900" w:type="dxa"/>
              <w:tblInd w:w="265" w:type="dxa"/>
            </w:tblPrEx>
          </w:tblPrExChange>
        </w:tblPrEx>
        <w:trPr>
          <w:trPrChange w:id="152" w:author="mine" w:date="2014-09-10T22:51:00Z">
            <w:trPr>
              <w:gridAfter w:val="0"/>
            </w:trPr>
          </w:trPrChange>
        </w:trPr>
        <w:tc>
          <w:tcPr>
            <w:tcW w:w="1544" w:type="dxa"/>
            <w:tcPrChange w:id="15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7" w:author="mine" w:date="2014-09-10T22:51:00Z">
            <w:tblPrEx>
              <w:tblW w:w="9900" w:type="dxa"/>
              <w:tblInd w:w="265" w:type="dxa"/>
            </w:tblPrEx>
          </w:tblPrExChange>
        </w:tblPrEx>
        <w:trPr>
          <w:trPrChange w:id="158" w:author="mine" w:date="2014-09-10T22:51:00Z">
            <w:trPr>
              <w:gridAfter w:val="0"/>
            </w:trPr>
          </w:trPrChange>
        </w:trPr>
        <w:tc>
          <w:tcPr>
            <w:tcW w:w="1544" w:type="dxa"/>
            <w:vAlign w:val="center"/>
            <w:tcPrChange w:id="15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6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3" w:author="mine" w:date="2014-09-10T22:51:00Z">
            <w:tblPrEx>
              <w:tblW w:w="9900" w:type="dxa"/>
              <w:tblInd w:w="265" w:type="dxa"/>
            </w:tblPrEx>
          </w:tblPrExChange>
        </w:tblPrEx>
        <w:trPr>
          <w:trPrChange w:id="164" w:author="mine" w:date="2014-09-10T22:51:00Z">
            <w:trPr>
              <w:gridAfter w:val="0"/>
            </w:trPr>
          </w:trPrChange>
        </w:trPr>
        <w:tc>
          <w:tcPr>
            <w:tcW w:w="1544" w:type="dxa"/>
            <w:vAlign w:val="center"/>
            <w:tcPrChange w:id="165"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DC5F51"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DC5F51" w:rsidSect="001836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Segoe UI"/>
    <w:charset w:val="00"/>
    <w:family w:val="swiss"/>
    <w:pitch w:val="variable"/>
    <w:sig w:usb0="00000001"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9pt;height:10.9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8"/>
  </w:num>
  <w:num w:numId="4">
    <w:abstractNumId w:val="5"/>
  </w:num>
  <w:num w:numId="5">
    <w:abstractNumId w:val="0"/>
  </w:num>
  <w:num w:numId="6">
    <w:abstractNumId w:val="13"/>
  </w:num>
  <w:num w:numId="7">
    <w:abstractNumId w:val="15"/>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6"/>
  </w:num>
  <w:num w:numId="18">
    <w:abstractNumId w:val="7"/>
  </w:num>
  <w:num w:numId="19">
    <w:abstractNumId w:val="9"/>
  </w:num>
  <w:num w:numId="20">
    <w:abstractNumId w:val="10"/>
  </w:num>
  <w:num w:numId="21">
    <w:abstractNumId w:val="19"/>
  </w:num>
  <w:num w:numId="22">
    <w:abstractNumId w:val="20"/>
  </w:num>
  <w:num w:numId="23">
    <w:abstractNumId w:val="17"/>
  </w:num>
  <w:num w:numId="24">
    <w:abstractNumId w:val="3"/>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817D41"/>
    <w:rsid w:val="00030A86"/>
    <w:rsid w:val="00031E21"/>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F5616"/>
    <w:rsid w:val="0030123A"/>
    <w:rsid w:val="00301CE4"/>
    <w:rsid w:val="0030459B"/>
    <w:rsid w:val="003163F1"/>
    <w:rsid w:val="00340B57"/>
    <w:rsid w:val="00351901"/>
    <w:rsid w:val="00354963"/>
    <w:rsid w:val="00357B04"/>
    <w:rsid w:val="00384EAA"/>
    <w:rsid w:val="0038569A"/>
    <w:rsid w:val="00385710"/>
    <w:rsid w:val="00397DC0"/>
    <w:rsid w:val="003A509D"/>
    <w:rsid w:val="003C11C8"/>
    <w:rsid w:val="003C5342"/>
    <w:rsid w:val="003C588F"/>
    <w:rsid w:val="003D5E67"/>
    <w:rsid w:val="003E7DC6"/>
    <w:rsid w:val="003F7EE9"/>
    <w:rsid w:val="004306E8"/>
    <w:rsid w:val="0043082A"/>
    <w:rsid w:val="004629DE"/>
    <w:rsid w:val="0046387F"/>
    <w:rsid w:val="00473199"/>
    <w:rsid w:val="004744DE"/>
    <w:rsid w:val="004841AB"/>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4649D"/>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D7377"/>
    <w:rsid w:val="007F740A"/>
    <w:rsid w:val="0080023A"/>
    <w:rsid w:val="00813BB2"/>
    <w:rsid w:val="00817D41"/>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4E62"/>
    <w:rsid w:val="008E797F"/>
    <w:rsid w:val="00900D5D"/>
    <w:rsid w:val="00914C59"/>
    <w:rsid w:val="00937875"/>
    <w:rsid w:val="0094231A"/>
    <w:rsid w:val="00951538"/>
    <w:rsid w:val="00951590"/>
    <w:rsid w:val="009769B6"/>
    <w:rsid w:val="00980D9D"/>
    <w:rsid w:val="00990D6E"/>
    <w:rsid w:val="0099477F"/>
    <w:rsid w:val="009A7E54"/>
    <w:rsid w:val="009B33E1"/>
    <w:rsid w:val="009E5224"/>
    <w:rsid w:val="009F6587"/>
    <w:rsid w:val="00A01793"/>
    <w:rsid w:val="00A07E3F"/>
    <w:rsid w:val="00A07F19"/>
    <w:rsid w:val="00A21A5E"/>
    <w:rsid w:val="00A263D7"/>
    <w:rsid w:val="00A2789F"/>
    <w:rsid w:val="00A3623C"/>
    <w:rsid w:val="00A4079A"/>
    <w:rsid w:val="00A55510"/>
    <w:rsid w:val="00A61C16"/>
    <w:rsid w:val="00A64D7E"/>
    <w:rsid w:val="00A673E8"/>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A644C"/>
    <w:rsid w:val="00BB0225"/>
    <w:rsid w:val="00BB1AFA"/>
    <w:rsid w:val="00BB5D62"/>
    <w:rsid w:val="00BD20AF"/>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CF29CE"/>
    <w:rsid w:val="00D078E7"/>
    <w:rsid w:val="00D126EE"/>
    <w:rsid w:val="00D22E56"/>
    <w:rsid w:val="00D27215"/>
    <w:rsid w:val="00D276D1"/>
    <w:rsid w:val="00D41872"/>
    <w:rsid w:val="00D54182"/>
    <w:rsid w:val="00D61DE0"/>
    <w:rsid w:val="00D85E61"/>
    <w:rsid w:val="00D87B69"/>
    <w:rsid w:val="00DA5764"/>
    <w:rsid w:val="00DC3C52"/>
    <w:rsid w:val="00DC5F51"/>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Rounded Rectangular Callout 25"/>
        <o:r id="V:Rule2" type="callout" idref="#Rounded Rectangular Callout 26"/>
        <o:r id="V:Rule3" type="callout" idref="#Rounded Rectangular Callout 27"/>
        <o:r id="V:Rule4" type="callout" idref="#Rounded Rectangular Callout 28"/>
        <o:r id="V:Rule5" type="callout" idref="#Rounded Rectangular Callout 29"/>
        <o:r id="V:Rule6" type="callout" idref="#Rounded Rectangular Callout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95FE0-95A3-4552-AEE2-DED8F060C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70</Pages>
  <Words>5596</Words>
  <Characters>31898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Huy</cp:lastModifiedBy>
  <cp:revision>217</cp:revision>
  <dcterms:created xsi:type="dcterms:W3CDTF">2014-09-05T06:26:00Z</dcterms:created>
  <dcterms:modified xsi:type="dcterms:W3CDTF">2014-09-25T18:41:00Z</dcterms:modified>
</cp:coreProperties>
</file>