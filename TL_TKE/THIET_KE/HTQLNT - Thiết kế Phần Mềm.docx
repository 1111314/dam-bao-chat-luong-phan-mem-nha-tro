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eastAsia="vi-VN"/>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5E55C0"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25763B"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r w:rsidR="0025763B">
        <w:rPr>
          <w:rFonts w:ascii="Times New Roman" w:hAnsi="Times New Roman" w:cs="Times New Roman"/>
          <w:b/>
          <w:sz w:val="32"/>
          <w:szCs w:val="28"/>
        </w:rPr>
        <w:lastRenderedPageBreak/>
        <w:br w:type="page"/>
      </w:r>
    </w:p>
    <w:p w:rsidR="0050610C" w:rsidRPr="005F0E63" w:rsidRDefault="0050610C">
      <w:pPr>
        <w:rPr>
          <w:rFonts w:ascii="Times New Roman" w:hAnsi="Times New Roman" w:cs="Times New Roman"/>
          <w:b/>
          <w:sz w:val="32"/>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Pr>
          <w:rFonts w:ascii="Times New Roman" w:hAnsi="Times New Roman" w:cs="Times New Roman"/>
          <w:b/>
          <w:noProof/>
          <w:sz w:val="28"/>
          <w:szCs w:val="28"/>
          <w:lang w:eastAsia="vi-VN"/>
        </w:rPr>
        <w:lastRenderedPageBreak/>
        <w:drawing>
          <wp:anchor distT="0" distB="0" distL="114300" distR="114300" simplePos="0" relativeHeight="25165875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42" w:author="theirs" w:date="2014-09-10T22:51:00Z">
          <w:pPr>
            <w:pStyle w:val="ListParagraph"/>
            <w:numPr>
              <w:numId w:val="1"/>
            </w:numPr>
            <w:ind w:hanging="360"/>
          </w:pPr>
        </w:pPrChange>
      </w:pPr>
      <w:bookmarkStart w:id="43" w:name="_Toc398323435"/>
      <w:r w:rsidRPr="005F0E63">
        <w:rPr>
          <w:rFonts w:ascii="Times New Roman" w:hAnsi="Times New Roman" w:cs="Times New Roman"/>
          <w:b/>
          <w:sz w:val="28"/>
          <w:szCs w:val="28"/>
        </w:rPr>
        <w:t>Thiết kế dữ liệu</w:t>
      </w:r>
      <w:bookmarkEnd w:id="43"/>
    </w:p>
    <w:p w:rsidR="0050610C" w:rsidRPr="005F0E63" w:rsidRDefault="0050610C">
      <w:pPr>
        <w:pStyle w:val="ListParagraph"/>
        <w:outlineLvl w:val="1"/>
        <w:rPr>
          <w:rFonts w:ascii="Times New Roman" w:hAnsi="Times New Roman" w:cs="Times New Roman"/>
          <w:b/>
          <w:sz w:val="28"/>
          <w:szCs w:val="28"/>
        </w:rPr>
        <w:pPrChange w:id="44" w:author="theirs" w:date="2014-09-10T22:51:00Z">
          <w:pPr>
            <w:pStyle w:val="ListParagraph"/>
          </w:pPr>
        </w:pPrChange>
      </w:pPr>
      <w:bookmarkStart w:id="45"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5"/>
    </w:p>
    <w:p w:rsidR="00ED67D6" w:rsidRPr="005F0E63" w:rsidRDefault="00ED67D6" w:rsidP="00ED67D6">
      <w:pPr>
        <w:pStyle w:val="ListParagraph"/>
        <w:rPr>
          <w:ins w:id="46"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7" w:author="ChiTam" w:date="2014-09-10T22:51:00Z">
          <w:pPr>
            <w:pStyle w:val="ListParagraph"/>
          </w:pPr>
        </w:pPrChange>
      </w:pPr>
      <w:bookmarkStart w:id="48"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8"/>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49" w:author="theirs" w:date="2014-09-10T22:51:00Z">
          <w:pPr>
            <w:pStyle w:val="ListParagraph"/>
            <w:numPr>
              <w:numId w:val="1"/>
            </w:numPr>
            <w:ind w:hanging="360"/>
          </w:pPr>
        </w:pPrChange>
      </w:pPr>
      <w:bookmarkStart w:id="50" w:name="_Toc398323438"/>
      <w:r w:rsidRPr="005F0E63">
        <w:rPr>
          <w:rFonts w:ascii="Times New Roman" w:hAnsi="Times New Roman" w:cs="Times New Roman"/>
          <w:b/>
          <w:sz w:val="28"/>
          <w:szCs w:val="28"/>
        </w:rPr>
        <w:lastRenderedPageBreak/>
        <w:t>Thiết kế theo chức năng</w:t>
      </w:r>
      <w:bookmarkEnd w:id="50"/>
    </w:p>
    <w:p w:rsidR="009A7E54" w:rsidRPr="005F0E63" w:rsidRDefault="0050610C" w:rsidP="00BA3269">
      <w:pPr>
        <w:pStyle w:val="ListParagraph"/>
        <w:outlineLvl w:val="1"/>
        <w:rPr>
          <w:rFonts w:ascii="Times New Roman" w:hAnsi="Times New Roman" w:cs="Times New Roman"/>
          <w:b/>
          <w:sz w:val="28"/>
          <w:szCs w:val="28"/>
          <w:lang w:val="en-US"/>
        </w:rPr>
      </w:pPr>
      <w:bookmarkStart w:id="51"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1"/>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2"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2"/>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eastAsia="vi-VN"/>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3"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3"/>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158058F6" wp14:editId="77E18432">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21996029" wp14:editId="140AD14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7">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7E0A3B3E" wp14:editId="698FC629">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8">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4BB210D9" wp14:editId="093D3BA3">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4"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4"/>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w:lastRenderedPageBreak/>
        <w:drawing>
          <wp:inline distT="0" distB="0" distL="0" distR="0" wp14:anchorId="1CB300A9" wp14:editId="1A2D02C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7696" behindDoc="0" locked="0" layoutInCell="1" allowOverlap="1" wp14:anchorId="416B6803" wp14:editId="50821261">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6B680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F6587" w:rsidRPr="00C70475" w:rsidRDefault="009F6587"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6672" behindDoc="0" locked="0" layoutInCell="1" allowOverlap="1" wp14:anchorId="29080488" wp14:editId="33A2A176">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080488"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F6587" w:rsidRPr="00C70475" w:rsidRDefault="009F6587"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5648" behindDoc="0" locked="0" layoutInCell="1" allowOverlap="1" wp14:anchorId="0118ED5C" wp14:editId="34568C75">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18ED5C"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F6587" w:rsidRPr="00C70475" w:rsidRDefault="009F6587"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4624" behindDoc="0" locked="0" layoutInCell="1" allowOverlap="1" wp14:anchorId="77573A85" wp14:editId="686CF9BC">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73A85"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F6587" w:rsidRPr="00C70475" w:rsidRDefault="009F6587"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3600" behindDoc="0" locked="0" layoutInCell="1" allowOverlap="1" wp14:anchorId="37B59BA8" wp14:editId="4D214742">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59BA8"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F6587" w:rsidRPr="00C70475" w:rsidRDefault="009F6587"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2576" behindDoc="0" locked="0" layoutInCell="1" allowOverlap="1" wp14:anchorId="10B796E8" wp14:editId="6E24F348">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796E8"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F6587" w:rsidRPr="00C70475" w:rsidRDefault="009F6587" w:rsidP="00951538">
                      <w:pPr>
                        <w:jc w:val="center"/>
                        <w:rPr>
                          <w:sz w:val="28"/>
                          <w:szCs w:val="28"/>
                        </w:rPr>
                      </w:pPr>
                      <w:r w:rsidRPr="00C70475">
                        <w:rPr>
                          <w:sz w:val="28"/>
                          <w:szCs w:val="28"/>
                        </w:rPr>
                        <w:t>1</w:t>
                      </w:r>
                    </w:p>
                  </w:txbxContent>
                </v:textbox>
              </v:shape>
            </w:pict>
          </mc:Fallback>
        </mc:AlternateContent>
      </w:r>
      <w:r w:rsidRPr="00C70475">
        <w:rPr>
          <w:noProof/>
          <w:sz w:val="28"/>
          <w:szCs w:val="28"/>
          <w:lang w:eastAsia="vi-VN"/>
        </w:rPr>
        <w:drawing>
          <wp:inline distT="0" distB="0" distL="0" distR="0" wp14:anchorId="1A96096B" wp14:editId="08F415E2">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eastAsia="vi-VN"/>
        </w:rPr>
        <w:drawing>
          <wp:inline distT="0" distB="0" distL="0" distR="0" wp14:anchorId="5740F126" wp14:editId="71702AA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5"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5"/>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6"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7" w:author="mine" w:date="2014-09-10T22:51:00Z"/>
          <w:rFonts w:ascii="Times New Roman" w:hAnsi="Times New Roman" w:cs="Times New Roman"/>
          <w:b/>
          <w:sz w:val="28"/>
          <w:szCs w:val="28"/>
        </w:rPr>
      </w:pPr>
      <w:r w:rsidRPr="005F0E63">
        <w:rPr>
          <w:rFonts w:ascii="Times New Roman" w:hAnsi="Times New Roman" w:cs="Times New Roman"/>
          <w:noProof/>
          <w:sz w:val="28"/>
          <w:szCs w:val="28"/>
          <w:lang w:eastAsia="vi-VN"/>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58"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8"/>
      <w:r w:rsidR="004F655B" w:rsidRPr="005F0E63">
        <w:rPr>
          <w:rFonts w:ascii="Times New Roman" w:hAnsi="Times New Roman" w:cs="Times New Roman"/>
          <w:b/>
          <w:sz w:val="28"/>
          <w:szCs w:val="28"/>
        </w:rPr>
        <w:t>nhà trọ</w:t>
      </w:r>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7B63762F" wp14:editId="31B9E58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43A76102" wp14:editId="074151F6">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lastRenderedPageBreak/>
        <w:drawing>
          <wp:inline distT="0" distB="0" distL="0" distR="0" wp14:anchorId="45875AE9" wp14:editId="74B7861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5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60"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0"/>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r w:rsidR="00DE49A6" w:rsidRPr="005F0E63">
        <w:rPr>
          <w:rFonts w:ascii="Times New Roman" w:hAnsi="Times New Roman" w:cs="Times New Roman"/>
          <w:b/>
          <w:sz w:val="28"/>
          <w:szCs w:val="28"/>
          <w:lang w:val="en-US"/>
        </w:rPr>
        <w:t xml:space="preserve"> </w:t>
      </w:r>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4E2D8D42" wp14:editId="4490FA3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08DADBC8" wp14:editId="4F2E410D">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Date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3C826ECF" wp14:editId="72E1C1EE">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Hình ảnh đã được lưu ở </w:t>
            </w:r>
            <w:r w:rsidRPr="00582640">
              <w:rPr>
                <w:rFonts w:ascii="Arial" w:hAnsi="Arial" w:cs="Arial"/>
                <w:sz w:val="28"/>
                <w:szCs w:val="28"/>
              </w:rPr>
              <w:lastRenderedPageBreak/>
              <w:t>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r>
        <w:rPr>
          <w:rFonts w:ascii="Times New Roman" w:hAnsi="Times New Roman" w:cs="Times New Roman"/>
          <w:sz w:val="28"/>
          <w:szCs w:val="28"/>
        </w:rPr>
        <w:t xml:space="preserve"> </w:t>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6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62"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eastAsia="vi-VN"/>
        </w:rPr>
        <w:drawing>
          <wp:anchor distT="0" distB="0" distL="114300" distR="114300" simplePos="0" relativeHeight="251679744" behindDoc="0" locked="0" layoutInCell="1" allowOverlap="1" wp14:anchorId="01AB41E0" wp14:editId="220ACE12">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5">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eastAsia="vi-VN"/>
        </w:rPr>
        <w:lastRenderedPageBreak/>
        <w:drawing>
          <wp:anchor distT="0" distB="0" distL="114300" distR="114300" simplePos="0" relativeHeight="251667968" behindDoc="0" locked="0" layoutInCell="1" allowOverlap="1" wp14:anchorId="62CB6DA9" wp14:editId="313ACE7A">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eastAsia="vi-VN"/>
        </w:rPr>
        <w:drawing>
          <wp:anchor distT="0" distB="0" distL="114300" distR="114300" simplePos="0" relativeHeight="251648512" behindDoc="0" locked="0" layoutInCell="1" allowOverlap="1" wp14:anchorId="681DD5F5" wp14:editId="5BA5F3CA">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7">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63"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64"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4"/>
      <w:r w:rsidR="006A57A6" w:rsidRPr="005F0E63">
        <w:rPr>
          <w:rFonts w:ascii="Times New Roman" w:hAnsi="Times New Roman" w:cs="Times New Roman"/>
          <w:b/>
          <w:sz w:val="28"/>
          <w:szCs w:val="28"/>
        </w:rPr>
        <w:t>quản lý người dùng</w:t>
      </w:r>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eastAsia="vi-VN"/>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eastAsia="vi-VN"/>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eastAsia="vi-VN"/>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eastAsia="vi-VN"/>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65"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66"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6"/>
    </w:p>
    <w:p w:rsidR="00E12CF7" w:rsidRDefault="00E12CF7" w:rsidP="00E12CF7">
      <w:r>
        <w:rPr>
          <w:sz w:val="28"/>
          <w:szCs w:val="28"/>
        </w:rPr>
        <w:t>Mục đích: giúp người dùng có thể bình luận các bài viết</w:t>
      </w:r>
      <w:r>
        <w:rPr>
          <w:sz w:val="28"/>
          <w:szCs w:val="28"/>
        </w:rPr>
        <w:br/>
        <w:t>-Giao diện:</w:t>
      </w:r>
    </w:p>
    <w:p w:rsidR="00E12CF7" w:rsidRDefault="00E12CF7" w:rsidP="00E12CF7">
      <w:pPr>
        <w:rPr>
          <w:rFonts w:ascii="Times New Roman" w:hAnsi="Times New Roman" w:cs="Times New Roman"/>
          <w:sz w:val="28"/>
          <w:szCs w:val="28"/>
        </w:rPr>
      </w:pPr>
      <w:r>
        <w:rPr>
          <w:noProof/>
          <w:lang w:eastAsia="vi-VN"/>
        </w:rPr>
        <w:lastRenderedPageBreak/>
        <w:drawing>
          <wp:anchor distT="0" distB="0" distL="0" distR="0" simplePos="0" relativeHeight="251681792" behindDoc="0" locked="0" layoutInCell="1" allowOverlap="1">
            <wp:simplePos x="0" y="0"/>
            <wp:positionH relativeFrom="column">
              <wp:align>center</wp:align>
            </wp:positionH>
            <wp:positionV relativeFrom="paragraph">
              <wp:posOffset>114300</wp:posOffset>
            </wp:positionV>
            <wp:extent cx="5599430" cy="3418205"/>
            <wp:effectExtent l="0" t="0" r="127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943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818"/>
        <w:gridCol w:w="1713"/>
        <w:gridCol w:w="5106"/>
      </w:tblGrid>
      <w:tr w:rsidR="00E12CF7" w:rsidTr="009F6587">
        <w:tc>
          <w:tcPr>
            <w:tcW w:w="713" w:type="dxa"/>
            <w:shd w:val="clear" w:color="auto" w:fill="BDD6EE"/>
            <w:vAlign w:val="center"/>
          </w:tcPr>
          <w:p w:rsidR="00E12CF7" w:rsidRDefault="00E12CF7" w:rsidP="009F658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818" w:type="dxa"/>
            <w:shd w:val="clear" w:color="auto" w:fill="BDD6EE"/>
            <w:vAlign w:val="center"/>
          </w:tcPr>
          <w:p w:rsidR="00E12CF7" w:rsidRDefault="00E12CF7" w:rsidP="009F658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Loại điều khiển</w:t>
            </w:r>
          </w:p>
        </w:tc>
        <w:tc>
          <w:tcPr>
            <w:tcW w:w="1713" w:type="dxa"/>
            <w:shd w:val="clear" w:color="auto" w:fill="BDD6EE"/>
            <w:vAlign w:val="center"/>
          </w:tcPr>
          <w:p w:rsidR="00E12CF7" w:rsidRDefault="00E12CF7" w:rsidP="009F658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Giá trị mặc định</w:t>
            </w:r>
          </w:p>
        </w:tc>
        <w:tc>
          <w:tcPr>
            <w:tcW w:w="5106" w:type="dxa"/>
            <w:shd w:val="clear" w:color="auto" w:fill="BDD6EE"/>
            <w:vAlign w:val="center"/>
          </w:tcPr>
          <w:p w:rsidR="00E12CF7" w:rsidRDefault="00E12CF7" w:rsidP="009F658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Ghi chú</w:t>
            </w:r>
          </w:p>
        </w:tc>
      </w:tr>
      <w:tr w:rsidR="00E12CF7" w:rsidTr="009F6587">
        <w:tc>
          <w:tcPr>
            <w:tcW w:w="713"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818" w:type="dxa"/>
            <w:shd w:val="clear" w:color="auto" w:fill="auto"/>
          </w:tcPr>
          <w:p w:rsidR="00E12CF7" w:rsidRPr="0025763B" w:rsidRDefault="0025763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Textarea</w:t>
            </w:r>
          </w:p>
        </w:tc>
        <w:tc>
          <w:tcPr>
            <w:tcW w:w="1713" w:type="dxa"/>
            <w:shd w:val="clear" w:color="auto" w:fill="auto"/>
          </w:tcPr>
          <w:p w:rsidR="00E12CF7" w:rsidRDefault="00E12CF7" w:rsidP="009F6587">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9F6587">
            <w:pPr>
              <w:snapToGrid w:val="0"/>
              <w:rPr>
                <w:rFonts w:ascii="Times New Roman" w:hAnsi="Times New Roman" w:cs="Times New Roman"/>
                <w:sz w:val="28"/>
                <w:szCs w:val="28"/>
              </w:rPr>
            </w:pPr>
            <w:r>
              <w:rPr>
                <w:rFonts w:ascii="Times New Roman" w:hAnsi="Times New Roman" w:cs="Times New Roman"/>
                <w:sz w:val="28"/>
                <w:szCs w:val="28"/>
              </w:rPr>
              <w:t>khung để nhập nôi dung bình luận</w:t>
            </w:r>
          </w:p>
        </w:tc>
      </w:tr>
      <w:tr w:rsidR="00E12CF7" w:rsidTr="009F6587">
        <w:tc>
          <w:tcPr>
            <w:tcW w:w="713"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818"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1713" w:type="dxa"/>
            <w:shd w:val="clear" w:color="auto" w:fill="auto"/>
          </w:tcPr>
          <w:p w:rsidR="00E12CF7" w:rsidRDefault="00E12CF7" w:rsidP="009F6587">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9F6587">
            <w:pPr>
              <w:snapToGrid w:val="0"/>
              <w:rPr>
                <w:rFonts w:ascii="Times New Roman" w:hAnsi="Times New Roman" w:cs="Times New Roman"/>
                <w:sz w:val="28"/>
                <w:szCs w:val="28"/>
              </w:rPr>
            </w:pPr>
            <w:r>
              <w:rPr>
                <w:rFonts w:ascii="Times New Roman" w:hAnsi="Times New Roman" w:cs="Times New Roman"/>
                <w:sz w:val="28"/>
                <w:szCs w:val="28"/>
              </w:rPr>
              <w:t>Người dùng nhấp vào nút “Gửi bình luận” để gửi</w:t>
            </w:r>
          </w:p>
        </w:tc>
      </w:tr>
      <w:tr w:rsidR="00E12CF7" w:rsidTr="009F6587">
        <w:tc>
          <w:tcPr>
            <w:tcW w:w="713"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818"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Hyperlink</w:t>
            </w:r>
          </w:p>
        </w:tc>
        <w:tc>
          <w:tcPr>
            <w:tcW w:w="1713" w:type="dxa"/>
            <w:shd w:val="clear" w:color="auto" w:fill="auto"/>
          </w:tcPr>
          <w:p w:rsidR="00E12CF7" w:rsidRDefault="00E12CF7" w:rsidP="009F6587">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9F6587">
            <w:pPr>
              <w:pStyle w:val="ListParagraph"/>
              <w:snapToGrid w:val="0"/>
              <w:ind w:left="0"/>
              <w:rPr>
                <w:rFonts w:ascii="Times New Roman" w:hAnsi="Times New Roman" w:cs="Times New Roman"/>
                <w:sz w:val="28"/>
                <w:szCs w:val="28"/>
              </w:rPr>
            </w:pPr>
            <w:r>
              <w:rPr>
                <w:rFonts w:ascii="Times New Roman" w:hAnsi="Times New Roman" w:cs="Times New Roman"/>
                <w:sz w:val="28"/>
                <w:szCs w:val="28"/>
              </w:rPr>
              <w:t>Người dùng nhấp vào để trả lời các bình luận trước</w:t>
            </w:r>
          </w:p>
        </w:tc>
      </w:tr>
      <w:tr w:rsidR="00E12CF7" w:rsidTr="009F6587">
        <w:tc>
          <w:tcPr>
            <w:tcW w:w="713"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818" w:type="dxa"/>
            <w:shd w:val="clear" w:color="auto" w:fill="auto"/>
          </w:tcPr>
          <w:p w:rsidR="00E12CF7" w:rsidRDefault="00E12CF7" w:rsidP="009F6587">
            <w:pPr>
              <w:pStyle w:val="ListParagraph"/>
              <w:ind w:left="0"/>
              <w:rPr>
                <w:rFonts w:ascii="Times New Roman" w:hAnsi="Times New Roman" w:cs="Times New Roman"/>
                <w:sz w:val="28"/>
                <w:szCs w:val="28"/>
              </w:rPr>
            </w:pPr>
            <w:r>
              <w:rPr>
                <w:rFonts w:ascii="Times New Roman" w:hAnsi="Times New Roman" w:cs="Times New Roman"/>
                <w:sz w:val="28"/>
                <w:szCs w:val="28"/>
              </w:rPr>
              <w:t>Hyperlink</w:t>
            </w:r>
          </w:p>
        </w:tc>
        <w:tc>
          <w:tcPr>
            <w:tcW w:w="1713" w:type="dxa"/>
            <w:shd w:val="clear" w:color="auto" w:fill="auto"/>
          </w:tcPr>
          <w:p w:rsidR="00E12CF7" w:rsidRDefault="00E12CF7" w:rsidP="009F6587">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9F6587">
            <w:pPr>
              <w:pStyle w:val="ListParagraph"/>
              <w:snapToGrid w:val="0"/>
              <w:ind w:left="0"/>
            </w:pPr>
            <w:r>
              <w:rPr>
                <w:rFonts w:ascii="Times New Roman" w:hAnsi="Times New Roman" w:cs="Times New Roman"/>
                <w:sz w:val="28"/>
                <w:szCs w:val="28"/>
              </w:rPr>
              <w:t>Người dùng nhấp vào để bình luận bài viết</w:t>
            </w:r>
          </w:p>
        </w:tc>
      </w:tr>
    </w:tbl>
    <w:p w:rsidR="00C437F4" w:rsidRPr="00582640" w:rsidRDefault="00C437F4" w:rsidP="00C437F4">
      <w:pPr>
        <w:ind w:left="360"/>
        <w:rPr>
          <w:rFonts w:ascii="Times New Roman" w:hAnsi="Times New Roman" w:cs="Times New Roman"/>
          <w:sz w:val="28"/>
          <w:szCs w:val="28"/>
        </w:rPr>
      </w:pPr>
    </w:p>
    <w:p w:rsidR="00C437F4" w:rsidRPr="005F0E63" w:rsidRDefault="00C437F4" w:rsidP="00C437F4">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C437F4" w:rsidRPr="005F0E63" w:rsidRDefault="00C437F4" w:rsidP="00C437F4">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C437F4" w:rsidRPr="005F0E63" w:rsidTr="009F6587">
        <w:tc>
          <w:tcPr>
            <w:tcW w:w="895" w:type="dxa"/>
            <w:vMerge w:val="restart"/>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C437F4" w:rsidRPr="005F0E63" w:rsidRDefault="00C437F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C437F4" w:rsidRPr="005F0E63" w:rsidTr="009F6587">
        <w:tc>
          <w:tcPr>
            <w:tcW w:w="895" w:type="dxa"/>
            <w:vMerge/>
          </w:tcPr>
          <w:p w:rsidR="00C437F4" w:rsidRPr="005F0E63" w:rsidRDefault="00C437F4" w:rsidP="009F6587">
            <w:pPr>
              <w:pStyle w:val="ListParagraph"/>
              <w:ind w:left="0"/>
              <w:rPr>
                <w:rFonts w:ascii="Times New Roman" w:hAnsi="Times New Roman" w:cs="Times New Roman"/>
                <w:sz w:val="28"/>
                <w:szCs w:val="28"/>
              </w:rPr>
            </w:pPr>
          </w:p>
        </w:tc>
        <w:tc>
          <w:tcPr>
            <w:tcW w:w="1981" w:type="dxa"/>
            <w:vMerge/>
          </w:tcPr>
          <w:p w:rsidR="00C437F4" w:rsidRPr="005F0E63" w:rsidRDefault="00C437F4" w:rsidP="009F6587">
            <w:pPr>
              <w:pStyle w:val="ListParagraph"/>
              <w:ind w:left="0"/>
              <w:rPr>
                <w:rFonts w:ascii="Times New Roman" w:hAnsi="Times New Roman" w:cs="Times New Roman"/>
                <w:sz w:val="28"/>
                <w:szCs w:val="28"/>
              </w:rPr>
            </w:pPr>
          </w:p>
        </w:tc>
        <w:tc>
          <w:tcPr>
            <w:tcW w:w="1438"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C437F4" w:rsidRPr="005F0E63" w:rsidTr="009F6587">
        <w:tc>
          <w:tcPr>
            <w:tcW w:w="895"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C437F4"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C437F4" w:rsidRPr="005F0E63" w:rsidRDefault="00C437F4" w:rsidP="009F6587">
            <w:pPr>
              <w:pStyle w:val="ListParagraph"/>
              <w:ind w:left="0"/>
              <w:rPr>
                <w:rFonts w:ascii="Times New Roman" w:hAnsi="Times New Roman" w:cs="Times New Roman"/>
                <w:sz w:val="28"/>
                <w:szCs w:val="28"/>
              </w:rPr>
            </w:pPr>
          </w:p>
        </w:tc>
        <w:tc>
          <w:tcPr>
            <w:tcW w:w="1439" w:type="dxa"/>
          </w:tcPr>
          <w:p w:rsidR="00C437F4" w:rsidRPr="005F0E63" w:rsidRDefault="00C437F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C437F4" w:rsidRDefault="00C437F4" w:rsidP="00C437F4">
      <w:pPr>
        <w:ind w:left="360"/>
        <w:rPr>
          <w:rFonts w:ascii="Times New Roman" w:hAnsi="Times New Roman" w:cs="Times New Roman"/>
          <w:sz w:val="28"/>
          <w:szCs w:val="28"/>
          <w:lang w:val="en-US"/>
        </w:rPr>
      </w:pPr>
    </w:p>
    <w:p w:rsidR="00C437F4" w:rsidRDefault="00C437F4" w:rsidP="00C437F4">
      <w:pPr>
        <w:ind w:left="360"/>
        <w:rPr>
          <w:rFonts w:ascii="Times New Roman" w:hAnsi="Times New Roman" w:cs="Times New Roman"/>
          <w:sz w:val="28"/>
          <w:szCs w:val="28"/>
          <w:lang w:val="en-US"/>
        </w:rPr>
      </w:pPr>
    </w:p>
    <w:p w:rsidR="00E12CF7" w:rsidRPr="00C437F4" w:rsidRDefault="00E12CF7" w:rsidP="00C437F4">
      <w:pPr>
        <w:pStyle w:val="ListParagraph"/>
        <w:numPr>
          <w:ilvl w:val="0"/>
          <w:numId w:val="20"/>
        </w:numPr>
        <w:rPr>
          <w:rFonts w:ascii="Times New Roman" w:hAnsi="Times New Roman" w:cs="Times New Roman"/>
          <w:sz w:val="28"/>
          <w:szCs w:val="28"/>
        </w:rPr>
      </w:pPr>
      <w:r w:rsidRPr="00C437F4">
        <w:rPr>
          <w:rFonts w:ascii="Times New Roman" w:hAnsi="Times New Roman" w:cs="Times New Roman"/>
          <w:sz w:val="28"/>
          <w:szCs w:val="28"/>
        </w:rPr>
        <w:t>Xử lý: sơ đồ sau cho thấy hoạt động bình luận của người dùng</w:t>
      </w:r>
    </w:p>
    <w:p w:rsidR="00E12CF7" w:rsidRDefault="00E12CF7" w:rsidP="00E12CF7">
      <w:r>
        <w:rPr>
          <w:noProof/>
          <w:lang w:eastAsia="vi-VN"/>
        </w:rPr>
        <w:drawing>
          <wp:anchor distT="0" distB="0" distL="114300" distR="114300" simplePos="0" relativeHeight="251682816" behindDoc="1" locked="0" layoutInCell="1" allowOverlap="1">
            <wp:simplePos x="0" y="0"/>
            <wp:positionH relativeFrom="column">
              <wp:posOffset>-838200</wp:posOffset>
            </wp:positionH>
            <wp:positionV relativeFrom="paragraph">
              <wp:posOffset>-161925</wp:posOffset>
            </wp:positionV>
            <wp:extent cx="7332345" cy="6181725"/>
            <wp:effectExtent l="0" t="0" r="1905" b="9525"/>
            <wp:wrapSquare wrapText="bothSides"/>
            <wp:docPr id="49" name="Picture 49" descr="binhl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hlu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2345" cy="618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CF7" w:rsidRPr="00E12CF7" w:rsidRDefault="00E12CF7" w:rsidP="008A13D7">
      <w:pPr>
        <w:pStyle w:val="ListParagraph"/>
        <w:outlineLvl w:val="1"/>
        <w:rPr>
          <w:ins w:id="67" w:author="theirs" w:date="2014-09-10T22:51:00Z"/>
          <w:rFonts w:ascii="Times New Roman" w:hAnsi="Times New Roman" w:cs="Times New Roman"/>
          <w:b/>
          <w:sz w:val="28"/>
          <w:szCs w:val="28"/>
          <w:lang w:val="en-US"/>
        </w:rPr>
      </w:pPr>
    </w:p>
    <w:p w:rsidR="00ED67D6" w:rsidRDefault="00671085" w:rsidP="00890005">
      <w:pPr>
        <w:pStyle w:val="ListParagraph"/>
        <w:outlineLvl w:val="1"/>
        <w:rPr>
          <w:rFonts w:ascii="Times New Roman" w:hAnsi="Times New Roman" w:cs="Times New Roman"/>
          <w:b/>
          <w:sz w:val="28"/>
          <w:szCs w:val="28"/>
          <w:lang w:val="en-US"/>
        </w:rPr>
      </w:pPr>
      <w:bookmarkStart w:id="68"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68"/>
      <w:r w:rsidR="004D5AAE" w:rsidRPr="005F0E63">
        <w:rPr>
          <w:rFonts w:ascii="Times New Roman" w:hAnsi="Times New Roman" w:cs="Times New Roman"/>
          <w:b/>
          <w:sz w:val="28"/>
          <w:szCs w:val="28"/>
        </w:rPr>
        <w:t>quản lý bình luận</w:t>
      </w:r>
      <w:r w:rsidR="00F72F1D" w:rsidRPr="007B48C3">
        <w:rPr>
          <w:rFonts w:ascii="Times New Roman" w:hAnsi="Times New Roman" w:cs="Times New Roman"/>
          <w:b/>
          <w:sz w:val="28"/>
          <w:szCs w:val="28"/>
        </w:rPr>
        <w:t xml:space="preserve"> </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sz w:val="28"/>
          <w:szCs w:val="28"/>
          <w:lang w:val="en-US"/>
        </w:rPr>
        <w:t>Mục đích:</w:t>
      </w:r>
    </w:p>
    <w:p w:rsidR="00ED79C8" w:rsidRPr="00C74A40" w:rsidRDefault="00ED79C8" w:rsidP="00E53409">
      <w:pPr>
        <w:ind w:firstLine="720"/>
        <w:rPr>
          <w:rFonts w:ascii="Times New Roman" w:hAnsi="Times New Roman" w:cs="Times New Roman"/>
          <w:sz w:val="28"/>
          <w:szCs w:val="28"/>
          <w:lang w:val="en-US"/>
        </w:rPr>
      </w:pPr>
      <w:r w:rsidRPr="00C74A40">
        <w:rPr>
          <w:rFonts w:ascii="Times New Roman" w:hAnsi="Times New Roman" w:cs="Times New Roman"/>
          <w:sz w:val="28"/>
          <w:szCs w:val="28"/>
          <w:lang w:val="en-US"/>
        </w:rPr>
        <w:lastRenderedPageBreak/>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eastAsia="vi-VN"/>
        </w:rPr>
        <w:drawing>
          <wp:anchor distT="0" distB="0" distL="114300" distR="114300" simplePos="0" relativeHeight="251684864" behindDoc="0" locked="0" layoutInCell="1" allowOverlap="1" wp14:anchorId="38A8DDB0" wp14:editId="414D7344">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4">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14:sizeRelH relativeFrom="margin">
              <wp14:pctWidth>0</wp14:pctWidth>
            </wp14:sizeRelH>
            <wp14:sizeRelV relativeFrom="margin">
              <wp14:pctHeight>0</wp14:pctHeight>
            </wp14:sizeRelV>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 xml:space="preserve">Hiển thị những thao tác </w:t>
            </w:r>
            <w:r>
              <w:rPr>
                <w:rFonts w:ascii="Arial" w:hAnsi="Arial" w:cs="Arial"/>
                <w:sz w:val="28"/>
                <w:szCs w:val="28"/>
              </w:rPr>
              <w:lastRenderedPageBreak/>
              <w:t>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lastRenderedPageBreak/>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eastAsia="vi-VN"/>
        </w:rPr>
        <w:drawing>
          <wp:inline distT="0" distB="0" distL="0" distR="0" wp14:anchorId="4510C5CB" wp14:editId="2F80DF81">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5">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eastAsia="vi-VN"/>
        </w:rPr>
        <w:lastRenderedPageBreak/>
        <w:drawing>
          <wp:inline distT="0" distB="0" distL="0" distR="0" wp14:anchorId="50651FD0" wp14:editId="52825C2F">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6">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69" w:author="ChiTam" w:date="2014-09-10T22:51:00Z"/>
          <w:rFonts w:ascii="Times New Roman" w:hAnsi="Times New Roman" w:cs="Times New Roman"/>
          <w:b/>
          <w:sz w:val="28"/>
          <w:szCs w:val="28"/>
          <w:lang w:val="en-US"/>
        </w:rPr>
      </w:pPr>
    </w:p>
    <w:p w:rsidR="00671085" w:rsidRDefault="00241EA4">
      <w:pPr>
        <w:pStyle w:val="ListParagraph"/>
        <w:outlineLvl w:val="1"/>
        <w:rPr>
          <w:rFonts w:ascii="Times New Roman" w:hAnsi="Times New Roman" w:cs="Times New Roman"/>
          <w:b/>
          <w:sz w:val="28"/>
          <w:szCs w:val="28"/>
          <w:lang w:val="en-US"/>
        </w:rPr>
        <w:pPrChange w:id="70" w:author="theirs" w:date="2014-09-10T22:51:00Z">
          <w:pPr>
            <w:pStyle w:val="ListParagraph"/>
          </w:pPr>
        </w:pPrChange>
      </w:pPr>
      <w:bookmarkStart w:id="71"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1"/>
      <w:r w:rsidR="00890005" w:rsidRPr="005F0E63">
        <w:rPr>
          <w:rFonts w:ascii="Times New Roman" w:hAnsi="Times New Roman" w:cs="Times New Roman"/>
          <w:b/>
          <w:sz w:val="28"/>
          <w:szCs w:val="28"/>
        </w:rPr>
        <w:t>đăng tin</w:t>
      </w:r>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eastAsia="vi-VN"/>
        </w:rPr>
        <w:drawing>
          <wp:inline distT="0" distB="0" distL="0" distR="0" wp14:anchorId="3F1EA810" wp14:editId="162240B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bookmarkStart w:id="72" w:name="_GoBack"/>
            <w:bookmarkEnd w:id="72"/>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eastAsia="vi-VN"/>
        </w:rPr>
        <w:lastRenderedPageBreak/>
        <w:drawing>
          <wp:anchor distT="0" distB="0" distL="114300" distR="114300" simplePos="0" relativeHeight="251686912" behindDoc="0" locked="0" layoutInCell="1" allowOverlap="1" wp14:anchorId="2EA9A22A" wp14:editId="3CBEF70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5F61EFD5" wp14:editId="4B3AB763">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2CD6F48C" wp14:editId="4D7070C1">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1544"/>
            <w:gridCol w:w="2194"/>
            <w:gridCol w:w="1446"/>
            <w:gridCol w:w="8"/>
            <w:gridCol w:w="1253"/>
            <w:gridCol w:w="7"/>
            <w:gridCol w:w="3448"/>
          </w:tblGrid>
        </w:tblGridChange>
      </w:tblGrid>
      <w:tr w:rsidR="00385710" w:rsidRPr="005F0E63" w:rsidTr="009F6587">
        <w:trPr>
          <w:ins w:id="74"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83" w:author="mine" w:date="2014-09-10T22:51:00Z">
            <w:tblPrEx>
              <w:tblW w:w="9900" w:type="dxa"/>
              <w:tblInd w:w="265" w:type="dxa"/>
            </w:tblPrEx>
          </w:tblPrExChange>
        </w:tblPrEx>
        <w:tc>
          <w:tcPr>
            <w:tcW w:w="1544" w:type="dxa"/>
            <w:tcPrChange w:id="84"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88" w:author="mine" w:date="2014-09-10T22:51:00Z">
            <w:tblPrEx>
              <w:tblW w:w="9900" w:type="dxa"/>
              <w:tblInd w:w="265" w:type="dxa"/>
            </w:tblPrEx>
          </w:tblPrExChange>
        </w:tblPrEx>
        <w:tc>
          <w:tcPr>
            <w:tcW w:w="1544" w:type="dxa"/>
            <w:tcPrChange w:id="89"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9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93" w:author="mine" w:date="2014-09-10T22:51:00Z">
            <w:tblPrEx>
              <w:tblW w:w="9900" w:type="dxa"/>
              <w:tblInd w:w="265" w:type="dxa"/>
            </w:tblPrEx>
          </w:tblPrExChange>
        </w:tblPrEx>
        <w:tc>
          <w:tcPr>
            <w:tcW w:w="1544" w:type="dxa"/>
            <w:tcPrChange w:id="94"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9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98" w:author="mine" w:date="2014-09-10T22:51:00Z">
            <w:tblPrEx>
              <w:tblW w:w="9900" w:type="dxa"/>
              <w:tblInd w:w="265" w:type="dxa"/>
            </w:tblPrEx>
          </w:tblPrExChange>
        </w:tblPrEx>
        <w:tc>
          <w:tcPr>
            <w:tcW w:w="1544" w:type="dxa"/>
            <w:tcPrChange w:id="99"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0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03" w:author="mine" w:date="2014-09-10T22:51:00Z">
            <w:tblPrEx>
              <w:tblW w:w="9900" w:type="dxa"/>
              <w:tblInd w:w="265" w:type="dxa"/>
            </w:tblPrEx>
          </w:tblPrExChange>
        </w:tblPrEx>
        <w:tc>
          <w:tcPr>
            <w:tcW w:w="1544" w:type="dxa"/>
            <w:tcPrChange w:id="104"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0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0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0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08" w:author="mine" w:date="2014-09-10T22:51:00Z">
            <w:tblPrEx>
              <w:tblW w:w="9900" w:type="dxa"/>
              <w:tblInd w:w="265" w:type="dxa"/>
            </w:tblPrEx>
          </w:tblPrExChange>
        </w:tblPrEx>
        <w:tc>
          <w:tcPr>
            <w:tcW w:w="1544" w:type="dxa"/>
            <w:tcPrChange w:id="109"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1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1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385710" w:rsidRPr="005F0E63" w:rsidTr="009F6587">
        <w:tblPrEx>
          <w:tblW w:w="9900" w:type="dxa"/>
          <w:tblInd w:w="265" w:type="dxa"/>
          <w:tblPrExChange w:id="113" w:author="mine" w:date="2014-09-10T22:51:00Z">
            <w:tblPrEx>
              <w:tblW w:w="9900" w:type="dxa"/>
              <w:tblInd w:w="265" w:type="dxa"/>
            </w:tblPrEx>
          </w:tblPrExChange>
        </w:tblPrEx>
        <w:tc>
          <w:tcPr>
            <w:tcW w:w="1544" w:type="dxa"/>
            <w:tcPrChange w:id="114"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1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18" w:author="mine" w:date="2014-09-10T22:51:00Z">
            <w:tblPrEx>
              <w:tblW w:w="9900" w:type="dxa"/>
              <w:tblInd w:w="265" w:type="dxa"/>
            </w:tblPrEx>
          </w:tblPrExChange>
        </w:tblPrEx>
        <w:tc>
          <w:tcPr>
            <w:tcW w:w="1544" w:type="dxa"/>
            <w:tcPrChange w:id="119"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2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2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23" w:author="mine" w:date="2014-09-10T22:51:00Z">
            <w:tblPrEx>
              <w:tblW w:w="9900" w:type="dxa"/>
              <w:tblInd w:w="265" w:type="dxa"/>
            </w:tblPrEx>
          </w:tblPrExChange>
        </w:tblPrEx>
        <w:tc>
          <w:tcPr>
            <w:tcW w:w="1544" w:type="dxa"/>
            <w:vAlign w:val="center"/>
            <w:tcPrChange w:id="124" w:author="mine" w:date="2014-09-10T22:51:00Z">
              <w:tcPr>
                <w:tcW w:w="3980" w:type="dxa"/>
                <w:gridSpan w:val="2"/>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2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2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28" w:author="mine" w:date="2014-09-10T22:51:00Z">
            <w:tblPrEx>
              <w:tblW w:w="9900" w:type="dxa"/>
              <w:tblInd w:w="265" w:type="dxa"/>
            </w:tblPrEx>
          </w:tblPrExChange>
        </w:tblPrEx>
        <w:tc>
          <w:tcPr>
            <w:tcW w:w="1544" w:type="dxa"/>
            <w:vAlign w:val="center"/>
            <w:tcPrChange w:id="129" w:author="mine" w:date="2014-09-10T22:51:00Z">
              <w:tcPr>
                <w:tcW w:w="3980" w:type="dxa"/>
                <w:gridSpan w:val="2"/>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3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7DD6B4E9" wp14:editId="30E7597D">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1">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33" w:author="theirs" w:date="2014-09-10T22:51:00Z">
          <w:pPr>
            <w:pStyle w:val="ListParagraph"/>
            <w:numPr>
              <w:numId w:val="1"/>
            </w:numPr>
            <w:ind w:hanging="360"/>
          </w:pPr>
        </w:pPrChange>
      </w:pPr>
      <w:bookmarkStart w:id="134" w:name="_Toc398323458"/>
      <w:r w:rsidRPr="005F0E63">
        <w:rPr>
          <w:rFonts w:ascii="Times New Roman" w:hAnsi="Times New Roman" w:cs="Times New Roman"/>
          <w:b/>
          <w:sz w:val="28"/>
          <w:szCs w:val="28"/>
        </w:rPr>
        <w:t>Bảng tham khảo tới các yêu cầu</w:t>
      </w:r>
      <w:bookmarkEnd w:id="134"/>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r w:rsidR="009F6587">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r>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r w:rsidR="00606D5E">
              <w:rPr>
                <w:rFonts w:ascii="Times New Roman" w:hAnsi="Times New Roman" w:cs="Times New Roman"/>
                <w:sz w:val="28"/>
                <w:szCs w:val="28"/>
                <w:lang w:val="en-US"/>
              </w:rPr>
              <w:t xml:space="preserve"> x</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r w:rsidR="00606D5E">
              <w:rPr>
                <w:rFonts w:ascii="Times New Roman" w:hAnsi="Times New Roman" w:cs="Times New Roman"/>
                <w:sz w:val="28"/>
                <w:szCs w:val="28"/>
                <w:lang w:val="en-US"/>
              </w:rPr>
              <w:t xml:space="preserve"> v</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r w:rsidR="00606D5E">
              <w:rPr>
                <w:rFonts w:ascii="Times New Roman" w:hAnsi="Times New Roman" w:cs="Times New Roman"/>
                <w:sz w:val="28"/>
                <w:szCs w:val="28"/>
                <w:lang w:val="en-US"/>
              </w:rPr>
              <w:t xml:space="preserve"> v</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35" w:author="theirs" w:date="2014-09-10T22:51:00Z">
          <w:pPr>
            <w:pStyle w:val="ListParagraph"/>
            <w:numPr>
              <w:numId w:val="1"/>
            </w:numPr>
            <w:ind w:hanging="360"/>
          </w:pPr>
        </w:pPrChange>
      </w:pPr>
      <w:bookmarkStart w:id="136" w:name="_Toc398323459"/>
      <w:r w:rsidRPr="005F0E63">
        <w:rPr>
          <w:rFonts w:ascii="Times New Roman" w:hAnsi="Times New Roman" w:cs="Times New Roman"/>
          <w:b/>
          <w:sz w:val="28"/>
          <w:szCs w:val="28"/>
        </w:rPr>
        <w:t>Các phụ lục</w:t>
      </w:r>
      <w:bookmarkEnd w:id="136"/>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
  </w:num>
  <w:num w:numId="3">
    <w:abstractNumId w:val="15"/>
  </w:num>
  <w:num w:numId="4">
    <w:abstractNumId w:val="4"/>
  </w:num>
  <w:num w:numId="5">
    <w:abstractNumId w:val="0"/>
  </w:num>
  <w:num w:numId="6">
    <w:abstractNumId w:val="11"/>
  </w:num>
  <w:num w:numId="7">
    <w:abstractNumId w:val="13"/>
  </w:num>
  <w:num w:numId="8">
    <w:abstractNumId w:val="10"/>
  </w:num>
  <w:num w:numId="9">
    <w:abstractNumId w:val="5"/>
  </w:num>
  <w:num w:numId="10">
    <w:abstractNumId w:val="5"/>
  </w:num>
  <w:num w:numId="11">
    <w:abstractNumId w:val="9"/>
  </w:num>
  <w:num w:numId="12">
    <w:abstractNumId w:val="9"/>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3"/>
  </w:num>
  <w:num w:numId="17">
    <w:abstractNumId w:val="14"/>
  </w:num>
  <w:num w:numId="18">
    <w:abstractNumId w:val="6"/>
  </w:num>
  <w:num w:numId="19">
    <w:abstractNumId w:val="7"/>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30123A"/>
    <w:rsid w:val="00301CE4"/>
    <w:rsid w:val="0030459B"/>
    <w:rsid w:val="003163F1"/>
    <w:rsid w:val="00351901"/>
    <w:rsid w:val="00354963"/>
    <w:rsid w:val="00357B04"/>
    <w:rsid w:val="00384EAA"/>
    <w:rsid w:val="0038569A"/>
    <w:rsid w:val="00385710"/>
    <w:rsid w:val="00397DC0"/>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4231A"/>
    <w:rsid w:val="00951538"/>
    <w:rsid w:val="00951590"/>
    <w:rsid w:val="009769B6"/>
    <w:rsid w:val="00980D9D"/>
    <w:rsid w:val="00990D6E"/>
    <w:rsid w:val="009A7E54"/>
    <w:rsid w:val="009E5224"/>
    <w:rsid w:val="009F6587"/>
    <w:rsid w:val="00A01793"/>
    <w:rsid w:val="00A07E3F"/>
    <w:rsid w:val="00A07F19"/>
    <w:rsid w:val="00A21A5E"/>
    <w:rsid w:val="00A2789F"/>
    <w:rsid w:val="00A3623C"/>
    <w:rsid w:val="00A4079A"/>
    <w:rsid w:val="00A61C16"/>
    <w:rsid w:val="00A64D7E"/>
    <w:rsid w:val="00A75C04"/>
    <w:rsid w:val="00A76FFA"/>
    <w:rsid w:val="00AC30F5"/>
    <w:rsid w:val="00AE2F11"/>
    <w:rsid w:val="00AE2FC7"/>
    <w:rsid w:val="00AF031C"/>
    <w:rsid w:val="00AF1030"/>
    <w:rsid w:val="00B03F26"/>
    <w:rsid w:val="00B22B51"/>
    <w:rsid w:val="00B30106"/>
    <w:rsid w:val="00B402FF"/>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C27AA3-CE2E-4E90-AF84-C35D74A9F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E581C-CF8F-46BE-96F7-D987712F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3746</Words>
  <Characters>21358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ChiTam</cp:lastModifiedBy>
  <cp:revision>194</cp:revision>
  <dcterms:created xsi:type="dcterms:W3CDTF">2014-09-05T06:26:00Z</dcterms:created>
  <dcterms:modified xsi:type="dcterms:W3CDTF">2014-09-25T17:16:00Z</dcterms:modified>
</cp:coreProperties>
</file>