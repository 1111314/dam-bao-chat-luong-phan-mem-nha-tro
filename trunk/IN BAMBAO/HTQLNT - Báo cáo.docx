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42F" w:rsidRPr="00141D43" w:rsidRDefault="0069242F" w:rsidP="0069242F">
      <w:pPr>
        <w:rPr>
          <w:rFonts w:ascii="Times New Roman" w:hAnsi="Times New Roman" w:cs="Times New Roman"/>
          <w:sz w:val="26"/>
          <w:szCs w:val="26"/>
        </w:rPr>
      </w:pPr>
      <w:bookmarkStart w:id="0" w:name="_Toc396668588"/>
      <w:bookmarkStart w:id="1" w:name="_Toc396680985"/>
    </w:p>
    <w:p w:rsidR="0069242F" w:rsidRPr="00141D43" w:rsidRDefault="0069242F" w:rsidP="0069242F">
      <w:pPr>
        <w:rPr>
          <w:rFonts w:ascii="Times New Roman" w:hAnsi="Times New Roman" w:cs="Times New Roman"/>
          <w:sz w:val="26"/>
          <w:szCs w:val="26"/>
        </w:rPr>
      </w:pPr>
      <w:r w:rsidRPr="00141D43">
        <w:rPr>
          <w:rFonts w:ascii="Times New Roman" w:hAnsi="Times New Roman" w:cs="Times New Roman"/>
          <w:noProof/>
          <w:sz w:val="26"/>
          <w:szCs w:val="26"/>
          <w:lang w:val="en-US"/>
        </w:rPr>
        <mc:AlternateContent>
          <mc:Choice Requires="wps">
            <w:drawing>
              <wp:anchor distT="0" distB="0" distL="114300" distR="114300" simplePos="0" relativeHeight="251659264" behindDoc="0" locked="0" layoutInCell="1" allowOverlap="1" wp14:anchorId="5E12E0D4" wp14:editId="15480647">
                <wp:simplePos x="0" y="0"/>
                <wp:positionH relativeFrom="margin">
                  <wp:posOffset>504190</wp:posOffset>
                </wp:positionH>
                <wp:positionV relativeFrom="paragraph">
                  <wp:posOffset>1905</wp:posOffset>
                </wp:positionV>
                <wp:extent cx="5038725" cy="882127"/>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882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51C5" w:rsidRPr="0069242F" w:rsidRDefault="000A51C5" w:rsidP="0069242F">
                            <w:pPr>
                              <w:pStyle w:val="Title"/>
                              <w:rPr>
                                <w:szCs w:val="28"/>
                              </w:rPr>
                            </w:pPr>
                            <w:r w:rsidRPr="0069242F">
                              <w:rPr>
                                <w:szCs w:val="28"/>
                              </w:rPr>
                              <w:t>TRƯỜNG ĐẠI HỌC CẦN THƠ</w:t>
                            </w:r>
                          </w:p>
                          <w:p w:rsidR="000A51C5" w:rsidRPr="0069242F" w:rsidRDefault="000A51C5" w:rsidP="0069242F">
                            <w:pPr>
                              <w:jc w:val="center"/>
                              <w:rPr>
                                <w:rFonts w:ascii="Times New Roman" w:hAnsi="Times New Roman" w:cs="Times New Roman"/>
                                <w:sz w:val="28"/>
                                <w:szCs w:val="28"/>
                              </w:rPr>
                            </w:pPr>
                            <w:r w:rsidRPr="0069242F">
                              <w:rPr>
                                <w:rFonts w:ascii="Times New Roman" w:hAnsi="Times New Roman" w:cs="Times New Roman"/>
                                <w:sz w:val="28"/>
                                <w:szCs w:val="28"/>
                              </w:rPr>
                              <w:t>KHOA CÔNG NGHỆ THÔNG TIN – TT</w:t>
                            </w:r>
                          </w:p>
                          <w:p w:rsidR="000A51C5" w:rsidRPr="0069242F" w:rsidRDefault="000A51C5" w:rsidP="0069242F">
                            <w:pPr>
                              <w:jc w:val="center"/>
                              <w:rPr>
                                <w:rFonts w:ascii="Times New Roman" w:hAnsi="Times New Roman" w:cs="Times New Roman"/>
                                <w:sz w:val="28"/>
                                <w:szCs w:val="28"/>
                              </w:rPr>
                            </w:pPr>
                            <w:r w:rsidRPr="0069242F">
                              <w:rPr>
                                <w:rFonts w:ascii="Times New Roman" w:hAnsi="Times New Roman" w:cs="Times New Roman"/>
                                <w:sz w:val="28"/>
                                <w:szCs w:val="28"/>
                              </w:rPr>
                              <w:t>---</w:t>
                            </w:r>
                            <w:r w:rsidRPr="0069242F">
                              <w:rPr>
                                <w:rFonts w:ascii="Times New Roman" w:hAnsi="Times New Roman" w:cs="Times New Roman"/>
                                <w:sz w:val="28"/>
                                <w:szCs w:val="28"/>
                              </w:rPr>
                              <w:sym w:font="Wingdings" w:char="F098"/>
                            </w:r>
                            <w:r w:rsidRPr="0069242F">
                              <w:rPr>
                                <w:rFonts w:ascii="Times New Roman" w:hAnsi="Times New Roman" w:cs="Times New Roman"/>
                                <w:sz w:val="28"/>
                                <w:szCs w:val="28"/>
                              </w:rPr>
                              <w:sym w:font="Wingdings" w:char="F026"/>
                            </w:r>
                            <w:r w:rsidRPr="0069242F">
                              <w:rPr>
                                <w:rFonts w:ascii="Times New Roman" w:hAnsi="Times New Roman" w:cs="Times New Roman"/>
                                <w:sz w:val="28"/>
                                <w:szCs w:val="28"/>
                              </w:rPr>
                              <w:sym w:font="Wingdings" w:char="F099"/>
                            </w:r>
                            <w:r w:rsidRPr="0069242F">
                              <w:rPr>
                                <w:rFonts w:ascii="Times New Roman" w:hAnsi="Times New Roman" w:cs="Times New Roman"/>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12E0D4" id="_x0000_t202" coordsize="21600,21600" o:spt="202" path="m,l,21600r21600,l21600,xe">
                <v:stroke joinstyle="miter"/>
                <v:path gradientshapeok="t" o:connecttype="rect"/>
              </v:shapetype>
              <v:shape id="Text Box 5" o:spid="_x0000_s1026" type="#_x0000_t202" style="position:absolute;margin-left:39.7pt;margin-top:.15pt;width:396.75pt;height:6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aStAIAALk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" filled="f" stroked="f">
                <v:textbox>
                  <w:txbxContent>
                    <w:p w:rsidR="000A51C5" w:rsidRPr="0069242F" w:rsidRDefault="000A51C5" w:rsidP="0069242F">
                      <w:pPr>
                        <w:pStyle w:val="Title"/>
                        <w:rPr>
                          <w:szCs w:val="28"/>
                        </w:rPr>
                      </w:pPr>
                      <w:r w:rsidRPr="0069242F">
                        <w:rPr>
                          <w:szCs w:val="28"/>
                        </w:rPr>
                        <w:t>TRƯỜNG ĐẠI HỌC CẦN THƠ</w:t>
                      </w:r>
                    </w:p>
                    <w:p w:rsidR="000A51C5" w:rsidRPr="0069242F" w:rsidRDefault="000A51C5" w:rsidP="0069242F">
                      <w:pPr>
                        <w:jc w:val="center"/>
                        <w:rPr>
                          <w:rFonts w:ascii="Times New Roman" w:hAnsi="Times New Roman" w:cs="Times New Roman"/>
                          <w:sz w:val="28"/>
                          <w:szCs w:val="28"/>
                        </w:rPr>
                      </w:pPr>
                      <w:r w:rsidRPr="0069242F">
                        <w:rPr>
                          <w:rFonts w:ascii="Times New Roman" w:hAnsi="Times New Roman" w:cs="Times New Roman"/>
                          <w:sz w:val="28"/>
                          <w:szCs w:val="28"/>
                        </w:rPr>
                        <w:t>KHOA CÔNG NGHỆ THÔNG TIN – TT</w:t>
                      </w:r>
                    </w:p>
                    <w:p w:rsidR="000A51C5" w:rsidRPr="0069242F" w:rsidRDefault="000A51C5" w:rsidP="0069242F">
                      <w:pPr>
                        <w:jc w:val="center"/>
                        <w:rPr>
                          <w:rFonts w:ascii="Times New Roman" w:hAnsi="Times New Roman" w:cs="Times New Roman"/>
                          <w:sz w:val="28"/>
                          <w:szCs w:val="28"/>
                        </w:rPr>
                      </w:pPr>
                      <w:r w:rsidRPr="0069242F">
                        <w:rPr>
                          <w:rFonts w:ascii="Times New Roman" w:hAnsi="Times New Roman" w:cs="Times New Roman"/>
                          <w:sz w:val="28"/>
                          <w:szCs w:val="28"/>
                        </w:rPr>
                        <w:t>---</w:t>
                      </w:r>
                      <w:r w:rsidRPr="0069242F">
                        <w:rPr>
                          <w:rFonts w:ascii="Times New Roman" w:hAnsi="Times New Roman" w:cs="Times New Roman"/>
                          <w:sz w:val="28"/>
                          <w:szCs w:val="28"/>
                        </w:rPr>
                        <w:sym w:font="Wingdings" w:char="F098"/>
                      </w:r>
                      <w:r w:rsidRPr="0069242F">
                        <w:rPr>
                          <w:rFonts w:ascii="Times New Roman" w:hAnsi="Times New Roman" w:cs="Times New Roman"/>
                          <w:sz w:val="28"/>
                          <w:szCs w:val="28"/>
                        </w:rPr>
                        <w:sym w:font="Wingdings" w:char="F026"/>
                      </w:r>
                      <w:r w:rsidRPr="0069242F">
                        <w:rPr>
                          <w:rFonts w:ascii="Times New Roman" w:hAnsi="Times New Roman" w:cs="Times New Roman"/>
                          <w:sz w:val="28"/>
                          <w:szCs w:val="28"/>
                        </w:rPr>
                        <w:sym w:font="Wingdings" w:char="F099"/>
                      </w:r>
                      <w:r w:rsidRPr="0069242F">
                        <w:rPr>
                          <w:rFonts w:ascii="Times New Roman" w:hAnsi="Times New Roman" w:cs="Times New Roman"/>
                          <w:sz w:val="28"/>
                          <w:szCs w:val="28"/>
                        </w:rPr>
                        <w:t>---</w:t>
                      </w:r>
                    </w:p>
                  </w:txbxContent>
                </v:textbox>
                <w10:wrap anchorx="margin"/>
              </v:shape>
            </w:pict>
          </mc:Fallback>
        </mc:AlternateContent>
      </w:r>
      <w:r w:rsidRPr="00141D43">
        <w:rPr>
          <w:rFonts w:ascii="Times New Roman" w:hAnsi="Times New Roman" w:cs="Times New Roman"/>
          <w:noProof/>
          <w:sz w:val="26"/>
          <w:szCs w:val="26"/>
          <w:lang w:val="en-US"/>
        </w:rPr>
        <w:drawing>
          <wp:anchor distT="0" distB="0" distL="114300" distR="114300" simplePos="0" relativeHeight="251663360" behindDoc="0" locked="0" layoutInCell="1" allowOverlap="1" wp14:anchorId="4391997D" wp14:editId="43BA2AEC">
            <wp:simplePos x="0" y="0"/>
            <wp:positionH relativeFrom="column">
              <wp:posOffset>-38100</wp:posOffset>
            </wp:positionH>
            <wp:positionV relativeFrom="paragraph">
              <wp:posOffset>-209550</wp:posOffset>
            </wp:positionV>
            <wp:extent cx="1114425" cy="1114425"/>
            <wp:effectExtent l="0" t="0" r="9525" b="9525"/>
            <wp:wrapNone/>
            <wp:docPr id="1" name="Picture 1" descr="logoctu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tu cop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p>
    <w:p w:rsidR="0069242F" w:rsidRPr="00141D43" w:rsidRDefault="0069242F" w:rsidP="0069242F">
      <w:pPr>
        <w:rPr>
          <w:rFonts w:ascii="Times New Roman" w:hAnsi="Times New Roman" w:cs="Times New Roman"/>
          <w:sz w:val="26"/>
          <w:szCs w:val="26"/>
        </w:rPr>
      </w:pPr>
    </w:p>
    <w:p w:rsidR="0069242F" w:rsidRPr="00141D43" w:rsidRDefault="0069242F" w:rsidP="0069242F">
      <w:pPr>
        <w:rPr>
          <w:rFonts w:ascii="Times New Roman" w:hAnsi="Times New Roman" w:cs="Times New Roman"/>
          <w:sz w:val="26"/>
          <w:szCs w:val="26"/>
        </w:rPr>
      </w:pPr>
    </w:p>
    <w:p w:rsidR="0069242F" w:rsidRPr="00141D43" w:rsidRDefault="0069242F" w:rsidP="0069242F">
      <w:pPr>
        <w:jc w:val="center"/>
        <w:rPr>
          <w:rFonts w:ascii="Times New Roman" w:hAnsi="Times New Roman" w:cs="Times New Roman"/>
          <w:b/>
          <w:sz w:val="26"/>
          <w:szCs w:val="26"/>
        </w:rPr>
      </w:pPr>
      <w:bookmarkStart w:id="2" w:name="_Toc308983645"/>
      <w:bookmarkStart w:id="3" w:name="_Toc308983506"/>
      <w:bookmarkStart w:id="4" w:name="_Toc308981020"/>
      <w:bookmarkStart w:id="5" w:name="_Toc308974643"/>
      <w:bookmarkStart w:id="6" w:name="_Toc308974148"/>
    </w:p>
    <w:p w:rsidR="0069242F" w:rsidRPr="00141D43" w:rsidRDefault="0069242F" w:rsidP="0069242F">
      <w:pPr>
        <w:jc w:val="center"/>
        <w:rPr>
          <w:rFonts w:ascii="Times New Roman" w:hAnsi="Times New Roman" w:cs="Times New Roman"/>
          <w:b/>
          <w:sz w:val="26"/>
          <w:szCs w:val="26"/>
        </w:rPr>
      </w:pPr>
    </w:p>
    <w:p w:rsidR="0069242F" w:rsidRPr="00141D43" w:rsidRDefault="0069242F" w:rsidP="0069242F">
      <w:pPr>
        <w:jc w:val="center"/>
        <w:rPr>
          <w:rFonts w:ascii="Times New Roman" w:hAnsi="Times New Roman" w:cs="Times New Roman"/>
          <w:b/>
          <w:sz w:val="26"/>
          <w:szCs w:val="26"/>
        </w:rPr>
      </w:pPr>
    </w:p>
    <w:p w:rsidR="0069242F" w:rsidRPr="00141D43" w:rsidRDefault="0069242F" w:rsidP="0069242F">
      <w:pPr>
        <w:jc w:val="center"/>
        <w:rPr>
          <w:rFonts w:ascii="Times New Roman" w:hAnsi="Times New Roman" w:cs="Times New Roman"/>
          <w:b/>
          <w:sz w:val="26"/>
          <w:szCs w:val="26"/>
        </w:rPr>
      </w:pPr>
      <w:r w:rsidRPr="00141D43">
        <w:rPr>
          <w:rFonts w:ascii="Times New Roman" w:hAnsi="Times New Roman" w:cs="Times New Roman"/>
          <w:b/>
          <w:sz w:val="26"/>
          <w:szCs w:val="26"/>
        </w:rPr>
        <w:t>BÁO CÁO</w:t>
      </w:r>
      <w:bookmarkEnd w:id="2"/>
      <w:bookmarkEnd w:id="3"/>
      <w:bookmarkEnd w:id="4"/>
      <w:bookmarkEnd w:id="5"/>
      <w:bookmarkEnd w:id="6"/>
    </w:p>
    <w:p w:rsidR="0069242F" w:rsidRPr="00141D43" w:rsidRDefault="002274BB" w:rsidP="0069242F">
      <w:pPr>
        <w:jc w:val="center"/>
        <w:rPr>
          <w:rFonts w:ascii="Times New Roman" w:hAnsi="Times New Roman" w:cs="Times New Roman"/>
          <w:b/>
          <w:sz w:val="26"/>
          <w:szCs w:val="26"/>
          <w:lang w:val="en-US"/>
        </w:rPr>
      </w:pPr>
      <w:r w:rsidRPr="002274BB">
        <w:rPr>
          <w:rFonts w:ascii="Times New Roman" w:hAnsi="Times New Roman" w:cs="Times New Roman"/>
          <w:b/>
          <w:sz w:val="26"/>
          <w:szCs w:val="26"/>
          <w:lang w:val="en-US"/>
        </w:rPr>
        <w:t>ĐẢM BẢO CHẤT LƯỢNG</w:t>
      </w:r>
      <w:r>
        <w:rPr>
          <w:rFonts w:ascii="Times New Roman" w:hAnsi="Times New Roman" w:cs="Times New Roman"/>
          <w:b/>
          <w:sz w:val="26"/>
          <w:szCs w:val="26"/>
          <w:lang w:val="en-US"/>
        </w:rPr>
        <w:t xml:space="preserve"> </w:t>
      </w:r>
      <w:r w:rsidR="0069242F" w:rsidRPr="00141D43">
        <w:rPr>
          <w:rFonts w:ascii="Times New Roman" w:hAnsi="Times New Roman" w:cs="Times New Roman"/>
          <w:b/>
          <w:sz w:val="26"/>
          <w:szCs w:val="26"/>
          <w:lang w:val="en-US"/>
        </w:rPr>
        <w:t>PHẦN MỀM</w:t>
      </w:r>
    </w:p>
    <w:p w:rsidR="0069242F" w:rsidRPr="00141D43" w:rsidRDefault="0069242F" w:rsidP="0069242F">
      <w:pPr>
        <w:rPr>
          <w:rFonts w:ascii="Times New Roman" w:hAnsi="Times New Roman" w:cs="Times New Roman"/>
          <w:b/>
          <w:sz w:val="26"/>
          <w:szCs w:val="26"/>
          <w:lang w:val="en-US"/>
        </w:rPr>
      </w:pPr>
    </w:p>
    <w:p w:rsidR="0069242F" w:rsidRPr="00141D43" w:rsidRDefault="0069242F" w:rsidP="0069242F">
      <w:pPr>
        <w:rPr>
          <w:rFonts w:ascii="Times New Roman" w:hAnsi="Times New Roman" w:cs="Times New Roman"/>
          <w:b/>
          <w:sz w:val="26"/>
          <w:szCs w:val="26"/>
          <w:lang w:val="en-US"/>
        </w:rPr>
      </w:pPr>
    </w:p>
    <w:p w:rsidR="0069242F" w:rsidRPr="00141D43" w:rsidRDefault="0069242F" w:rsidP="0069242F">
      <w:pPr>
        <w:rPr>
          <w:rFonts w:ascii="Times New Roman" w:hAnsi="Times New Roman" w:cs="Times New Roman"/>
          <w:b/>
          <w:sz w:val="26"/>
          <w:szCs w:val="26"/>
          <w:lang w:val="en-US"/>
        </w:rPr>
      </w:pPr>
    </w:p>
    <w:p w:rsidR="0069242F" w:rsidRPr="00141D43" w:rsidRDefault="0069242F" w:rsidP="0069242F">
      <w:pPr>
        <w:rPr>
          <w:rFonts w:ascii="Times New Roman" w:hAnsi="Times New Roman" w:cs="Times New Roman"/>
          <w:b/>
          <w:sz w:val="26"/>
          <w:szCs w:val="26"/>
          <w:lang w:val="en-US"/>
        </w:rPr>
      </w:pPr>
    </w:p>
    <w:p w:rsidR="0069242F" w:rsidRPr="00141D43" w:rsidRDefault="0069242F" w:rsidP="0069242F">
      <w:pPr>
        <w:jc w:val="center"/>
        <w:rPr>
          <w:rFonts w:ascii="Times New Roman" w:hAnsi="Times New Roman" w:cs="Times New Roman"/>
          <w:b/>
          <w:sz w:val="26"/>
          <w:szCs w:val="26"/>
          <w:lang w:val="en-US"/>
        </w:rPr>
      </w:pPr>
      <w:r w:rsidRPr="00141D43">
        <w:rPr>
          <w:rFonts w:ascii="Times New Roman" w:hAnsi="Times New Roman" w:cs="Times New Roman"/>
          <w:b/>
          <w:sz w:val="26"/>
          <w:szCs w:val="26"/>
          <w:lang w:val="en-US"/>
        </w:rPr>
        <w:t>Đề tài:</w:t>
      </w:r>
      <w:r w:rsidRPr="00141D43">
        <w:rPr>
          <w:rFonts w:ascii="Times New Roman" w:hAnsi="Times New Roman" w:cs="Times New Roman"/>
          <w:b/>
          <w:sz w:val="26"/>
          <w:szCs w:val="26"/>
          <w:lang w:val="en-US"/>
        </w:rPr>
        <w:tab/>
        <w:t xml:space="preserve">HỆ THỐNG </w:t>
      </w:r>
      <w:r w:rsidR="000F3488" w:rsidRPr="000F3488">
        <w:rPr>
          <w:rFonts w:ascii="Times New Roman" w:hAnsi="Times New Roman" w:cs="Times New Roman"/>
          <w:b/>
          <w:sz w:val="26"/>
          <w:szCs w:val="26"/>
          <w:lang w:val="en-US"/>
        </w:rPr>
        <w:t>QUẢN LÝ NHÀ TRỌ</w:t>
      </w:r>
    </w:p>
    <w:p w:rsidR="0069242F" w:rsidRPr="00141D43" w:rsidRDefault="0069242F" w:rsidP="0069242F">
      <w:pPr>
        <w:jc w:val="center"/>
        <w:rPr>
          <w:rFonts w:ascii="Times New Roman" w:hAnsi="Times New Roman" w:cs="Times New Roman"/>
          <w:b/>
          <w:sz w:val="26"/>
          <w:szCs w:val="26"/>
        </w:rPr>
      </w:pPr>
      <w:r w:rsidRPr="00141D43">
        <w:rPr>
          <w:rFonts w:ascii="Times New Roman" w:hAnsi="Times New Roman" w:cs="Times New Roman"/>
          <w:b/>
          <w:sz w:val="26"/>
          <w:szCs w:val="26"/>
        </w:rPr>
        <w:t xml:space="preserve"> </w:t>
      </w:r>
    </w:p>
    <w:p w:rsidR="0069242F" w:rsidRPr="00141D43" w:rsidRDefault="0069242F" w:rsidP="0069242F">
      <w:pPr>
        <w:spacing w:after="40"/>
        <w:jc w:val="both"/>
        <w:rPr>
          <w:rFonts w:ascii="Times New Roman" w:hAnsi="Times New Roman" w:cs="Times New Roman"/>
          <w:sz w:val="26"/>
          <w:szCs w:val="26"/>
          <w:u w:val="single"/>
        </w:rPr>
      </w:pPr>
    </w:p>
    <w:p w:rsidR="0069242F" w:rsidRPr="00141D43" w:rsidRDefault="0069242F" w:rsidP="0069242F">
      <w:pPr>
        <w:spacing w:after="40"/>
        <w:jc w:val="both"/>
        <w:rPr>
          <w:rFonts w:ascii="Times New Roman" w:hAnsi="Times New Roman" w:cs="Times New Roman"/>
          <w:sz w:val="26"/>
          <w:szCs w:val="26"/>
          <w:u w:val="single"/>
        </w:rPr>
      </w:pPr>
      <w:r w:rsidRPr="00141D43">
        <w:rPr>
          <w:rFonts w:ascii="Times New Roman" w:hAnsi="Times New Roman" w:cs="Times New Roman"/>
          <w:noProof/>
          <w:sz w:val="26"/>
          <w:szCs w:val="26"/>
          <w:lang w:val="en-US"/>
        </w:rPr>
        <mc:AlternateContent>
          <mc:Choice Requires="wps">
            <w:drawing>
              <wp:anchor distT="0" distB="0" distL="114300" distR="114300" simplePos="0" relativeHeight="251661312" behindDoc="0" locked="0" layoutInCell="1" allowOverlap="1" wp14:anchorId="24C3DE02" wp14:editId="0928C633">
                <wp:simplePos x="0" y="0"/>
                <wp:positionH relativeFrom="margin">
                  <wp:align>right</wp:align>
                </wp:positionH>
                <wp:positionV relativeFrom="paragraph">
                  <wp:posOffset>273685</wp:posOffset>
                </wp:positionV>
                <wp:extent cx="3289935" cy="2428875"/>
                <wp:effectExtent l="0" t="0" r="5715" b="952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935" cy="2428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51C5" w:rsidRDefault="000A51C5" w:rsidP="0069242F">
                            <w:pPr>
                              <w:rPr>
                                <w:sz w:val="26"/>
                                <w:szCs w:val="26"/>
                              </w:rPr>
                            </w:pPr>
                            <w:r>
                              <w:rPr>
                                <w:sz w:val="26"/>
                                <w:szCs w:val="26"/>
                              </w:rPr>
                              <w:t>Nhóm sinh viên thực hiện:</w:t>
                            </w:r>
                          </w:p>
                          <w:p w:rsidR="000A51C5" w:rsidRPr="00210249" w:rsidRDefault="000A51C5" w:rsidP="0069242F">
                            <w:pPr>
                              <w:spacing w:after="0" w:line="240" w:lineRule="auto"/>
                              <w:rPr>
                                <w:b/>
                                <w:sz w:val="26"/>
                                <w:szCs w:val="26"/>
                              </w:rPr>
                            </w:pPr>
                            <w:r w:rsidRPr="00210249">
                              <w:rPr>
                                <w:b/>
                                <w:sz w:val="26"/>
                                <w:szCs w:val="26"/>
                              </w:rPr>
                              <w:t xml:space="preserve">Nguyễn Chí Tâm </w:t>
                            </w:r>
                            <w:r w:rsidRPr="00210249">
                              <w:rPr>
                                <w:b/>
                                <w:sz w:val="26"/>
                                <w:szCs w:val="26"/>
                              </w:rPr>
                              <w:tab/>
                            </w:r>
                            <w:r w:rsidRPr="00210249">
                              <w:rPr>
                                <w:b/>
                                <w:sz w:val="26"/>
                                <w:szCs w:val="26"/>
                              </w:rPr>
                              <w:tab/>
                              <w:t>1111334</w:t>
                            </w:r>
                          </w:p>
                          <w:p w:rsidR="000A51C5" w:rsidRDefault="000A51C5" w:rsidP="0069242F">
                            <w:pPr>
                              <w:spacing w:after="0" w:line="240" w:lineRule="auto"/>
                              <w:rPr>
                                <w:b/>
                                <w:sz w:val="26"/>
                                <w:szCs w:val="26"/>
                                <w:lang w:val="en-US"/>
                              </w:rPr>
                            </w:pPr>
                            <w:r w:rsidRPr="00210249">
                              <w:rPr>
                                <w:b/>
                                <w:sz w:val="26"/>
                                <w:szCs w:val="26"/>
                              </w:rPr>
                              <w:t>Nguyễ</w:t>
                            </w:r>
                            <w:r>
                              <w:rPr>
                                <w:b/>
                                <w:sz w:val="26"/>
                                <w:szCs w:val="26"/>
                              </w:rPr>
                              <w:t>n Quí Nghĩa</w:t>
                            </w:r>
                            <w:r>
                              <w:rPr>
                                <w:b/>
                                <w:sz w:val="26"/>
                                <w:szCs w:val="26"/>
                              </w:rPr>
                              <w:tab/>
                            </w:r>
                            <w:r>
                              <w:rPr>
                                <w:b/>
                                <w:sz w:val="26"/>
                                <w:szCs w:val="26"/>
                              </w:rPr>
                              <w:tab/>
                              <w:t>111131</w:t>
                            </w:r>
                            <w:r>
                              <w:rPr>
                                <w:b/>
                                <w:sz w:val="26"/>
                                <w:szCs w:val="26"/>
                                <w:lang w:val="en-US"/>
                              </w:rPr>
                              <w:t>6</w:t>
                            </w:r>
                          </w:p>
                          <w:p w:rsidR="000A51C5" w:rsidRDefault="000A51C5" w:rsidP="0069242F">
                            <w:pPr>
                              <w:spacing w:after="0" w:line="240" w:lineRule="auto"/>
                              <w:rPr>
                                <w:b/>
                                <w:sz w:val="26"/>
                                <w:szCs w:val="26"/>
                                <w:lang w:val="en-US"/>
                              </w:rPr>
                            </w:pPr>
                            <w:r>
                              <w:rPr>
                                <w:b/>
                                <w:sz w:val="26"/>
                                <w:szCs w:val="26"/>
                                <w:lang w:val="en-US"/>
                              </w:rPr>
                              <w:t>Nguyễn Hoài Nam</w:t>
                            </w:r>
                            <w:r>
                              <w:rPr>
                                <w:b/>
                                <w:sz w:val="26"/>
                                <w:szCs w:val="26"/>
                                <w:lang w:val="en-US"/>
                              </w:rPr>
                              <w:tab/>
                            </w:r>
                            <w:r>
                              <w:rPr>
                                <w:b/>
                                <w:sz w:val="26"/>
                                <w:szCs w:val="26"/>
                                <w:lang w:val="en-US"/>
                              </w:rPr>
                              <w:tab/>
                              <w:t>1111314</w:t>
                            </w:r>
                          </w:p>
                          <w:p w:rsidR="000A51C5" w:rsidRDefault="000A51C5" w:rsidP="0069242F">
                            <w:pPr>
                              <w:spacing w:after="0" w:line="240" w:lineRule="auto"/>
                              <w:rPr>
                                <w:b/>
                                <w:sz w:val="26"/>
                                <w:szCs w:val="26"/>
                                <w:lang w:val="en-US"/>
                              </w:rPr>
                            </w:pPr>
                            <w:r>
                              <w:rPr>
                                <w:b/>
                                <w:sz w:val="26"/>
                                <w:szCs w:val="26"/>
                                <w:lang w:val="en-US"/>
                              </w:rPr>
                              <w:t xml:space="preserve">Quách Hoàng Phúc </w:t>
                            </w:r>
                            <w:r>
                              <w:rPr>
                                <w:b/>
                                <w:sz w:val="26"/>
                                <w:szCs w:val="26"/>
                                <w:lang w:val="en-US"/>
                              </w:rPr>
                              <w:tab/>
                            </w:r>
                            <w:r>
                              <w:rPr>
                                <w:b/>
                                <w:sz w:val="26"/>
                                <w:szCs w:val="26"/>
                                <w:lang w:val="en-US"/>
                              </w:rPr>
                              <w:tab/>
                              <w:t>1111326</w:t>
                            </w:r>
                          </w:p>
                          <w:p w:rsidR="000A51C5" w:rsidRPr="002239E5" w:rsidRDefault="000A51C5" w:rsidP="0069242F">
                            <w:pPr>
                              <w:spacing w:after="0" w:line="240" w:lineRule="auto"/>
                              <w:rPr>
                                <w:rFonts w:ascii="Times New Roman" w:hAnsi="Times New Roman" w:cs="Times New Roman"/>
                                <w:b/>
                                <w:sz w:val="28"/>
                                <w:szCs w:val="28"/>
                              </w:rPr>
                            </w:pPr>
                            <w:r w:rsidRPr="002239E5">
                              <w:rPr>
                                <w:rFonts w:ascii="Times New Roman" w:hAnsi="Times New Roman" w:cs="Times New Roman"/>
                                <w:b/>
                                <w:sz w:val="28"/>
                                <w:szCs w:val="28"/>
                              </w:rPr>
                              <w:t xml:space="preserve">Trần Văn Tùng </w:t>
                            </w:r>
                            <w:r w:rsidRPr="002239E5">
                              <w:rPr>
                                <w:rFonts w:ascii="Times New Roman" w:hAnsi="Times New Roman" w:cs="Times New Roman"/>
                                <w:b/>
                                <w:sz w:val="28"/>
                                <w:szCs w:val="28"/>
                                <w:lang w:val="en-US"/>
                              </w:rPr>
                              <w:t xml:space="preserve">    </w:t>
                            </w:r>
                            <w:r w:rsidRPr="002239E5">
                              <w:rPr>
                                <w:rFonts w:ascii="Times New Roman" w:hAnsi="Times New Roman" w:cs="Times New Roman"/>
                                <w:b/>
                                <w:sz w:val="28"/>
                                <w:szCs w:val="28"/>
                              </w:rPr>
                              <w:t xml:space="preserve"> </w:t>
                            </w:r>
                            <w:r>
                              <w:rPr>
                                <w:rFonts w:ascii="Times New Roman" w:hAnsi="Times New Roman" w:cs="Times New Roman"/>
                                <w:b/>
                                <w:sz w:val="28"/>
                                <w:szCs w:val="28"/>
                                <w:lang w:val="en-US"/>
                              </w:rPr>
                              <w:t xml:space="preserve">        </w:t>
                            </w:r>
                            <w:r w:rsidRPr="002239E5">
                              <w:rPr>
                                <w:rFonts w:ascii="Times New Roman" w:hAnsi="Times New Roman" w:cs="Times New Roman"/>
                                <w:b/>
                                <w:sz w:val="28"/>
                                <w:szCs w:val="28"/>
                              </w:rPr>
                              <w:t>1111364</w:t>
                            </w:r>
                          </w:p>
                          <w:p w:rsidR="000A51C5" w:rsidRPr="002239E5" w:rsidRDefault="000A51C5" w:rsidP="0069242F">
                            <w:pPr>
                              <w:spacing w:after="0" w:line="240" w:lineRule="auto"/>
                              <w:rPr>
                                <w:rFonts w:ascii="Times New Roman" w:hAnsi="Times New Roman" w:cs="Times New Roman"/>
                                <w:b/>
                                <w:sz w:val="28"/>
                                <w:szCs w:val="28"/>
                              </w:rPr>
                            </w:pPr>
                            <w:r w:rsidRPr="002239E5">
                              <w:rPr>
                                <w:rFonts w:ascii="Times New Roman" w:hAnsi="Times New Roman" w:cs="Times New Roman"/>
                                <w:b/>
                                <w:sz w:val="28"/>
                                <w:szCs w:val="28"/>
                              </w:rPr>
                              <w:t xml:space="preserve">Võ Văn Hiệp   </w:t>
                            </w:r>
                            <w:r w:rsidRPr="002239E5">
                              <w:rPr>
                                <w:rFonts w:ascii="Times New Roman" w:hAnsi="Times New Roman" w:cs="Times New Roman"/>
                                <w:b/>
                                <w:sz w:val="28"/>
                                <w:szCs w:val="28"/>
                              </w:rPr>
                              <w:tab/>
                            </w:r>
                            <w:r w:rsidRPr="002239E5">
                              <w:rPr>
                                <w:rFonts w:ascii="Times New Roman" w:hAnsi="Times New Roman" w:cs="Times New Roman"/>
                                <w:b/>
                                <w:sz w:val="28"/>
                                <w:szCs w:val="28"/>
                              </w:rPr>
                              <w:tab/>
                              <w:t>1111289</w:t>
                            </w:r>
                          </w:p>
                          <w:p w:rsidR="000A51C5" w:rsidRPr="002239E5" w:rsidRDefault="000A51C5" w:rsidP="0069242F">
                            <w:pPr>
                              <w:spacing w:after="0" w:line="240" w:lineRule="auto"/>
                              <w:rPr>
                                <w:rFonts w:ascii="Times New Roman" w:hAnsi="Times New Roman" w:cs="Times New Roman"/>
                                <w:b/>
                                <w:sz w:val="28"/>
                                <w:szCs w:val="28"/>
                              </w:rPr>
                            </w:pPr>
                            <w:r w:rsidRPr="002239E5">
                              <w:rPr>
                                <w:rFonts w:ascii="Times New Roman" w:hAnsi="Times New Roman" w:cs="Times New Roman"/>
                                <w:b/>
                                <w:sz w:val="28"/>
                                <w:szCs w:val="28"/>
                              </w:rPr>
                              <w:t xml:space="preserve">Nguyễn Phương Ghi </w:t>
                            </w:r>
                            <w:r w:rsidRPr="002239E5">
                              <w:rPr>
                                <w:rFonts w:ascii="Times New Roman" w:hAnsi="Times New Roman" w:cs="Times New Roman"/>
                                <w:b/>
                                <w:sz w:val="28"/>
                                <w:szCs w:val="28"/>
                              </w:rPr>
                              <w:tab/>
                              <w:t>1111284</w:t>
                            </w:r>
                          </w:p>
                          <w:p w:rsidR="000A51C5" w:rsidRPr="002239E5" w:rsidRDefault="000A51C5" w:rsidP="00542BA9">
                            <w:pPr>
                              <w:rPr>
                                <w:rFonts w:ascii="Times New Roman" w:hAnsi="Times New Roman" w:cs="Times New Roman"/>
                                <w:b/>
                                <w:sz w:val="28"/>
                                <w:szCs w:val="28"/>
                              </w:rPr>
                            </w:pPr>
                            <w:r w:rsidRPr="002239E5">
                              <w:rPr>
                                <w:rFonts w:ascii="Times New Roman" w:hAnsi="Times New Roman" w:cs="Times New Roman"/>
                                <w:b/>
                                <w:sz w:val="28"/>
                                <w:szCs w:val="28"/>
                              </w:rPr>
                              <w:t>Huỳnh Mai Hoàng Huy</w:t>
                            </w:r>
                            <w:r>
                              <w:rPr>
                                <w:rFonts w:ascii="Times New Roman" w:hAnsi="Times New Roman" w:cs="Times New Roman"/>
                                <w:b/>
                                <w:sz w:val="28"/>
                                <w:szCs w:val="28"/>
                              </w:rPr>
                              <w:t xml:space="preserve"> </w:t>
                            </w:r>
                            <w:r w:rsidRPr="002239E5">
                              <w:rPr>
                                <w:rFonts w:ascii="Times New Roman" w:hAnsi="Times New Roman" w:cs="Times New Roman"/>
                                <w:b/>
                                <w:sz w:val="28"/>
                                <w:szCs w:val="28"/>
                              </w:rPr>
                              <w:t xml:space="preserve">1111296 </w:t>
                            </w:r>
                            <w:r w:rsidRPr="002239E5">
                              <w:rPr>
                                <w:rFonts w:ascii="Times New Roman" w:hAnsi="Times New Roman" w:cs="Times New Roman"/>
                                <w:b/>
                                <w:sz w:val="28"/>
                                <w:szCs w:val="28"/>
                                <w:lang w:val="en-US"/>
                              </w:rPr>
                              <w:t xml:space="preserve">        </w:t>
                            </w:r>
                            <w:r w:rsidRPr="002239E5">
                              <w:rPr>
                                <w:rFonts w:ascii="Times New Roman" w:hAnsi="Times New Roman" w:cs="Times New Roman"/>
                                <w:b/>
                                <w:sz w:val="28"/>
                                <w:szCs w:val="28"/>
                              </w:rPr>
                              <w:t>Trần Duy Lâm</w:t>
                            </w:r>
                            <w:r w:rsidRPr="002239E5">
                              <w:rPr>
                                <w:rFonts w:ascii="Times New Roman" w:hAnsi="Times New Roman" w:cs="Times New Roman"/>
                                <w:b/>
                                <w:sz w:val="28"/>
                                <w:szCs w:val="28"/>
                              </w:rPr>
                              <w:tab/>
                            </w:r>
                            <w:r w:rsidRPr="002239E5">
                              <w:rPr>
                                <w:rFonts w:ascii="Times New Roman" w:hAnsi="Times New Roman" w:cs="Times New Roman"/>
                                <w:b/>
                                <w:sz w:val="28"/>
                                <w:szCs w:val="28"/>
                              </w:rPr>
                              <w:tab/>
                              <w:t>1111305</w:t>
                            </w:r>
                          </w:p>
                          <w:p w:rsidR="000A51C5" w:rsidRPr="00542BA9" w:rsidRDefault="000A51C5" w:rsidP="00542BA9">
                            <w:pPr>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C3DE02" id="Text Box 3" o:spid="_x0000_s1027" type="#_x0000_t202" style="position:absolute;left:0;text-align:left;margin-left:207.85pt;margin-top:21.55pt;width:259.05pt;height:191.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" stroked="f">
                <v:textbox>
                  <w:txbxContent>
                    <w:p w:rsidR="000A51C5" w:rsidRDefault="000A51C5" w:rsidP="0069242F">
                      <w:pPr>
                        <w:rPr>
                          <w:sz w:val="26"/>
                          <w:szCs w:val="26"/>
                        </w:rPr>
                      </w:pPr>
                      <w:r>
                        <w:rPr>
                          <w:sz w:val="26"/>
                          <w:szCs w:val="26"/>
                        </w:rPr>
                        <w:t>Nhóm sinh viên thực hiện:</w:t>
                      </w:r>
                    </w:p>
                    <w:p w:rsidR="000A51C5" w:rsidRPr="00210249" w:rsidRDefault="000A51C5" w:rsidP="0069242F">
                      <w:pPr>
                        <w:spacing w:after="0" w:line="240" w:lineRule="auto"/>
                        <w:rPr>
                          <w:b/>
                          <w:sz w:val="26"/>
                          <w:szCs w:val="26"/>
                        </w:rPr>
                      </w:pPr>
                      <w:r w:rsidRPr="00210249">
                        <w:rPr>
                          <w:b/>
                          <w:sz w:val="26"/>
                          <w:szCs w:val="26"/>
                        </w:rPr>
                        <w:t xml:space="preserve">Nguyễn Chí Tâm </w:t>
                      </w:r>
                      <w:r w:rsidRPr="00210249">
                        <w:rPr>
                          <w:b/>
                          <w:sz w:val="26"/>
                          <w:szCs w:val="26"/>
                        </w:rPr>
                        <w:tab/>
                      </w:r>
                      <w:r w:rsidRPr="00210249">
                        <w:rPr>
                          <w:b/>
                          <w:sz w:val="26"/>
                          <w:szCs w:val="26"/>
                        </w:rPr>
                        <w:tab/>
                        <w:t>1111334</w:t>
                      </w:r>
                    </w:p>
                    <w:p w:rsidR="000A51C5" w:rsidRDefault="000A51C5" w:rsidP="0069242F">
                      <w:pPr>
                        <w:spacing w:after="0" w:line="240" w:lineRule="auto"/>
                        <w:rPr>
                          <w:b/>
                          <w:sz w:val="26"/>
                          <w:szCs w:val="26"/>
                          <w:lang w:val="en-US"/>
                        </w:rPr>
                      </w:pPr>
                      <w:r w:rsidRPr="00210249">
                        <w:rPr>
                          <w:b/>
                          <w:sz w:val="26"/>
                          <w:szCs w:val="26"/>
                        </w:rPr>
                        <w:t>Nguyễ</w:t>
                      </w:r>
                      <w:r>
                        <w:rPr>
                          <w:b/>
                          <w:sz w:val="26"/>
                          <w:szCs w:val="26"/>
                        </w:rPr>
                        <w:t>n Quí Nghĩa</w:t>
                      </w:r>
                      <w:r>
                        <w:rPr>
                          <w:b/>
                          <w:sz w:val="26"/>
                          <w:szCs w:val="26"/>
                        </w:rPr>
                        <w:tab/>
                      </w:r>
                      <w:r>
                        <w:rPr>
                          <w:b/>
                          <w:sz w:val="26"/>
                          <w:szCs w:val="26"/>
                        </w:rPr>
                        <w:tab/>
                        <w:t>111131</w:t>
                      </w:r>
                      <w:r>
                        <w:rPr>
                          <w:b/>
                          <w:sz w:val="26"/>
                          <w:szCs w:val="26"/>
                          <w:lang w:val="en-US"/>
                        </w:rPr>
                        <w:t>6</w:t>
                      </w:r>
                    </w:p>
                    <w:p w:rsidR="000A51C5" w:rsidRDefault="000A51C5" w:rsidP="0069242F">
                      <w:pPr>
                        <w:spacing w:after="0" w:line="240" w:lineRule="auto"/>
                        <w:rPr>
                          <w:b/>
                          <w:sz w:val="26"/>
                          <w:szCs w:val="26"/>
                          <w:lang w:val="en-US"/>
                        </w:rPr>
                      </w:pPr>
                      <w:r>
                        <w:rPr>
                          <w:b/>
                          <w:sz w:val="26"/>
                          <w:szCs w:val="26"/>
                          <w:lang w:val="en-US"/>
                        </w:rPr>
                        <w:t>Nguyễn Hoài Nam</w:t>
                      </w:r>
                      <w:r>
                        <w:rPr>
                          <w:b/>
                          <w:sz w:val="26"/>
                          <w:szCs w:val="26"/>
                          <w:lang w:val="en-US"/>
                        </w:rPr>
                        <w:tab/>
                      </w:r>
                      <w:r>
                        <w:rPr>
                          <w:b/>
                          <w:sz w:val="26"/>
                          <w:szCs w:val="26"/>
                          <w:lang w:val="en-US"/>
                        </w:rPr>
                        <w:tab/>
                        <w:t>1111314</w:t>
                      </w:r>
                    </w:p>
                    <w:p w:rsidR="000A51C5" w:rsidRDefault="000A51C5" w:rsidP="0069242F">
                      <w:pPr>
                        <w:spacing w:after="0" w:line="240" w:lineRule="auto"/>
                        <w:rPr>
                          <w:b/>
                          <w:sz w:val="26"/>
                          <w:szCs w:val="26"/>
                          <w:lang w:val="en-US"/>
                        </w:rPr>
                      </w:pPr>
                      <w:r>
                        <w:rPr>
                          <w:b/>
                          <w:sz w:val="26"/>
                          <w:szCs w:val="26"/>
                          <w:lang w:val="en-US"/>
                        </w:rPr>
                        <w:t xml:space="preserve">Quách Hoàng Phúc </w:t>
                      </w:r>
                      <w:r>
                        <w:rPr>
                          <w:b/>
                          <w:sz w:val="26"/>
                          <w:szCs w:val="26"/>
                          <w:lang w:val="en-US"/>
                        </w:rPr>
                        <w:tab/>
                      </w:r>
                      <w:r>
                        <w:rPr>
                          <w:b/>
                          <w:sz w:val="26"/>
                          <w:szCs w:val="26"/>
                          <w:lang w:val="en-US"/>
                        </w:rPr>
                        <w:tab/>
                        <w:t>1111326</w:t>
                      </w:r>
                    </w:p>
                    <w:p w:rsidR="000A51C5" w:rsidRPr="002239E5" w:rsidRDefault="000A51C5" w:rsidP="0069242F">
                      <w:pPr>
                        <w:spacing w:after="0" w:line="240" w:lineRule="auto"/>
                        <w:rPr>
                          <w:rFonts w:ascii="Times New Roman" w:hAnsi="Times New Roman" w:cs="Times New Roman"/>
                          <w:b/>
                          <w:sz w:val="28"/>
                          <w:szCs w:val="28"/>
                        </w:rPr>
                      </w:pPr>
                      <w:r w:rsidRPr="002239E5">
                        <w:rPr>
                          <w:rFonts w:ascii="Times New Roman" w:hAnsi="Times New Roman" w:cs="Times New Roman"/>
                          <w:b/>
                          <w:sz w:val="28"/>
                          <w:szCs w:val="28"/>
                        </w:rPr>
                        <w:t xml:space="preserve">Trần Văn Tùng </w:t>
                      </w:r>
                      <w:r w:rsidRPr="002239E5">
                        <w:rPr>
                          <w:rFonts w:ascii="Times New Roman" w:hAnsi="Times New Roman" w:cs="Times New Roman"/>
                          <w:b/>
                          <w:sz w:val="28"/>
                          <w:szCs w:val="28"/>
                          <w:lang w:val="en-US"/>
                        </w:rPr>
                        <w:t xml:space="preserve">    </w:t>
                      </w:r>
                      <w:r w:rsidRPr="002239E5">
                        <w:rPr>
                          <w:rFonts w:ascii="Times New Roman" w:hAnsi="Times New Roman" w:cs="Times New Roman"/>
                          <w:b/>
                          <w:sz w:val="28"/>
                          <w:szCs w:val="28"/>
                        </w:rPr>
                        <w:t xml:space="preserve"> </w:t>
                      </w:r>
                      <w:r>
                        <w:rPr>
                          <w:rFonts w:ascii="Times New Roman" w:hAnsi="Times New Roman" w:cs="Times New Roman"/>
                          <w:b/>
                          <w:sz w:val="28"/>
                          <w:szCs w:val="28"/>
                          <w:lang w:val="en-US"/>
                        </w:rPr>
                        <w:t xml:space="preserve">        </w:t>
                      </w:r>
                      <w:r w:rsidRPr="002239E5">
                        <w:rPr>
                          <w:rFonts w:ascii="Times New Roman" w:hAnsi="Times New Roman" w:cs="Times New Roman"/>
                          <w:b/>
                          <w:sz w:val="28"/>
                          <w:szCs w:val="28"/>
                        </w:rPr>
                        <w:t>1111364</w:t>
                      </w:r>
                    </w:p>
                    <w:p w:rsidR="000A51C5" w:rsidRPr="002239E5" w:rsidRDefault="000A51C5" w:rsidP="0069242F">
                      <w:pPr>
                        <w:spacing w:after="0" w:line="240" w:lineRule="auto"/>
                        <w:rPr>
                          <w:rFonts w:ascii="Times New Roman" w:hAnsi="Times New Roman" w:cs="Times New Roman"/>
                          <w:b/>
                          <w:sz w:val="28"/>
                          <w:szCs w:val="28"/>
                        </w:rPr>
                      </w:pPr>
                      <w:r w:rsidRPr="002239E5">
                        <w:rPr>
                          <w:rFonts w:ascii="Times New Roman" w:hAnsi="Times New Roman" w:cs="Times New Roman"/>
                          <w:b/>
                          <w:sz w:val="28"/>
                          <w:szCs w:val="28"/>
                        </w:rPr>
                        <w:t xml:space="preserve">Võ Văn Hiệp   </w:t>
                      </w:r>
                      <w:r w:rsidRPr="002239E5">
                        <w:rPr>
                          <w:rFonts w:ascii="Times New Roman" w:hAnsi="Times New Roman" w:cs="Times New Roman"/>
                          <w:b/>
                          <w:sz w:val="28"/>
                          <w:szCs w:val="28"/>
                        </w:rPr>
                        <w:tab/>
                      </w:r>
                      <w:r w:rsidRPr="002239E5">
                        <w:rPr>
                          <w:rFonts w:ascii="Times New Roman" w:hAnsi="Times New Roman" w:cs="Times New Roman"/>
                          <w:b/>
                          <w:sz w:val="28"/>
                          <w:szCs w:val="28"/>
                        </w:rPr>
                        <w:tab/>
                        <w:t>1111289</w:t>
                      </w:r>
                    </w:p>
                    <w:p w:rsidR="000A51C5" w:rsidRPr="002239E5" w:rsidRDefault="000A51C5" w:rsidP="0069242F">
                      <w:pPr>
                        <w:spacing w:after="0" w:line="240" w:lineRule="auto"/>
                        <w:rPr>
                          <w:rFonts w:ascii="Times New Roman" w:hAnsi="Times New Roman" w:cs="Times New Roman"/>
                          <w:b/>
                          <w:sz w:val="28"/>
                          <w:szCs w:val="28"/>
                        </w:rPr>
                      </w:pPr>
                      <w:r w:rsidRPr="002239E5">
                        <w:rPr>
                          <w:rFonts w:ascii="Times New Roman" w:hAnsi="Times New Roman" w:cs="Times New Roman"/>
                          <w:b/>
                          <w:sz w:val="28"/>
                          <w:szCs w:val="28"/>
                        </w:rPr>
                        <w:t xml:space="preserve">Nguyễn Phương Ghi </w:t>
                      </w:r>
                      <w:r w:rsidRPr="002239E5">
                        <w:rPr>
                          <w:rFonts w:ascii="Times New Roman" w:hAnsi="Times New Roman" w:cs="Times New Roman"/>
                          <w:b/>
                          <w:sz w:val="28"/>
                          <w:szCs w:val="28"/>
                        </w:rPr>
                        <w:tab/>
                        <w:t>1111284</w:t>
                      </w:r>
                    </w:p>
                    <w:p w:rsidR="000A51C5" w:rsidRPr="002239E5" w:rsidRDefault="000A51C5" w:rsidP="00542BA9">
                      <w:pPr>
                        <w:rPr>
                          <w:rFonts w:ascii="Times New Roman" w:hAnsi="Times New Roman" w:cs="Times New Roman"/>
                          <w:b/>
                          <w:sz w:val="28"/>
                          <w:szCs w:val="28"/>
                        </w:rPr>
                      </w:pPr>
                      <w:r w:rsidRPr="002239E5">
                        <w:rPr>
                          <w:rFonts w:ascii="Times New Roman" w:hAnsi="Times New Roman" w:cs="Times New Roman"/>
                          <w:b/>
                          <w:sz w:val="28"/>
                          <w:szCs w:val="28"/>
                        </w:rPr>
                        <w:t>Huỳnh Mai Hoàng Huy</w:t>
                      </w:r>
                      <w:r>
                        <w:rPr>
                          <w:rFonts w:ascii="Times New Roman" w:hAnsi="Times New Roman" w:cs="Times New Roman"/>
                          <w:b/>
                          <w:sz w:val="28"/>
                          <w:szCs w:val="28"/>
                        </w:rPr>
                        <w:t xml:space="preserve"> </w:t>
                      </w:r>
                      <w:r w:rsidRPr="002239E5">
                        <w:rPr>
                          <w:rFonts w:ascii="Times New Roman" w:hAnsi="Times New Roman" w:cs="Times New Roman"/>
                          <w:b/>
                          <w:sz w:val="28"/>
                          <w:szCs w:val="28"/>
                        </w:rPr>
                        <w:t xml:space="preserve">1111296 </w:t>
                      </w:r>
                      <w:r w:rsidRPr="002239E5">
                        <w:rPr>
                          <w:rFonts w:ascii="Times New Roman" w:hAnsi="Times New Roman" w:cs="Times New Roman"/>
                          <w:b/>
                          <w:sz w:val="28"/>
                          <w:szCs w:val="28"/>
                          <w:lang w:val="en-US"/>
                        </w:rPr>
                        <w:t xml:space="preserve">        </w:t>
                      </w:r>
                      <w:r w:rsidRPr="002239E5">
                        <w:rPr>
                          <w:rFonts w:ascii="Times New Roman" w:hAnsi="Times New Roman" w:cs="Times New Roman"/>
                          <w:b/>
                          <w:sz w:val="28"/>
                          <w:szCs w:val="28"/>
                        </w:rPr>
                        <w:t>Trần Duy Lâm</w:t>
                      </w:r>
                      <w:r w:rsidRPr="002239E5">
                        <w:rPr>
                          <w:rFonts w:ascii="Times New Roman" w:hAnsi="Times New Roman" w:cs="Times New Roman"/>
                          <w:b/>
                          <w:sz w:val="28"/>
                          <w:szCs w:val="28"/>
                        </w:rPr>
                        <w:tab/>
                      </w:r>
                      <w:r w:rsidRPr="002239E5">
                        <w:rPr>
                          <w:rFonts w:ascii="Times New Roman" w:hAnsi="Times New Roman" w:cs="Times New Roman"/>
                          <w:b/>
                          <w:sz w:val="28"/>
                          <w:szCs w:val="28"/>
                        </w:rPr>
                        <w:tab/>
                        <w:t>1111305</w:t>
                      </w:r>
                    </w:p>
                    <w:p w:rsidR="000A51C5" w:rsidRPr="00542BA9" w:rsidRDefault="000A51C5" w:rsidP="00542BA9">
                      <w:pPr>
                        <w:rPr>
                          <w:rFonts w:ascii="Times New Roman" w:hAnsi="Times New Roman" w:cs="Times New Roman"/>
                          <w:sz w:val="28"/>
                          <w:szCs w:val="28"/>
                        </w:rPr>
                      </w:pPr>
                    </w:p>
                  </w:txbxContent>
                </v:textbox>
                <w10:wrap type="square" anchorx="margin"/>
              </v:shape>
            </w:pict>
          </mc:Fallback>
        </mc:AlternateContent>
      </w:r>
      <w:r w:rsidRPr="00141D43">
        <w:rPr>
          <w:rFonts w:ascii="Times New Roman" w:hAnsi="Times New Roman" w:cs="Times New Roman"/>
          <w:noProof/>
          <w:sz w:val="26"/>
          <w:szCs w:val="26"/>
          <w:lang w:val="en-US"/>
        </w:rPr>
        <mc:AlternateContent>
          <mc:Choice Requires="wps">
            <w:drawing>
              <wp:anchor distT="0" distB="0" distL="114300" distR="114300" simplePos="0" relativeHeight="251660288" behindDoc="0" locked="0" layoutInCell="1" allowOverlap="1" wp14:anchorId="65F9F382" wp14:editId="40FFAD60">
                <wp:simplePos x="0" y="0"/>
                <wp:positionH relativeFrom="column">
                  <wp:posOffset>-36195</wp:posOffset>
                </wp:positionH>
                <wp:positionV relativeFrom="paragraph">
                  <wp:posOffset>278130</wp:posOffset>
                </wp:positionV>
                <wp:extent cx="2922270" cy="634365"/>
                <wp:effectExtent l="1905" t="1905" r="0" b="190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270" cy="634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51C5" w:rsidRDefault="000A51C5" w:rsidP="0069242F">
                            <w:pPr>
                              <w:rPr>
                                <w:sz w:val="26"/>
                                <w:szCs w:val="26"/>
                              </w:rPr>
                            </w:pPr>
                            <w:r>
                              <w:rPr>
                                <w:sz w:val="26"/>
                                <w:szCs w:val="26"/>
                              </w:rPr>
                              <w:t>Giáo viên hướng dẫn:</w:t>
                            </w:r>
                          </w:p>
                          <w:p w:rsidR="000A51C5" w:rsidRPr="00210249" w:rsidRDefault="000A51C5" w:rsidP="0069242F">
                            <w:pPr>
                              <w:rPr>
                                <w:b/>
                                <w:sz w:val="26"/>
                                <w:szCs w:val="26"/>
                                <w:lang w:val="en-US"/>
                              </w:rPr>
                            </w:pPr>
                            <w:r w:rsidRPr="00E0427A">
                              <w:rPr>
                                <w:b/>
                                <w:sz w:val="26"/>
                                <w:szCs w:val="26"/>
                                <w:lang w:val="en-US"/>
                              </w:rPr>
                              <w:t>Trần Cao Đệ</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5F9F382" id="Text Box 4" o:spid="_x0000_s1028" type="#_x0000_t202" style="position:absolute;left:0;text-align:left;margin-left:-2.85pt;margin-top:21.9pt;width:230.1pt;height:49.9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" stroked="f">
                <v:textbox style="mso-fit-shape-to-text:t">
                  <w:txbxContent>
                    <w:p w:rsidR="000A51C5" w:rsidRDefault="000A51C5" w:rsidP="0069242F">
                      <w:pPr>
                        <w:rPr>
                          <w:sz w:val="26"/>
                          <w:szCs w:val="26"/>
                        </w:rPr>
                      </w:pPr>
                      <w:r>
                        <w:rPr>
                          <w:sz w:val="26"/>
                          <w:szCs w:val="26"/>
                        </w:rPr>
                        <w:t>Giáo viên hướng dẫn:</w:t>
                      </w:r>
                    </w:p>
                    <w:p w:rsidR="000A51C5" w:rsidRPr="00210249" w:rsidRDefault="000A51C5" w:rsidP="0069242F">
                      <w:pPr>
                        <w:rPr>
                          <w:b/>
                          <w:sz w:val="26"/>
                          <w:szCs w:val="26"/>
                          <w:lang w:val="en-US"/>
                        </w:rPr>
                      </w:pPr>
                      <w:r w:rsidRPr="00E0427A">
                        <w:rPr>
                          <w:b/>
                          <w:sz w:val="26"/>
                          <w:szCs w:val="26"/>
                          <w:lang w:val="en-US"/>
                        </w:rPr>
                        <w:t>Trần Cao Đệ</w:t>
                      </w:r>
                    </w:p>
                  </w:txbxContent>
                </v:textbox>
                <w10:wrap type="square"/>
              </v:shape>
            </w:pict>
          </mc:Fallback>
        </mc:AlternateContent>
      </w:r>
    </w:p>
    <w:p w:rsidR="0069242F" w:rsidRPr="00141D43" w:rsidRDefault="0069242F" w:rsidP="0069242F">
      <w:pPr>
        <w:spacing w:after="40"/>
        <w:jc w:val="both"/>
        <w:rPr>
          <w:rFonts w:ascii="Times New Roman" w:hAnsi="Times New Roman" w:cs="Times New Roman"/>
          <w:sz w:val="26"/>
          <w:szCs w:val="26"/>
          <w:u w:val="single"/>
        </w:rPr>
      </w:pPr>
    </w:p>
    <w:p w:rsidR="0069242F" w:rsidRPr="00141D43" w:rsidRDefault="0069242F" w:rsidP="0069242F">
      <w:pPr>
        <w:spacing w:after="40"/>
        <w:jc w:val="both"/>
        <w:rPr>
          <w:rFonts w:ascii="Times New Roman" w:hAnsi="Times New Roman" w:cs="Times New Roman"/>
          <w:sz w:val="26"/>
          <w:szCs w:val="26"/>
          <w:u w:val="single"/>
        </w:rPr>
      </w:pPr>
    </w:p>
    <w:p w:rsidR="0069242F" w:rsidRPr="00141D43" w:rsidRDefault="0069242F" w:rsidP="0069242F">
      <w:pPr>
        <w:spacing w:after="40"/>
        <w:jc w:val="both"/>
        <w:rPr>
          <w:rFonts w:ascii="Times New Roman" w:hAnsi="Times New Roman" w:cs="Times New Roman"/>
          <w:sz w:val="26"/>
          <w:szCs w:val="26"/>
          <w:u w:val="single"/>
        </w:rPr>
      </w:pPr>
    </w:p>
    <w:p w:rsidR="0069242F" w:rsidRPr="00141D43" w:rsidRDefault="0069242F" w:rsidP="0069242F">
      <w:pPr>
        <w:tabs>
          <w:tab w:val="left" w:pos="540"/>
          <w:tab w:val="left" w:pos="5400"/>
        </w:tabs>
        <w:spacing w:after="40"/>
        <w:jc w:val="both"/>
        <w:rPr>
          <w:rFonts w:ascii="Times New Roman" w:hAnsi="Times New Roman" w:cs="Times New Roman"/>
          <w:sz w:val="26"/>
          <w:szCs w:val="26"/>
        </w:rPr>
      </w:pPr>
      <w:r w:rsidRPr="00141D43">
        <w:rPr>
          <w:rFonts w:ascii="Times New Roman" w:hAnsi="Times New Roman" w:cs="Times New Roman"/>
          <w:sz w:val="26"/>
          <w:szCs w:val="26"/>
        </w:rPr>
        <w:tab/>
      </w:r>
    </w:p>
    <w:p w:rsidR="0069242F" w:rsidRPr="00141D43" w:rsidRDefault="0069242F" w:rsidP="0069242F">
      <w:pPr>
        <w:spacing w:after="40"/>
        <w:jc w:val="both"/>
        <w:rPr>
          <w:rFonts w:ascii="Times New Roman" w:hAnsi="Times New Roman" w:cs="Times New Roman"/>
          <w:sz w:val="26"/>
          <w:szCs w:val="26"/>
        </w:rPr>
      </w:pPr>
    </w:p>
    <w:p w:rsidR="0069242F" w:rsidRPr="00141D43" w:rsidRDefault="0069242F" w:rsidP="0069242F">
      <w:pPr>
        <w:spacing w:after="40"/>
        <w:jc w:val="both"/>
        <w:rPr>
          <w:rFonts w:ascii="Times New Roman" w:hAnsi="Times New Roman" w:cs="Times New Roman"/>
          <w:sz w:val="26"/>
          <w:szCs w:val="26"/>
        </w:rPr>
      </w:pPr>
    </w:p>
    <w:p w:rsidR="0069242F" w:rsidRPr="00141D43" w:rsidRDefault="0069242F" w:rsidP="0069242F">
      <w:pPr>
        <w:spacing w:after="40"/>
        <w:jc w:val="both"/>
        <w:rPr>
          <w:rFonts w:ascii="Times New Roman" w:hAnsi="Times New Roman" w:cs="Times New Roman"/>
          <w:sz w:val="26"/>
          <w:szCs w:val="26"/>
        </w:rPr>
      </w:pPr>
    </w:p>
    <w:p w:rsidR="0069242F" w:rsidRPr="00141D43" w:rsidRDefault="0069242F" w:rsidP="0069242F">
      <w:pPr>
        <w:spacing w:after="40"/>
        <w:jc w:val="both"/>
        <w:rPr>
          <w:rFonts w:ascii="Times New Roman" w:hAnsi="Times New Roman" w:cs="Times New Roman"/>
          <w:sz w:val="26"/>
          <w:szCs w:val="26"/>
        </w:rPr>
      </w:pPr>
    </w:p>
    <w:p w:rsidR="00542BA9" w:rsidRPr="005F0E63" w:rsidRDefault="00542BA9" w:rsidP="00542BA9">
      <w:pPr>
        <w:ind w:left="2880" w:firstLine="522"/>
        <w:rPr>
          <w:rFonts w:ascii="Times New Roman" w:hAnsi="Times New Roman" w:cs="Times New Roman"/>
          <w:sz w:val="28"/>
          <w:szCs w:val="28"/>
        </w:rPr>
      </w:pPr>
    </w:p>
    <w:p w:rsidR="00542BA9" w:rsidRPr="005F0E63" w:rsidRDefault="00542BA9" w:rsidP="00542BA9">
      <w:pPr>
        <w:ind w:left="1440" w:firstLine="1843"/>
        <w:rPr>
          <w:rFonts w:ascii="Times New Roman" w:hAnsi="Times New Roman" w:cs="Times New Roman"/>
          <w:sz w:val="28"/>
          <w:szCs w:val="28"/>
        </w:rPr>
      </w:pPr>
      <w:r w:rsidRPr="00141D43">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09ED35F5" wp14:editId="6C3BB5E4">
                <wp:simplePos x="0" y="0"/>
                <wp:positionH relativeFrom="margin">
                  <wp:align>center</wp:align>
                </wp:positionH>
                <wp:positionV relativeFrom="paragraph">
                  <wp:posOffset>256540</wp:posOffset>
                </wp:positionV>
                <wp:extent cx="3771900" cy="400050"/>
                <wp:effectExtent l="0" t="0" r="19050" b="19050"/>
                <wp:wrapNone/>
                <wp:docPr id="2" name="Down Ribb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1900" cy="400050"/>
                        </a:xfrm>
                        <a:prstGeom prst="ribbon">
                          <a:avLst>
                            <a:gd name="adj1" fmla="val 12500"/>
                            <a:gd name="adj2" fmla="val 50000"/>
                          </a:avLst>
                        </a:prstGeom>
                        <a:solidFill>
                          <a:srgbClr val="FFFFFF"/>
                        </a:solidFill>
                        <a:ln w="9525">
                          <a:solidFill>
                            <a:srgbClr val="000000"/>
                          </a:solidFill>
                          <a:round/>
                          <a:headEnd/>
                          <a:tailEnd/>
                        </a:ln>
                      </wps:spPr>
                      <wps:txbx>
                        <w:txbxContent>
                          <w:p w:rsidR="000A51C5" w:rsidRPr="0069242F" w:rsidRDefault="000A51C5" w:rsidP="0069242F">
                            <w:pPr>
                              <w:jc w:val="center"/>
                              <w:rPr>
                                <w:b/>
                                <w:sz w:val="26"/>
                                <w:szCs w:val="26"/>
                                <w:lang w:val="en-US"/>
                              </w:rPr>
                            </w:pPr>
                            <w:r>
                              <w:rPr>
                                <w:b/>
                                <w:sz w:val="26"/>
                                <w:szCs w:val="26"/>
                                <w:lang w:val="en-US"/>
                              </w:rPr>
                              <w:t xml:space="preserve">Học kỳ I, </w:t>
                            </w:r>
                            <w:r>
                              <w:rPr>
                                <w:b/>
                                <w:sz w:val="26"/>
                                <w:szCs w:val="26"/>
                              </w:rPr>
                              <w:t>2014</w:t>
                            </w:r>
                            <w:r>
                              <w:rPr>
                                <w:b/>
                                <w:sz w:val="26"/>
                                <w:szCs w:val="26"/>
                                <w:lang w:val="en-US"/>
                              </w:rPr>
                              <w:t xml:space="preserve"> - 2015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ED35F5"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 o:spid="_x0000_s1029" type="#_x0000_t53" style="position:absolute;left:0;text-align:left;margin-left:0;margin-top:20.2pt;width:297pt;height:31.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">
                <v:textbox inset=",7.2pt,,7.2pt">
                  <w:txbxContent>
                    <w:p w:rsidR="000A51C5" w:rsidRPr="0069242F" w:rsidRDefault="000A51C5" w:rsidP="0069242F">
                      <w:pPr>
                        <w:jc w:val="center"/>
                        <w:rPr>
                          <w:b/>
                          <w:sz w:val="26"/>
                          <w:szCs w:val="26"/>
                          <w:lang w:val="en-US"/>
                        </w:rPr>
                      </w:pPr>
                      <w:r>
                        <w:rPr>
                          <w:b/>
                          <w:sz w:val="26"/>
                          <w:szCs w:val="26"/>
                          <w:lang w:val="en-US"/>
                        </w:rPr>
                        <w:t xml:space="preserve">Học kỳ I, </w:t>
                      </w:r>
                      <w:r>
                        <w:rPr>
                          <w:b/>
                          <w:sz w:val="26"/>
                          <w:szCs w:val="26"/>
                        </w:rPr>
                        <w:t>2014</w:t>
                      </w:r>
                      <w:r>
                        <w:rPr>
                          <w:b/>
                          <w:sz w:val="26"/>
                          <w:szCs w:val="26"/>
                          <w:lang w:val="en-US"/>
                        </w:rPr>
                        <w:t xml:space="preserve"> - 2015</w:t>
                      </w:r>
                    </w:p>
                  </w:txbxContent>
                </v:textbox>
                <w10:wrap anchorx="margin"/>
              </v:shape>
            </w:pict>
          </mc:Fallback>
        </mc:AlternateContent>
      </w:r>
      <w:r>
        <w:rPr>
          <w:rFonts w:ascii="Times New Roman" w:hAnsi="Times New Roman" w:cs="Times New Roman"/>
          <w:sz w:val="28"/>
          <w:szCs w:val="28"/>
          <w:lang w:val="en-US"/>
        </w:rPr>
        <w:t xml:space="preserve">  </w:t>
      </w:r>
    </w:p>
    <w:p w:rsidR="0069242F" w:rsidRPr="00141D43" w:rsidRDefault="0069242F" w:rsidP="0069242F">
      <w:pPr>
        <w:rPr>
          <w:rFonts w:ascii="Times New Roman" w:hAnsi="Times New Roman" w:cs="Times New Roman"/>
          <w:sz w:val="26"/>
          <w:szCs w:val="26"/>
        </w:rPr>
        <w:sectPr w:rsidR="0069242F" w:rsidRPr="00141D43" w:rsidSect="0069242F">
          <w:headerReference w:type="default" r:id="rId10"/>
          <w:footerReference w:type="default" r:id="rId11"/>
          <w:pgSz w:w="11909" w:h="16834" w:code="9"/>
          <w:pgMar w:top="1440" w:right="1440" w:bottom="1440" w:left="2160" w:header="720" w:footer="720" w:gutter="0"/>
          <w:pgBorders w:display="firstPage">
            <w:top w:val="twistedLines1" w:sz="18" w:space="1" w:color="auto"/>
            <w:left w:val="twistedLines1" w:sz="18" w:space="6" w:color="auto"/>
            <w:bottom w:val="twistedLines1" w:sz="18" w:space="1" w:color="auto"/>
            <w:right w:val="twistedLines1" w:sz="18" w:space="2" w:color="auto"/>
          </w:pgBorders>
          <w:cols w:space="720"/>
          <w:docGrid w:linePitch="326"/>
        </w:sectPr>
      </w:pPr>
    </w:p>
    <w:p w:rsidR="005572AF" w:rsidRPr="00141D43" w:rsidRDefault="0069242F">
      <w:pPr>
        <w:rPr>
          <w:rFonts w:ascii="Times New Roman" w:hAnsi="Times New Roman" w:cs="Times New Roman"/>
          <w:sz w:val="26"/>
          <w:szCs w:val="26"/>
          <w:lang w:val="en-US"/>
        </w:rPr>
      </w:pPr>
      <w:r w:rsidRPr="00141D43">
        <w:rPr>
          <w:rFonts w:ascii="Times New Roman" w:hAnsi="Times New Roman" w:cs="Times New Roman"/>
          <w:sz w:val="26"/>
          <w:szCs w:val="26"/>
          <w:lang w:val="en-US"/>
        </w:rPr>
        <w:lastRenderedPageBreak/>
        <w:t>NHẬN XÉT CỦA GIẢNG VIÊN</w:t>
      </w:r>
    </w:p>
    <w:p w:rsidR="0069242F" w:rsidRPr="00141D43" w:rsidRDefault="0069242F" w:rsidP="0069242F">
      <w:pPr>
        <w:spacing w:line="360" w:lineRule="auto"/>
        <w:rPr>
          <w:rFonts w:ascii="Times New Roman" w:hAnsi="Times New Roman" w:cs="Times New Roman"/>
          <w:sz w:val="26"/>
          <w:szCs w:val="26"/>
          <w:lang w:val="en-US"/>
        </w:rPr>
      </w:pPr>
      <w:r w:rsidRPr="00141D43">
        <w:rPr>
          <w:rFonts w:ascii="Times New Roman" w:hAnsi="Times New Roman" w:cs="Times New Roman"/>
          <w:sz w:val="26"/>
          <w:szCs w:val="26"/>
          <w:lang w:val="en-US"/>
        </w:rPr>
        <w:t>------------------------------------------------------------------------------------------------------------------------------------------------------------------------------------------------------------------------------------------------------------------------------------------------------------------------------------------------------------------------------------------------------------------------------------------------------------------------------------------------------------------------------------------------------------------------------------------------------------------------------------------------------------------------------------------------------------------------------------------------------------------------------------------------------------------------------------------------------------------------------------------------------------------------------------------------------------------------------------------------------------------------------------------------------------------------------------------------------------------------------------------------------------------------------------------------------------------------------------------------------------------------------------------------------------------------------------------------------------------------------------------------------------------------------------------------------------------------------------------------------------------------------------------------------------------------------------------------------------------------------------------------------------------------------------------------------------------------------------------------------------------------------------------------------------------------------------------------------------------------------------------------------------------------------------------------------------------------------------------------------------------------------------------------------------------------------------------------------------------------------------------------------------------------------------------------------------------------------------------------------------------------------------------------------------------------------------------------------------------------------------------------------------------------------------------------------------------------------------------------</w:t>
      </w:r>
    </w:p>
    <w:p w:rsidR="0069242F" w:rsidRPr="00141D43" w:rsidRDefault="0069242F" w:rsidP="0069242F">
      <w:pPr>
        <w:spacing w:line="360" w:lineRule="auto"/>
        <w:rPr>
          <w:rFonts w:ascii="Times New Roman" w:hAnsi="Times New Roman" w:cs="Times New Roman"/>
          <w:sz w:val="26"/>
          <w:szCs w:val="26"/>
          <w:lang w:val="en-US"/>
        </w:rPr>
      </w:pPr>
      <w:r w:rsidRPr="00141D43">
        <w:rPr>
          <w:rFonts w:ascii="Times New Roman" w:hAnsi="Times New Roman" w:cs="Times New Roman"/>
          <w:sz w:val="26"/>
          <w:szCs w:val="26"/>
          <w:lang w:val="en-US"/>
        </w:rPr>
        <w:tab/>
      </w:r>
      <w:r w:rsidRPr="00141D43">
        <w:rPr>
          <w:rFonts w:ascii="Times New Roman" w:hAnsi="Times New Roman" w:cs="Times New Roman"/>
          <w:sz w:val="26"/>
          <w:szCs w:val="26"/>
          <w:lang w:val="en-US"/>
        </w:rPr>
        <w:tab/>
      </w:r>
      <w:r w:rsidRPr="00141D43">
        <w:rPr>
          <w:rFonts w:ascii="Times New Roman" w:hAnsi="Times New Roman" w:cs="Times New Roman"/>
          <w:sz w:val="26"/>
          <w:szCs w:val="26"/>
          <w:lang w:val="en-US"/>
        </w:rPr>
        <w:tab/>
      </w:r>
      <w:r w:rsidRPr="00141D43">
        <w:rPr>
          <w:rFonts w:ascii="Times New Roman" w:hAnsi="Times New Roman" w:cs="Times New Roman"/>
          <w:sz w:val="26"/>
          <w:szCs w:val="26"/>
          <w:lang w:val="en-US"/>
        </w:rPr>
        <w:tab/>
      </w:r>
      <w:r w:rsidRPr="00141D43">
        <w:rPr>
          <w:rFonts w:ascii="Times New Roman" w:hAnsi="Times New Roman" w:cs="Times New Roman"/>
          <w:sz w:val="26"/>
          <w:szCs w:val="26"/>
          <w:lang w:val="en-US"/>
        </w:rPr>
        <w:tab/>
      </w:r>
      <w:r w:rsidRPr="00141D43">
        <w:rPr>
          <w:rFonts w:ascii="Times New Roman" w:hAnsi="Times New Roman" w:cs="Times New Roman"/>
          <w:sz w:val="26"/>
          <w:szCs w:val="26"/>
          <w:lang w:val="en-US"/>
        </w:rPr>
        <w:tab/>
        <w:t>Cần Thơ, Ngày……Tháng…..Năm…..</w:t>
      </w:r>
    </w:p>
    <w:p w:rsidR="000E73B8" w:rsidRDefault="000E73B8" w:rsidP="00D71441">
      <w:pPr>
        <w:jc w:val="right"/>
        <w:rPr>
          <w:rFonts w:ascii="Times New Roman" w:hAnsi="Times New Roman" w:cs="Times New Roman"/>
          <w:b/>
          <w:sz w:val="26"/>
          <w:szCs w:val="26"/>
        </w:rPr>
      </w:pPr>
    </w:p>
    <w:p w:rsidR="000E73B8" w:rsidRDefault="000E73B8" w:rsidP="00D71441">
      <w:pPr>
        <w:jc w:val="right"/>
        <w:rPr>
          <w:rFonts w:ascii="Times New Roman" w:hAnsi="Times New Roman" w:cs="Times New Roman"/>
          <w:b/>
          <w:sz w:val="26"/>
          <w:szCs w:val="26"/>
        </w:rPr>
      </w:pPr>
    </w:p>
    <w:p w:rsidR="000E73B8" w:rsidRDefault="000E73B8" w:rsidP="00D71441">
      <w:pPr>
        <w:jc w:val="right"/>
        <w:rPr>
          <w:rFonts w:ascii="Times New Roman" w:hAnsi="Times New Roman" w:cs="Times New Roman"/>
          <w:b/>
          <w:sz w:val="26"/>
          <w:szCs w:val="26"/>
        </w:rPr>
      </w:pPr>
    </w:p>
    <w:sdt>
      <w:sdtPr>
        <w:rPr>
          <w:rFonts w:asciiTheme="minorHAnsi" w:eastAsiaTheme="minorHAnsi" w:hAnsiTheme="minorHAnsi" w:cstheme="minorBidi"/>
          <w:color w:val="auto"/>
          <w:sz w:val="22"/>
          <w:szCs w:val="22"/>
          <w:lang w:val="vi-VN"/>
        </w:rPr>
        <w:id w:val="882753790"/>
        <w:docPartObj>
          <w:docPartGallery w:val="Table of Contents"/>
          <w:docPartUnique/>
        </w:docPartObj>
      </w:sdtPr>
      <w:sdtEndPr>
        <w:rPr>
          <w:b/>
          <w:bCs/>
          <w:noProof/>
        </w:rPr>
      </w:sdtEndPr>
      <w:sdtContent>
        <w:p w:rsidR="00E94111" w:rsidRPr="00680052" w:rsidRDefault="00C45330" w:rsidP="00C45330">
          <w:pPr>
            <w:pStyle w:val="TOCHeading"/>
            <w:jc w:val="center"/>
            <w:rPr>
              <w:rFonts w:ascii="Times New Roman" w:hAnsi="Times New Roman" w:cs="Times New Roman"/>
              <w:b/>
              <w:sz w:val="44"/>
              <w:szCs w:val="44"/>
            </w:rPr>
          </w:pPr>
          <w:r w:rsidRPr="00680052">
            <w:rPr>
              <w:rFonts w:ascii="Times New Roman" w:eastAsiaTheme="minorHAnsi" w:hAnsi="Times New Roman" w:cs="Times New Roman"/>
              <w:b/>
              <w:color w:val="auto"/>
              <w:sz w:val="44"/>
              <w:szCs w:val="44"/>
              <w:lang w:val="vi-VN"/>
            </w:rPr>
            <w:t>Mục lục</w:t>
          </w:r>
          <w:bookmarkStart w:id="7" w:name="_GoBack"/>
          <w:bookmarkEnd w:id="7"/>
        </w:p>
        <w:p w:rsidR="00DE3971" w:rsidRDefault="00E94111" w:rsidP="00DE3971">
          <w:pPr>
            <w:pStyle w:val="TOC1"/>
            <w:rPr>
              <w:rFonts w:eastAsiaTheme="minorEastAsia"/>
              <w:noProof/>
            </w:rPr>
          </w:pPr>
          <w:r>
            <w:fldChar w:fldCharType="begin"/>
          </w:r>
          <w:r>
            <w:instrText xml:space="preserve"> TOC \o "1-8" \h \z \u </w:instrText>
          </w:r>
          <w:r>
            <w:fldChar w:fldCharType="separate"/>
          </w:r>
          <w:hyperlink w:anchor="_Toc403367795" w:history="1">
            <w:r w:rsidR="00DE3971" w:rsidRPr="006011B1">
              <w:rPr>
                <w:rStyle w:val="Hyperlink"/>
                <w:rFonts w:ascii="Times New Roman" w:hAnsi="Times New Roman" w:cs="Times New Roman"/>
                <w:b/>
                <w:noProof/>
              </w:rPr>
              <w:t>Đặc Tả Yêu Cầu Phần Mềm</w:t>
            </w:r>
            <w:r w:rsidR="00DE3971">
              <w:rPr>
                <w:noProof/>
                <w:webHidden/>
              </w:rPr>
              <w:tab/>
            </w:r>
            <w:r w:rsidR="00DE3971">
              <w:rPr>
                <w:noProof/>
                <w:webHidden/>
              </w:rPr>
              <w:fldChar w:fldCharType="begin"/>
            </w:r>
            <w:r w:rsidR="00DE3971">
              <w:rPr>
                <w:noProof/>
                <w:webHidden/>
              </w:rPr>
              <w:instrText xml:space="preserve"> PAGEREF _Toc403367795 \h </w:instrText>
            </w:r>
            <w:r w:rsidR="00DE3971">
              <w:rPr>
                <w:noProof/>
                <w:webHidden/>
              </w:rPr>
            </w:r>
            <w:r w:rsidR="00DE3971">
              <w:rPr>
                <w:noProof/>
                <w:webHidden/>
              </w:rPr>
              <w:fldChar w:fldCharType="separate"/>
            </w:r>
            <w:r w:rsidR="00680052">
              <w:rPr>
                <w:noProof/>
                <w:webHidden/>
              </w:rPr>
              <w:t>9</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796" w:history="1">
            <w:r w:rsidR="00DE3971" w:rsidRPr="006011B1">
              <w:rPr>
                <w:rStyle w:val="Hyperlink"/>
                <w:rFonts w:ascii="Times New Roman" w:hAnsi="Times New Roman" w:cs="Times New Roman"/>
                <w:b/>
                <w:noProof/>
              </w:rPr>
              <w:t>1.</w:t>
            </w:r>
            <w:r w:rsidR="00DE3971">
              <w:rPr>
                <w:rFonts w:eastAsiaTheme="minorEastAsia"/>
                <w:noProof/>
              </w:rPr>
              <w:tab/>
            </w:r>
            <w:r w:rsidR="00DE3971" w:rsidRPr="006011B1">
              <w:rPr>
                <w:rStyle w:val="Hyperlink"/>
                <w:rFonts w:ascii="Times New Roman" w:hAnsi="Times New Roman" w:cs="Times New Roman"/>
                <w:b/>
                <w:noProof/>
              </w:rPr>
              <w:t>Giới thiệu</w:t>
            </w:r>
            <w:r w:rsidR="00DE3971">
              <w:rPr>
                <w:noProof/>
                <w:webHidden/>
              </w:rPr>
              <w:tab/>
            </w:r>
            <w:r w:rsidR="00DE3971">
              <w:rPr>
                <w:noProof/>
                <w:webHidden/>
              </w:rPr>
              <w:fldChar w:fldCharType="begin"/>
            </w:r>
            <w:r w:rsidR="00DE3971">
              <w:rPr>
                <w:noProof/>
                <w:webHidden/>
              </w:rPr>
              <w:instrText xml:space="preserve"> PAGEREF _Toc403367796 \h </w:instrText>
            </w:r>
            <w:r w:rsidR="00DE3971">
              <w:rPr>
                <w:noProof/>
                <w:webHidden/>
              </w:rPr>
            </w:r>
            <w:r w:rsidR="00DE3971">
              <w:rPr>
                <w:noProof/>
                <w:webHidden/>
              </w:rPr>
              <w:fldChar w:fldCharType="separate"/>
            </w:r>
            <w:r w:rsidR="00680052">
              <w:rPr>
                <w:noProof/>
                <w:webHidden/>
              </w:rPr>
              <w:t>11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797" w:history="1">
            <w:r w:rsidR="00DE3971" w:rsidRPr="006011B1">
              <w:rPr>
                <w:rStyle w:val="Hyperlink"/>
                <w:rFonts w:ascii="Times New Roman" w:hAnsi="Times New Roman" w:cs="Times New Roman"/>
                <w:b/>
                <w:noProof/>
              </w:rPr>
              <w:t>1.1.</w:t>
            </w:r>
            <w:r w:rsidR="00DE3971">
              <w:rPr>
                <w:noProof/>
              </w:rPr>
              <w:tab/>
            </w:r>
            <w:r w:rsidR="00DE3971" w:rsidRPr="006011B1">
              <w:rPr>
                <w:rStyle w:val="Hyperlink"/>
                <w:rFonts w:ascii="Times New Roman" w:hAnsi="Times New Roman" w:cs="Times New Roman"/>
                <w:b/>
                <w:noProof/>
              </w:rPr>
              <w:t>Mục tiêu</w:t>
            </w:r>
            <w:r w:rsidR="00DE3971">
              <w:rPr>
                <w:noProof/>
                <w:webHidden/>
              </w:rPr>
              <w:tab/>
            </w:r>
            <w:r w:rsidR="00DE3971">
              <w:rPr>
                <w:noProof/>
                <w:webHidden/>
              </w:rPr>
              <w:fldChar w:fldCharType="begin"/>
            </w:r>
            <w:r w:rsidR="00DE3971">
              <w:rPr>
                <w:noProof/>
                <w:webHidden/>
              </w:rPr>
              <w:instrText xml:space="preserve"> PAGEREF _Toc403367797 \h </w:instrText>
            </w:r>
            <w:r w:rsidR="00DE3971">
              <w:rPr>
                <w:noProof/>
                <w:webHidden/>
              </w:rPr>
            </w:r>
            <w:r w:rsidR="00DE3971">
              <w:rPr>
                <w:noProof/>
                <w:webHidden/>
              </w:rPr>
              <w:fldChar w:fldCharType="separate"/>
            </w:r>
            <w:r w:rsidR="00680052">
              <w:rPr>
                <w:noProof/>
                <w:webHidden/>
              </w:rPr>
              <w:t>11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798" w:history="1">
            <w:r w:rsidR="00DE3971" w:rsidRPr="006011B1">
              <w:rPr>
                <w:rStyle w:val="Hyperlink"/>
                <w:rFonts w:ascii="Times New Roman" w:hAnsi="Times New Roman" w:cs="Times New Roman"/>
                <w:b/>
                <w:noProof/>
              </w:rPr>
              <w:t>1.2.</w:t>
            </w:r>
            <w:r w:rsidR="00DE3971">
              <w:rPr>
                <w:noProof/>
              </w:rPr>
              <w:tab/>
            </w:r>
            <w:r w:rsidR="00DE3971" w:rsidRPr="006011B1">
              <w:rPr>
                <w:rStyle w:val="Hyperlink"/>
                <w:rFonts w:ascii="Times New Roman" w:hAnsi="Times New Roman" w:cs="Times New Roman"/>
                <w:b/>
                <w:noProof/>
              </w:rPr>
              <w:t>Phạm vi sản phẩm</w:t>
            </w:r>
            <w:r w:rsidR="00DE3971">
              <w:rPr>
                <w:noProof/>
                <w:webHidden/>
              </w:rPr>
              <w:tab/>
            </w:r>
            <w:r w:rsidR="00DE3971">
              <w:rPr>
                <w:noProof/>
                <w:webHidden/>
              </w:rPr>
              <w:fldChar w:fldCharType="begin"/>
            </w:r>
            <w:r w:rsidR="00DE3971">
              <w:rPr>
                <w:noProof/>
                <w:webHidden/>
              </w:rPr>
              <w:instrText xml:space="preserve"> PAGEREF _Toc403367798 \h </w:instrText>
            </w:r>
            <w:r w:rsidR="00DE3971">
              <w:rPr>
                <w:noProof/>
                <w:webHidden/>
              </w:rPr>
            </w:r>
            <w:r w:rsidR="00DE3971">
              <w:rPr>
                <w:noProof/>
                <w:webHidden/>
              </w:rPr>
              <w:fldChar w:fldCharType="separate"/>
            </w:r>
            <w:r w:rsidR="00680052">
              <w:rPr>
                <w:noProof/>
                <w:webHidden/>
              </w:rPr>
              <w:t>11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799" w:history="1">
            <w:r w:rsidR="00DE3971" w:rsidRPr="006011B1">
              <w:rPr>
                <w:rStyle w:val="Hyperlink"/>
                <w:rFonts w:ascii="Times New Roman" w:hAnsi="Times New Roman" w:cs="Times New Roman"/>
                <w:b/>
                <w:noProof/>
              </w:rPr>
              <w:t>1.3.</w:t>
            </w:r>
            <w:r w:rsidR="00DE3971">
              <w:rPr>
                <w:noProof/>
              </w:rPr>
              <w:tab/>
            </w:r>
            <w:r w:rsidR="00DE3971" w:rsidRPr="006011B1">
              <w:rPr>
                <w:rStyle w:val="Hyperlink"/>
                <w:rFonts w:ascii="Times New Roman" w:hAnsi="Times New Roman" w:cs="Times New Roman"/>
                <w:b/>
                <w:noProof/>
              </w:rPr>
              <w:t>Bảng chú giải thuật ngữ</w:t>
            </w:r>
            <w:r w:rsidR="00DE3971">
              <w:rPr>
                <w:noProof/>
                <w:webHidden/>
              </w:rPr>
              <w:tab/>
            </w:r>
            <w:r w:rsidR="00DE3971">
              <w:rPr>
                <w:noProof/>
                <w:webHidden/>
              </w:rPr>
              <w:fldChar w:fldCharType="begin"/>
            </w:r>
            <w:r w:rsidR="00DE3971">
              <w:rPr>
                <w:noProof/>
                <w:webHidden/>
              </w:rPr>
              <w:instrText xml:space="preserve"> PAGEREF _Toc403367799 \h </w:instrText>
            </w:r>
            <w:r w:rsidR="00DE3971">
              <w:rPr>
                <w:noProof/>
                <w:webHidden/>
              </w:rPr>
            </w:r>
            <w:r w:rsidR="00DE3971">
              <w:rPr>
                <w:noProof/>
                <w:webHidden/>
              </w:rPr>
              <w:fldChar w:fldCharType="separate"/>
            </w:r>
            <w:r w:rsidR="00680052">
              <w:rPr>
                <w:noProof/>
                <w:webHidden/>
              </w:rPr>
              <w:t>11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00" w:history="1">
            <w:r w:rsidR="00DE3971" w:rsidRPr="006011B1">
              <w:rPr>
                <w:rStyle w:val="Hyperlink"/>
                <w:rFonts w:ascii="Times New Roman" w:hAnsi="Times New Roman" w:cs="Times New Roman"/>
                <w:b/>
                <w:noProof/>
              </w:rPr>
              <w:t>1.4.</w:t>
            </w:r>
            <w:r w:rsidR="00DE3971">
              <w:rPr>
                <w:noProof/>
              </w:rPr>
              <w:tab/>
            </w:r>
            <w:r w:rsidR="00DE3971" w:rsidRPr="006011B1">
              <w:rPr>
                <w:rStyle w:val="Hyperlink"/>
                <w:rFonts w:ascii="Times New Roman" w:hAnsi="Times New Roman" w:cs="Times New Roman"/>
                <w:b/>
                <w:noProof/>
              </w:rPr>
              <w:t>Tài liệu tham khảo</w:t>
            </w:r>
            <w:r w:rsidR="00DE3971">
              <w:rPr>
                <w:noProof/>
                <w:webHidden/>
              </w:rPr>
              <w:tab/>
            </w:r>
            <w:r w:rsidR="00DE3971">
              <w:rPr>
                <w:noProof/>
                <w:webHidden/>
              </w:rPr>
              <w:fldChar w:fldCharType="begin"/>
            </w:r>
            <w:r w:rsidR="00DE3971">
              <w:rPr>
                <w:noProof/>
                <w:webHidden/>
              </w:rPr>
              <w:instrText xml:space="preserve"> PAGEREF _Toc403367800 \h </w:instrText>
            </w:r>
            <w:r w:rsidR="00DE3971">
              <w:rPr>
                <w:noProof/>
                <w:webHidden/>
              </w:rPr>
            </w:r>
            <w:r w:rsidR="00DE3971">
              <w:rPr>
                <w:noProof/>
                <w:webHidden/>
              </w:rPr>
              <w:fldChar w:fldCharType="separate"/>
            </w:r>
            <w:r w:rsidR="00680052">
              <w:rPr>
                <w:noProof/>
                <w:webHidden/>
              </w:rPr>
              <w:t>12</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01" w:history="1">
            <w:r w:rsidR="00DE3971" w:rsidRPr="006011B1">
              <w:rPr>
                <w:rStyle w:val="Hyperlink"/>
                <w:rFonts w:ascii="Times New Roman" w:hAnsi="Times New Roman" w:cs="Times New Roman"/>
                <w:b/>
                <w:noProof/>
              </w:rPr>
              <w:t>1.5.</w:t>
            </w:r>
            <w:r w:rsidR="00DE3971">
              <w:rPr>
                <w:noProof/>
              </w:rPr>
              <w:tab/>
            </w:r>
            <w:r w:rsidR="00DE3971" w:rsidRPr="006011B1">
              <w:rPr>
                <w:rStyle w:val="Hyperlink"/>
                <w:rFonts w:ascii="Times New Roman" w:hAnsi="Times New Roman" w:cs="Times New Roman"/>
                <w:b/>
                <w:noProof/>
              </w:rPr>
              <w:t>Bố cục tài liệu</w:t>
            </w:r>
            <w:r w:rsidR="00DE3971">
              <w:rPr>
                <w:noProof/>
                <w:webHidden/>
              </w:rPr>
              <w:tab/>
            </w:r>
            <w:r w:rsidR="00DE3971">
              <w:rPr>
                <w:noProof/>
                <w:webHidden/>
              </w:rPr>
              <w:fldChar w:fldCharType="begin"/>
            </w:r>
            <w:r w:rsidR="00DE3971">
              <w:rPr>
                <w:noProof/>
                <w:webHidden/>
              </w:rPr>
              <w:instrText xml:space="preserve"> PAGEREF _Toc403367801 \h </w:instrText>
            </w:r>
            <w:r w:rsidR="00DE3971">
              <w:rPr>
                <w:noProof/>
                <w:webHidden/>
              </w:rPr>
            </w:r>
            <w:r w:rsidR="00DE3971">
              <w:rPr>
                <w:noProof/>
                <w:webHidden/>
              </w:rPr>
              <w:fldChar w:fldCharType="separate"/>
            </w:r>
            <w:r w:rsidR="00680052">
              <w:rPr>
                <w:noProof/>
                <w:webHidden/>
              </w:rPr>
              <w:t>12</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802" w:history="1">
            <w:r w:rsidR="00DE3971" w:rsidRPr="006011B1">
              <w:rPr>
                <w:rStyle w:val="Hyperlink"/>
                <w:rFonts w:ascii="Times New Roman" w:hAnsi="Times New Roman" w:cs="Times New Roman"/>
                <w:b/>
                <w:noProof/>
              </w:rPr>
              <w:t>2.1</w:t>
            </w:r>
            <w:r w:rsidR="00DE3971">
              <w:rPr>
                <w:rFonts w:eastAsiaTheme="minorEastAsia"/>
                <w:noProof/>
              </w:rPr>
              <w:tab/>
            </w:r>
            <w:r w:rsidR="00DE3971" w:rsidRPr="006011B1">
              <w:rPr>
                <w:rStyle w:val="Hyperlink"/>
                <w:rFonts w:ascii="Times New Roman" w:hAnsi="Times New Roman" w:cs="Times New Roman"/>
                <w:b/>
                <w:noProof/>
              </w:rPr>
              <w:t>Bối cảnh của sản phẩm</w:t>
            </w:r>
            <w:r w:rsidR="00DE3971">
              <w:rPr>
                <w:noProof/>
                <w:webHidden/>
              </w:rPr>
              <w:tab/>
            </w:r>
            <w:r w:rsidR="00DE3971">
              <w:rPr>
                <w:noProof/>
                <w:webHidden/>
              </w:rPr>
              <w:fldChar w:fldCharType="begin"/>
            </w:r>
            <w:r w:rsidR="00DE3971">
              <w:rPr>
                <w:noProof/>
                <w:webHidden/>
              </w:rPr>
              <w:instrText xml:space="preserve"> PAGEREF _Toc403367802 \h </w:instrText>
            </w:r>
            <w:r w:rsidR="00DE3971">
              <w:rPr>
                <w:noProof/>
                <w:webHidden/>
              </w:rPr>
            </w:r>
            <w:r w:rsidR="00DE3971">
              <w:rPr>
                <w:noProof/>
                <w:webHidden/>
              </w:rPr>
              <w:fldChar w:fldCharType="separate"/>
            </w:r>
            <w:r w:rsidR="00680052">
              <w:rPr>
                <w:noProof/>
                <w:webHidden/>
              </w:rPr>
              <w:t>12</w:t>
            </w:r>
            <w:r w:rsidR="00DE3971">
              <w:rPr>
                <w:noProof/>
                <w:webHidden/>
              </w:rPr>
              <w:fldChar w:fldCharType="end"/>
            </w:r>
          </w:hyperlink>
        </w:p>
        <w:p w:rsidR="00DE3971" w:rsidRDefault="00721850">
          <w:pPr>
            <w:pStyle w:val="TOC2"/>
            <w:tabs>
              <w:tab w:val="right" w:leader="dot" w:pos="9350"/>
            </w:tabs>
            <w:rPr>
              <w:rFonts w:eastAsiaTheme="minorEastAsia"/>
              <w:noProof/>
            </w:rPr>
          </w:pPr>
          <w:hyperlink w:anchor="_Toc403367803" w:history="1">
            <w:r w:rsidR="00DE3971" w:rsidRPr="006011B1">
              <w:rPr>
                <w:rStyle w:val="Hyperlink"/>
                <w:rFonts w:ascii="Times New Roman" w:hAnsi="Times New Roman" w:cs="Times New Roman"/>
                <w:b/>
                <w:noProof/>
              </w:rPr>
              <w:t>2.2 Các chức năng của sản phẩm</w:t>
            </w:r>
            <w:r w:rsidR="00DE3971">
              <w:rPr>
                <w:noProof/>
                <w:webHidden/>
              </w:rPr>
              <w:tab/>
            </w:r>
            <w:r w:rsidR="00DE3971">
              <w:rPr>
                <w:noProof/>
                <w:webHidden/>
              </w:rPr>
              <w:fldChar w:fldCharType="begin"/>
            </w:r>
            <w:r w:rsidR="00DE3971">
              <w:rPr>
                <w:noProof/>
                <w:webHidden/>
              </w:rPr>
              <w:instrText xml:space="preserve"> PAGEREF _Toc403367803 \h </w:instrText>
            </w:r>
            <w:r w:rsidR="00DE3971">
              <w:rPr>
                <w:noProof/>
                <w:webHidden/>
              </w:rPr>
            </w:r>
            <w:r w:rsidR="00DE3971">
              <w:rPr>
                <w:noProof/>
                <w:webHidden/>
              </w:rPr>
              <w:fldChar w:fldCharType="separate"/>
            </w:r>
            <w:r w:rsidR="00680052">
              <w:rPr>
                <w:noProof/>
                <w:webHidden/>
              </w:rPr>
              <w:t>13</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804" w:history="1">
            <w:r w:rsidR="00DE3971" w:rsidRPr="006011B1">
              <w:rPr>
                <w:rStyle w:val="Hyperlink"/>
                <w:rFonts w:ascii="Times New Roman" w:hAnsi="Times New Roman" w:cs="Times New Roman"/>
                <w:b/>
                <w:noProof/>
              </w:rPr>
              <w:t>2.3</w:t>
            </w:r>
            <w:r w:rsidR="00DE3971">
              <w:rPr>
                <w:rFonts w:eastAsiaTheme="minorEastAsia"/>
                <w:noProof/>
              </w:rPr>
              <w:tab/>
            </w:r>
            <w:r w:rsidR="00DE3971" w:rsidRPr="006011B1">
              <w:rPr>
                <w:rStyle w:val="Hyperlink"/>
                <w:rFonts w:ascii="Times New Roman" w:hAnsi="Times New Roman" w:cs="Times New Roman"/>
                <w:b/>
                <w:noProof/>
              </w:rPr>
              <w:t>Đặc điểm người sử dụng</w:t>
            </w:r>
            <w:r w:rsidR="00DE3971">
              <w:rPr>
                <w:noProof/>
                <w:webHidden/>
              </w:rPr>
              <w:tab/>
            </w:r>
            <w:r w:rsidR="00DE3971">
              <w:rPr>
                <w:noProof/>
                <w:webHidden/>
              </w:rPr>
              <w:fldChar w:fldCharType="begin"/>
            </w:r>
            <w:r w:rsidR="00DE3971">
              <w:rPr>
                <w:noProof/>
                <w:webHidden/>
              </w:rPr>
              <w:instrText xml:space="preserve"> PAGEREF _Toc403367804 \h </w:instrText>
            </w:r>
            <w:r w:rsidR="00DE3971">
              <w:rPr>
                <w:noProof/>
                <w:webHidden/>
              </w:rPr>
            </w:r>
            <w:r w:rsidR="00DE3971">
              <w:rPr>
                <w:noProof/>
                <w:webHidden/>
              </w:rPr>
              <w:fldChar w:fldCharType="separate"/>
            </w:r>
            <w:r w:rsidR="00680052">
              <w:rPr>
                <w:noProof/>
                <w:webHidden/>
              </w:rPr>
              <w:t>14</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805" w:history="1">
            <w:r w:rsidR="00DE3971" w:rsidRPr="006011B1">
              <w:rPr>
                <w:rStyle w:val="Hyperlink"/>
                <w:rFonts w:ascii="Times New Roman" w:hAnsi="Times New Roman" w:cs="Times New Roman"/>
                <w:b/>
                <w:noProof/>
              </w:rPr>
              <w:t xml:space="preserve">2.4 </w:t>
            </w:r>
            <w:r w:rsidR="00DE3971">
              <w:rPr>
                <w:rFonts w:eastAsiaTheme="minorEastAsia"/>
                <w:noProof/>
              </w:rPr>
              <w:tab/>
            </w:r>
            <w:r w:rsidR="00DE3971" w:rsidRPr="006011B1">
              <w:rPr>
                <w:rStyle w:val="Hyperlink"/>
                <w:rFonts w:ascii="Times New Roman" w:hAnsi="Times New Roman" w:cs="Times New Roman"/>
                <w:b/>
                <w:noProof/>
              </w:rPr>
              <w:t>Môi trường vận hành</w:t>
            </w:r>
            <w:r w:rsidR="00DE3971">
              <w:rPr>
                <w:noProof/>
                <w:webHidden/>
              </w:rPr>
              <w:tab/>
            </w:r>
            <w:r w:rsidR="00DE3971">
              <w:rPr>
                <w:noProof/>
                <w:webHidden/>
              </w:rPr>
              <w:fldChar w:fldCharType="begin"/>
            </w:r>
            <w:r w:rsidR="00DE3971">
              <w:rPr>
                <w:noProof/>
                <w:webHidden/>
              </w:rPr>
              <w:instrText xml:space="preserve"> PAGEREF _Toc403367805 \h </w:instrText>
            </w:r>
            <w:r w:rsidR="00DE3971">
              <w:rPr>
                <w:noProof/>
                <w:webHidden/>
              </w:rPr>
            </w:r>
            <w:r w:rsidR="00DE3971">
              <w:rPr>
                <w:noProof/>
                <w:webHidden/>
              </w:rPr>
              <w:fldChar w:fldCharType="separate"/>
            </w:r>
            <w:r w:rsidR="00680052">
              <w:rPr>
                <w:noProof/>
                <w:webHidden/>
              </w:rPr>
              <w:t>14</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806" w:history="1">
            <w:r w:rsidR="00DE3971" w:rsidRPr="006011B1">
              <w:rPr>
                <w:rStyle w:val="Hyperlink"/>
                <w:rFonts w:ascii="Times New Roman" w:hAnsi="Times New Roman" w:cs="Times New Roman"/>
                <w:noProof/>
              </w:rPr>
              <w:t>2.5</w:t>
            </w:r>
            <w:r w:rsidR="00DE3971">
              <w:rPr>
                <w:rFonts w:eastAsiaTheme="minorEastAsia"/>
                <w:noProof/>
              </w:rPr>
              <w:tab/>
            </w:r>
            <w:r w:rsidR="00DE3971" w:rsidRPr="006011B1">
              <w:rPr>
                <w:rStyle w:val="Hyperlink"/>
                <w:rFonts w:ascii="Times New Roman" w:hAnsi="Times New Roman" w:cs="Times New Roman"/>
                <w:noProof/>
              </w:rPr>
              <w:t>Các ràng buộc về thực thi và thiết kế</w:t>
            </w:r>
            <w:r w:rsidR="00DE3971">
              <w:rPr>
                <w:noProof/>
                <w:webHidden/>
              </w:rPr>
              <w:tab/>
            </w:r>
            <w:r w:rsidR="00DE3971">
              <w:rPr>
                <w:noProof/>
                <w:webHidden/>
              </w:rPr>
              <w:fldChar w:fldCharType="begin"/>
            </w:r>
            <w:r w:rsidR="00DE3971">
              <w:rPr>
                <w:noProof/>
                <w:webHidden/>
              </w:rPr>
              <w:instrText xml:space="preserve"> PAGEREF _Toc403367806 \h </w:instrText>
            </w:r>
            <w:r w:rsidR="00DE3971">
              <w:rPr>
                <w:noProof/>
                <w:webHidden/>
              </w:rPr>
            </w:r>
            <w:r w:rsidR="00DE3971">
              <w:rPr>
                <w:noProof/>
                <w:webHidden/>
              </w:rPr>
              <w:fldChar w:fldCharType="separate"/>
            </w:r>
            <w:r w:rsidR="00680052">
              <w:rPr>
                <w:noProof/>
                <w:webHidden/>
              </w:rPr>
              <w:t>14</w:t>
            </w:r>
            <w:r w:rsidR="00DE3971">
              <w:rPr>
                <w:noProof/>
                <w:webHidden/>
              </w:rPr>
              <w:fldChar w:fldCharType="end"/>
            </w:r>
          </w:hyperlink>
        </w:p>
        <w:p w:rsidR="00DE3971" w:rsidRDefault="00721850">
          <w:pPr>
            <w:pStyle w:val="TOC2"/>
            <w:tabs>
              <w:tab w:val="right" w:leader="dot" w:pos="9350"/>
            </w:tabs>
            <w:rPr>
              <w:rFonts w:eastAsiaTheme="minorEastAsia"/>
              <w:noProof/>
            </w:rPr>
          </w:pPr>
          <w:hyperlink w:anchor="_Toc403367807" w:history="1">
            <w:r w:rsidR="00DE3971" w:rsidRPr="006011B1">
              <w:rPr>
                <w:rStyle w:val="Hyperlink"/>
                <w:rFonts w:ascii="Times New Roman" w:hAnsi="Times New Roman" w:cs="Times New Roman"/>
                <w:b/>
                <w:noProof/>
              </w:rPr>
              <w:t>2.6  Các giả định và phụ thuộc</w:t>
            </w:r>
            <w:r w:rsidR="00DE3971">
              <w:rPr>
                <w:noProof/>
                <w:webHidden/>
              </w:rPr>
              <w:tab/>
            </w:r>
            <w:r w:rsidR="00DE3971">
              <w:rPr>
                <w:noProof/>
                <w:webHidden/>
              </w:rPr>
              <w:fldChar w:fldCharType="begin"/>
            </w:r>
            <w:r w:rsidR="00DE3971">
              <w:rPr>
                <w:noProof/>
                <w:webHidden/>
              </w:rPr>
              <w:instrText xml:space="preserve"> PAGEREF _Toc403367807 \h </w:instrText>
            </w:r>
            <w:r w:rsidR="00DE3971">
              <w:rPr>
                <w:noProof/>
                <w:webHidden/>
              </w:rPr>
            </w:r>
            <w:r w:rsidR="00DE3971">
              <w:rPr>
                <w:noProof/>
                <w:webHidden/>
              </w:rPr>
              <w:fldChar w:fldCharType="separate"/>
            </w:r>
            <w:r w:rsidR="00680052">
              <w:rPr>
                <w:noProof/>
                <w:webHidden/>
              </w:rPr>
              <w:t>15</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808" w:history="1">
            <w:r w:rsidR="00DE3971" w:rsidRPr="006011B1">
              <w:rPr>
                <w:rStyle w:val="Hyperlink"/>
                <w:rFonts w:ascii="Times New Roman" w:hAnsi="Times New Roman" w:cs="Times New Roman"/>
                <w:b/>
                <w:noProof/>
              </w:rPr>
              <w:t>3.</w:t>
            </w:r>
            <w:r w:rsidR="00DE3971">
              <w:rPr>
                <w:rFonts w:eastAsiaTheme="minorEastAsia"/>
                <w:noProof/>
              </w:rPr>
              <w:tab/>
            </w:r>
            <w:r w:rsidR="00DE3971" w:rsidRPr="006011B1">
              <w:rPr>
                <w:rStyle w:val="Hyperlink"/>
                <w:rFonts w:ascii="Times New Roman" w:hAnsi="Times New Roman" w:cs="Times New Roman"/>
                <w:b/>
                <w:noProof/>
              </w:rPr>
              <w:t>Các yêu cầu giao tiếp bên ngoài</w:t>
            </w:r>
            <w:r w:rsidR="00DE3971">
              <w:rPr>
                <w:noProof/>
                <w:webHidden/>
              </w:rPr>
              <w:tab/>
            </w:r>
            <w:r w:rsidR="00DE3971">
              <w:rPr>
                <w:noProof/>
                <w:webHidden/>
              </w:rPr>
              <w:fldChar w:fldCharType="begin"/>
            </w:r>
            <w:r w:rsidR="00DE3971">
              <w:rPr>
                <w:noProof/>
                <w:webHidden/>
              </w:rPr>
              <w:instrText xml:space="preserve"> PAGEREF _Toc403367808 \h </w:instrText>
            </w:r>
            <w:r w:rsidR="00DE3971">
              <w:rPr>
                <w:noProof/>
                <w:webHidden/>
              </w:rPr>
            </w:r>
            <w:r w:rsidR="00DE3971">
              <w:rPr>
                <w:noProof/>
                <w:webHidden/>
              </w:rPr>
              <w:fldChar w:fldCharType="separate"/>
            </w:r>
            <w:r w:rsidR="00680052">
              <w:rPr>
                <w:noProof/>
                <w:webHidden/>
              </w:rPr>
              <w:t>15</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09" w:history="1">
            <w:r w:rsidR="00DE3971" w:rsidRPr="006011B1">
              <w:rPr>
                <w:rStyle w:val="Hyperlink"/>
                <w:rFonts w:ascii="Times New Roman" w:hAnsi="Times New Roman" w:cs="Times New Roman"/>
                <w:noProof/>
              </w:rPr>
              <w:t>3.1</w:t>
            </w:r>
            <w:r w:rsidR="00DE3971">
              <w:rPr>
                <w:noProof/>
              </w:rPr>
              <w:tab/>
            </w:r>
            <w:r w:rsidR="00DE3971" w:rsidRPr="006011B1">
              <w:rPr>
                <w:rStyle w:val="Hyperlink"/>
                <w:rFonts w:ascii="Times New Roman" w:hAnsi="Times New Roman" w:cs="Times New Roman"/>
                <w:b/>
                <w:noProof/>
              </w:rPr>
              <w:t>Giao diện người sử dụng</w:t>
            </w:r>
            <w:r w:rsidR="00DE3971" w:rsidRPr="006011B1">
              <w:rPr>
                <w:rStyle w:val="Hyperlink"/>
                <w:rFonts w:ascii="Times New Roman" w:hAnsi="Times New Roman" w:cs="Times New Roman"/>
                <w:noProof/>
              </w:rPr>
              <w:t>.</w:t>
            </w:r>
            <w:r w:rsidR="00DE3971">
              <w:rPr>
                <w:noProof/>
                <w:webHidden/>
              </w:rPr>
              <w:tab/>
            </w:r>
            <w:r w:rsidR="00DE3971">
              <w:rPr>
                <w:noProof/>
                <w:webHidden/>
              </w:rPr>
              <w:fldChar w:fldCharType="begin"/>
            </w:r>
            <w:r w:rsidR="00DE3971">
              <w:rPr>
                <w:noProof/>
                <w:webHidden/>
              </w:rPr>
              <w:instrText xml:space="preserve"> PAGEREF _Toc403367809 \h </w:instrText>
            </w:r>
            <w:r w:rsidR="00DE3971">
              <w:rPr>
                <w:noProof/>
                <w:webHidden/>
              </w:rPr>
            </w:r>
            <w:r w:rsidR="00DE3971">
              <w:rPr>
                <w:noProof/>
                <w:webHidden/>
              </w:rPr>
              <w:fldChar w:fldCharType="separate"/>
            </w:r>
            <w:r w:rsidR="00680052">
              <w:rPr>
                <w:noProof/>
                <w:webHidden/>
              </w:rPr>
              <w:t>15</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10" w:history="1">
            <w:r w:rsidR="00DE3971" w:rsidRPr="006011B1">
              <w:rPr>
                <w:rStyle w:val="Hyperlink"/>
                <w:rFonts w:ascii="Times New Roman" w:hAnsi="Times New Roman" w:cs="Times New Roman"/>
                <w:b/>
                <w:noProof/>
              </w:rPr>
              <w:t xml:space="preserve">3.2 </w:t>
            </w:r>
            <w:r w:rsidR="00DE3971">
              <w:rPr>
                <w:noProof/>
              </w:rPr>
              <w:tab/>
            </w:r>
            <w:r w:rsidR="00DE3971" w:rsidRPr="006011B1">
              <w:rPr>
                <w:rStyle w:val="Hyperlink"/>
                <w:rFonts w:ascii="Times New Roman" w:hAnsi="Times New Roman" w:cs="Times New Roman"/>
                <w:b/>
                <w:noProof/>
              </w:rPr>
              <w:t>Giao tiếp phần cứng</w:t>
            </w:r>
            <w:r w:rsidR="00DE3971">
              <w:rPr>
                <w:noProof/>
                <w:webHidden/>
              </w:rPr>
              <w:tab/>
            </w:r>
            <w:r w:rsidR="00DE3971">
              <w:rPr>
                <w:noProof/>
                <w:webHidden/>
              </w:rPr>
              <w:fldChar w:fldCharType="begin"/>
            </w:r>
            <w:r w:rsidR="00DE3971">
              <w:rPr>
                <w:noProof/>
                <w:webHidden/>
              </w:rPr>
              <w:instrText xml:space="preserve"> PAGEREF _Toc403367810 \h </w:instrText>
            </w:r>
            <w:r w:rsidR="00DE3971">
              <w:rPr>
                <w:noProof/>
                <w:webHidden/>
              </w:rPr>
            </w:r>
            <w:r w:rsidR="00DE3971">
              <w:rPr>
                <w:noProof/>
                <w:webHidden/>
              </w:rPr>
              <w:fldChar w:fldCharType="separate"/>
            </w:r>
            <w:r w:rsidR="00680052">
              <w:rPr>
                <w:noProof/>
                <w:webHidden/>
              </w:rPr>
              <w:t>15</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11" w:history="1">
            <w:r w:rsidR="00DE3971" w:rsidRPr="006011B1">
              <w:rPr>
                <w:rStyle w:val="Hyperlink"/>
                <w:rFonts w:ascii="Times New Roman" w:hAnsi="Times New Roman" w:cs="Times New Roman"/>
                <w:b/>
                <w:noProof/>
              </w:rPr>
              <w:t>3.3</w:t>
            </w:r>
            <w:r w:rsidR="00DE3971">
              <w:rPr>
                <w:noProof/>
              </w:rPr>
              <w:tab/>
            </w:r>
            <w:r w:rsidR="00DE3971" w:rsidRPr="006011B1">
              <w:rPr>
                <w:rStyle w:val="Hyperlink"/>
                <w:rFonts w:ascii="Times New Roman" w:hAnsi="Times New Roman" w:cs="Times New Roman"/>
                <w:b/>
                <w:noProof/>
              </w:rPr>
              <w:t>Giao tiếp phần mềm</w:t>
            </w:r>
            <w:r w:rsidR="00DE3971">
              <w:rPr>
                <w:noProof/>
                <w:webHidden/>
              </w:rPr>
              <w:tab/>
            </w:r>
            <w:r w:rsidR="00DE3971">
              <w:rPr>
                <w:noProof/>
                <w:webHidden/>
              </w:rPr>
              <w:fldChar w:fldCharType="begin"/>
            </w:r>
            <w:r w:rsidR="00DE3971">
              <w:rPr>
                <w:noProof/>
                <w:webHidden/>
              </w:rPr>
              <w:instrText xml:space="preserve"> PAGEREF _Toc403367811 \h </w:instrText>
            </w:r>
            <w:r w:rsidR="00DE3971">
              <w:rPr>
                <w:noProof/>
                <w:webHidden/>
              </w:rPr>
            </w:r>
            <w:r w:rsidR="00DE3971">
              <w:rPr>
                <w:noProof/>
                <w:webHidden/>
              </w:rPr>
              <w:fldChar w:fldCharType="separate"/>
            </w:r>
            <w:r w:rsidR="00680052">
              <w:rPr>
                <w:noProof/>
                <w:webHidden/>
              </w:rPr>
              <w:t>15</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12" w:history="1">
            <w:r w:rsidR="00DE3971" w:rsidRPr="006011B1">
              <w:rPr>
                <w:rStyle w:val="Hyperlink"/>
                <w:rFonts w:ascii="Times New Roman" w:hAnsi="Times New Roman" w:cs="Times New Roman"/>
                <w:b/>
                <w:noProof/>
              </w:rPr>
              <w:t>3.4</w:t>
            </w:r>
            <w:r w:rsidR="00DE3971">
              <w:rPr>
                <w:noProof/>
              </w:rPr>
              <w:tab/>
            </w:r>
            <w:r w:rsidR="00DE3971" w:rsidRPr="006011B1">
              <w:rPr>
                <w:rStyle w:val="Hyperlink"/>
                <w:rFonts w:ascii="Times New Roman" w:hAnsi="Times New Roman" w:cs="Times New Roman"/>
                <w:b/>
                <w:noProof/>
              </w:rPr>
              <w:t>Giao tiếp truyền thông tin</w:t>
            </w:r>
            <w:r w:rsidR="00DE3971">
              <w:rPr>
                <w:noProof/>
                <w:webHidden/>
              </w:rPr>
              <w:tab/>
            </w:r>
            <w:r w:rsidR="00DE3971">
              <w:rPr>
                <w:noProof/>
                <w:webHidden/>
              </w:rPr>
              <w:fldChar w:fldCharType="begin"/>
            </w:r>
            <w:r w:rsidR="00DE3971">
              <w:rPr>
                <w:noProof/>
                <w:webHidden/>
              </w:rPr>
              <w:instrText xml:space="preserve"> PAGEREF _Toc403367812 \h </w:instrText>
            </w:r>
            <w:r w:rsidR="00DE3971">
              <w:rPr>
                <w:noProof/>
                <w:webHidden/>
              </w:rPr>
            </w:r>
            <w:r w:rsidR="00DE3971">
              <w:rPr>
                <w:noProof/>
                <w:webHidden/>
              </w:rPr>
              <w:fldChar w:fldCharType="separate"/>
            </w:r>
            <w:r w:rsidR="00680052">
              <w:rPr>
                <w:noProof/>
                <w:webHidden/>
              </w:rPr>
              <w:t>15</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813" w:history="1">
            <w:r w:rsidR="00DE3971" w:rsidRPr="006011B1">
              <w:rPr>
                <w:rStyle w:val="Hyperlink"/>
                <w:rFonts w:ascii="Times New Roman" w:hAnsi="Times New Roman" w:cs="Times New Roman"/>
                <w:b/>
                <w:noProof/>
              </w:rPr>
              <w:t>4.</w:t>
            </w:r>
            <w:r w:rsidR="00DE3971">
              <w:rPr>
                <w:rFonts w:eastAsiaTheme="minorEastAsia"/>
                <w:noProof/>
              </w:rPr>
              <w:tab/>
            </w:r>
            <w:r w:rsidR="00DE3971" w:rsidRPr="006011B1">
              <w:rPr>
                <w:rStyle w:val="Hyperlink"/>
                <w:rFonts w:ascii="Times New Roman" w:hAnsi="Times New Roman" w:cs="Times New Roman"/>
                <w:b/>
                <w:noProof/>
              </w:rPr>
              <w:t>Các tính năng của hệ thống</w:t>
            </w:r>
            <w:r w:rsidR="00DE3971">
              <w:rPr>
                <w:noProof/>
                <w:webHidden/>
              </w:rPr>
              <w:tab/>
            </w:r>
            <w:r w:rsidR="00DE3971">
              <w:rPr>
                <w:noProof/>
                <w:webHidden/>
              </w:rPr>
              <w:fldChar w:fldCharType="begin"/>
            </w:r>
            <w:r w:rsidR="00DE3971">
              <w:rPr>
                <w:noProof/>
                <w:webHidden/>
              </w:rPr>
              <w:instrText xml:space="preserve"> PAGEREF _Toc403367813 \h </w:instrText>
            </w:r>
            <w:r w:rsidR="00DE3971">
              <w:rPr>
                <w:noProof/>
                <w:webHidden/>
              </w:rPr>
            </w:r>
            <w:r w:rsidR="00DE3971">
              <w:rPr>
                <w:noProof/>
                <w:webHidden/>
              </w:rPr>
              <w:fldChar w:fldCharType="separate"/>
            </w:r>
            <w:r w:rsidR="00680052">
              <w:rPr>
                <w:noProof/>
                <w:webHidden/>
              </w:rPr>
              <w:t>16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14" w:history="1">
            <w:r w:rsidR="00DE3971" w:rsidRPr="006011B1">
              <w:rPr>
                <w:rStyle w:val="Hyperlink"/>
                <w:rFonts w:ascii="Times New Roman" w:hAnsi="Times New Roman" w:cs="Times New Roman"/>
                <w:b/>
                <w:noProof/>
              </w:rPr>
              <w:t>4.1</w:t>
            </w:r>
            <w:r w:rsidR="00DE3971">
              <w:rPr>
                <w:noProof/>
              </w:rPr>
              <w:tab/>
            </w:r>
            <w:r w:rsidR="00DE3971" w:rsidRPr="006011B1">
              <w:rPr>
                <w:rStyle w:val="Hyperlink"/>
                <w:rFonts w:ascii="Times New Roman" w:hAnsi="Times New Roman" w:cs="Times New Roman"/>
                <w:b/>
                <w:noProof/>
              </w:rPr>
              <w:t>Tính năng đăng nhập của hệ thống.</w:t>
            </w:r>
            <w:r w:rsidR="00DE3971">
              <w:rPr>
                <w:noProof/>
                <w:webHidden/>
              </w:rPr>
              <w:tab/>
            </w:r>
            <w:r w:rsidR="00DE3971">
              <w:rPr>
                <w:noProof/>
                <w:webHidden/>
              </w:rPr>
              <w:fldChar w:fldCharType="begin"/>
            </w:r>
            <w:r w:rsidR="00DE3971">
              <w:rPr>
                <w:noProof/>
                <w:webHidden/>
              </w:rPr>
              <w:instrText xml:space="preserve"> PAGEREF _Toc403367814 \h </w:instrText>
            </w:r>
            <w:r w:rsidR="00DE3971">
              <w:rPr>
                <w:noProof/>
                <w:webHidden/>
              </w:rPr>
            </w:r>
            <w:r w:rsidR="00DE3971">
              <w:rPr>
                <w:noProof/>
                <w:webHidden/>
              </w:rPr>
              <w:fldChar w:fldCharType="separate"/>
            </w:r>
            <w:r w:rsidR="00680052">
              <w:rPr>
                <w:noProof/>
                <w:webHidden/>
              </w:rPr>
              <w:t>16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15" w:history="1">
            <w:r w:rsidR="00DE3971" w:rsidRPr="006011B1">
              <w:rPr>
                <w:rStyle w:val="Hyperlink"/>
                <w:rFonts w:ascii="Times New Roman" w:hAnsi="Times New Roman" w:cs="Times New Roman"/>
                <w:b/>
                <w:noProof/>
              </w:rPr>
              <w:t>4.2</w:t>
            </w:r>
            <w:r w:rsidR="00DE3971">
              <w:rPr>
                <w:noProof/>
              </w:rPr>
              <w:tab/>
            </w:r>
            <w:r w:rsidR="00DE3971" w:rsidRPr="006011B1">
              <w:rPr>
                <w:rStyle w:val="Hyperlink"/>
                <w:rFonts w:ascii="Times New Roman" w:hAnsi="Times New Roman" w:cs="Times New Roman"/>
                <w:b/>
                <w:noProof/>
              </w:rPr>
              <w:t>Tính năng đăng xuất của hệ thống.</w:t>
            </w:r>
            <w:r w:rsidR="00DE3971">
              <w:rPr>
                <w:noProof/>
                <w:webHidden/>
              </w:rPr>
              <w:tab/>
            </w:r>
            <w:r w:rsidR="00DE3971">
              <w:rPr>
                <w:noProof/>
                <w:webHidden/>
              </w:rPr>
              <w:fldChar w:fldCharType="begin"/>
            </w:r>
            <w:r w:rsidR="00DE3971">
              <w:rPr>
                <w:noProof/>
                <w:webHidden/>
              </w:rPr>
              <w:instrText xml:space="preserve"> PAGEREF _Toc403367815 \h </w:instrText>
            </w:r>
            <w:r w:rsidR="00DE3971">
              <w:rPr>
                <w:noProof/>
                <w:webHidden/>
              </w:rPr>
            </w:r>
            <w:r w:rsidR="00DE3971">
              <w:rPr>
                <w:noProof/>
                <w:webHidden/>
              </w:rPr>
              <w:fldChar w:fldCharType="separate"/>
            </w:r>
            <w:r w:rsidR="00680052">
              <w:rPr>
                <w:noProof/>
                <w:webHidden/>
              </w:rPr>
              <w:t>17</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16" w:history="1">
            <w:r w:rsidR="00DE3971" w:rsidRPr="006011B1">
              <w:rPr>
                <w:rStyle w:val="Hyperlink"/>
                <w:rFonts w:ascii="Times New Roman" w:hAnsi="Times New Roman" w:cs="Times New Roman"/>
                <w:b/>
                <w:noProof/>
              </w:rPr>
              <w:t>4.3</w:t>
            </w:r>
            <w:r w:rsidR="00DE3971">
              <w:rPr>
                <w:noProof/>
              </w:rPr>
              <w:tab/>
            </w:r>
            <w:r w:rsidR="00DE3971" w:rsidRPr="006011B1">
              <w:rPr>
                <w:rStyle w:val="Hyperlink"/>
                <w:rFonts w:ascii="Times New Roman" w:hAnsi="Times New Roman" w:cs="Times New Roman"/>
                <w:b/>
                <w:noProof/>
              </w:rPr>
              <w:t>Tính năng đăng ký của hệ thống.</w:t>
            </w:r>
            <w:r w:rsidR="00DE3971">
              <w:rPr>
                <w:noProof/>
                <w:webHidden/>
              </w:rPr>
              <w:tab/>
            </w:r>
            <w:r w:rsidR="00DE3971">
              <w:rPr>
                <w:noProof/>
                <w:webHidden/>
              </w:rPr>
              <w:fldChar w:fldCharType="begin"/>
            </w:r>
            <w:r w:rsidR="00DE3971">
              <w:rPr>
                <w:noProof/>
                <w:webHidden/>
              </w:rPr>
              <w:instrText xml:space="preserve"> PAGEREF _Toc403367816 \h </w:instrText>
            </w:r>
            <w:r w:rsidR="00DE3971">
              <w:rPr>
                <w:noProof/>
                <w:webHidden/>
              </w:rPr>
            </w:r>
            <w:r w:rsidR="00DE3971">
              <w:rPr>
                <w:noProof/>
                <w:webHidden/>
              </w:rPr>
              <w:fldChar w:fldCharType="separate"/>
            </w:r>
            <w:r w:rsidR="00680052">
              <w:rPr>
                <w:noProof/>
                <w:webHidden/>
              </w:rPr>
              <w:t>18</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17" w:history="1">
            <w:r w:rsidR="00DE3971" w:rsidRPr="006011B1">
              <w:rPr>
                <w:rStyle w:val="Hyperlink"/>
                <w:rFonts w:ascii="Times New Roman" w:hAnsi="Times New Roman" w:cs="Times New Roman"/>
                <w:b/>
                <w:noProof/>
              </w:rPr>
              <w:t>4.4</w:t>
            </w:r>
            <w:r w:rsidR="00DE3971">
              <w:rPr>
                <w:noProof/>
              </w:rPr>
              <w:tab/>
            </w:r>
            <w:r w:rsidR="00DE3971" w:rsidRPr="006011B1">
              <w:rPr>
                <w:rStyle w:val="Hyperlink"/>
                <w:rFonts w:ascii="Times New Roman" w:hAnsi="Times New Roman" w:cs="Times New Roman"/>
                <w:b/>
                <w:noProof/>
              </w:rPr>
              <w:t>Tính năng lấy lại mật khẩu của hệ thống.</w:t>
            </w:r>
            <w:r w:rsidR="00DE3971">
              <w:rPr>
                <w:noProof/>
                <w:webHidden/>
              </w:rPr>
              <w:tab/>
            </w:r>
            <w:r w:rsidR="00DE3971">
              <w:rPr>
                <w:noProof/>
                <w:webHidden/>
              </w:rPr>
              <w:fldChar w:fldCharType="begin"/>
            </w:r>
            <w:r w:rsidR="00DE3971">
              <w:rPr>
                <w:noProof/>
                <w:webHidden/>
              </w:rPr>
              <w:instrText xml:space="preserve"> PAGEREF _Toc403367817 \h </w:instrText>
            </w:r>
            <w:r w:rsidR="00DE3971">
              <w:rPr>
                <w:noProof/>
                <w:webHidden/>
              </w:rPr>
            </w:r>
            <w:r w:rsidR="00DE3971">
              <w:rPr>
                <w:noProof/>
                <w:webHidden/>
              </w:rPr>
              <w:fldChar w:fldCharType="separate"/>
            </w:r>
            <w:r w:rsidR="00680052">
              <w:rPr>
                <w:noProof/>
                <w:webHidden/>
              </w:rPr>
              <w:t>19</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18" w:history="1">
            <w:r w:rsidR="00DE3971" w:rsidRPr="006011B1">
              <w:rPr>
                <w:rStyle w:val="Hyperlink"/>
                <w:rFonts w:ascii="Times New Roman" w:hAnsi="Times New Roman" w:cs="Times New Roman"/>
                <w:b/>
                <w:noProof/>
                <w:lang w:val="fr-FR"/>
              </w:rPr>
              <w:t>4.5</w:t>
            </w:r>
            <w:r w:rsidR="00DE3971">
              <w:rPr>
                <w:noProof/>
              </w:rPr>
              <w:tab/>
            </w:r>
            <w:r w:rsidR="00DE3971" w:rsidRPr="006011B1">
              <w:rPr>
                <w:rStyle w:val="Hyperlink"/>
                <w:rFonts w:ascii="Times New Roman" w:hAnsi="Times New Roman" w:cs="Times New Roman"/>
                <w:b/>
                <w:noProof/>
                <w:lang w:val="fr-FR"/>
              </w:rPr>
              <w:t>Tính năng đổi mật khẩu của hệ thống.</w:t>
            </w:r>
            <w:r w:rsidR="00DE3971">
              <w:rPr>
                <w:noProof/>
                <w:webHidden/>
              </w:rPr>
              <w:tab/>
            </w:r>
            <w:r w:rsidR="00DE3971">
              <w:rPr>
                <w:noProof/>
                <w:webHidden/>
              </w:rPr>
              <w:fldChar w:fldCharType="begin"/>
            </w:r>
            <w:r w:rsidR="00DE3971">
              <w:rPr>
                <w:noProof/>
                <w:webHidden/>
              </w:rPr>
              <w:instrText xml:space="preserve"> PAGEREF _Toc403367818 \h </w:instrText>
            </w:r>
            <w:r w:rsidR="00DE3971">
              <w:rPr>
                <w:noProof/>
                <w:webHidden/>
              </w:rPr>
            </w:r>
            <w:r w:rsidR="00DE3971">
              <w:rPr>
                <w:noProof/>
                <w:webHidden/>
              </w:rPr>
              <w:fldChar w:fldCharType="separate"/>
            </w:r>
            <w:r w:rsidR="00680052">
              <w:rPr>
                <w:noProof/>
                <w:webHidden/>
              </w:rPr>
              <w:t>20</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19" w:history="1">
            <w:r w:rsidR="00DE3971" w:rsidRPr="006011B1">
              <w:rPr>
                <w:rStyle w:val="Hyperlink"/>
                <w:rFonts w:ascii="Times New Roman" w:hAnsi="Times New Roman" w:cs="Times New Roman"/>
                <w:b/>
                <w:noProof/>
              </w:rPr>
              <w:t>4.6</w:t>
            </w:r>
            <w:r w:rsidR="00DE3971">
              <w:rPr>
                <w:noProof/>
              </w:rPr>
              <w:tab/>
            </w:r>
            <w:r w:rsidR="00DE3971" w:rsidRPr="006011B1">
              <w:rPr>
                <w:rStyle w:val="Hyperlink"/>
                <w:rFonts w:ascii="Times New Roman" w:hAnsi="Times New Roman" w:cs="Times New Roman"/>
                <w:b/>
                <w:noProof/>
              </w:rPr>
              <w:t>Tính năng tìm nhà trọ của hệ thống.</w:t>
            </w:r>
            <w:r w:rsidR="00DE3971">
              <w:rPr>
                <w:noProof/>
                <w:webHidden/>
              </w:rPr>
              <w:tab/>
            </w:r>
            <w:r w:rsidR="00DE3971">
              <w:rPr>
                <w:noProof/>
                <w:webHidden/>
              </w:rPr>
              <w:fldChar w:fldCharType="begin"/>
            </w:r>
            <w:r w:rsidR="00DE3971">
              <w:rPr>
                <w:noProof/>
                <w:webHidden/>
              </w:rPr>
              <w:instrText xml:space="preserve"> PAGEREF _Toc403367819 \h </w:instrText>
            </w:r>
            <w:r w:rsidR="00DE3971">
              <w:rPr>
                <w:noProof/>
                <w:webHidden/>
              </w:rPr>
            </w:r>
            <w:r w:rsidR="00DE3971">
              <w:rPr>
                <w:noProof/>
                <w:webHidden/>
              </w:rPr>
              <w:fldChar w:fldCharType="separate"/>
            </w:r>
            <w:r w:rsidR="00680052">
              <w:rPr>
                <w:noProof/>
                <w:webHidden/>
              </w:rPr>
              <w:t>20</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20" w:history="1">
            <w:r w:rsidR="00DE3971" w:rsidRPr="006011B1">
              <w:rPr>
                <w:rStyle w:val="Hyperlink"/>
                <w:rFonts w:ascii="Times New Roman" w:hAnsi="Times New Roman" w:cs="Times New Roman"/>
                <w:b/>
                <w:noProof/>
              </w:rPr>
              <w:t>4.7</w:t>
            </w:r>
            <w:r w:rsidR="00DE3971">
              <w:rPr>
                <w:noProof/>
              </w:rPr>
              <w:tab/>
            </w:r>
            <w:r w:rsidR="00DE3971" w:rsidRPr="006011B1">
              <w:rPr>
                <w:rStyle w:val="Hyperlink"/>
                <w:rFonts w:ascii="Times New Roman" w:hAnsi="Times New Roman" w:cs="Times New Roman"/>
                <w:b/>
                <w:noProof/>
              </w:rPr>
              <w:t>Tính năng cập nhật thông tin cá nhân.</w:t>
            </w:r>
            <w:r w:rsidR="00DE3971">
              <w:rPr>
                <w:noProof/>
                <w:webHidden/>
              </w:rPr>
              <w:tab/>
            </w:r>
            <w:r w:rsidR="00DE3971">
              <w:rPr>
                <w:noProof/>
                <w:webHidden/>
              </w:rPr>
              <w:fldChar w:fldCharType="begin"/>
            </w:r>
            <w:r w:rsidR="00DE3971">
              <w:rPr>
                <w:noProof/>
                <w:webHidden/>
              </w:rPr>
              <w:instrText xml:space="preserve"> PAGEREF _Toc403367820 \h </w:instrText>
            </w:r>
            <w:r w:rsidR="00DE3971">
              <w:rPr>
                <w:noProof/>
                <w:webHidden/>
              </w:rPr>
            </w:r>
            <w:r w:rsidR="00DE3971">
              <w:rPr>
                <w:noProof/>
                <w:webHidden/>
              </w:rPr>
              <w:fldChar w:fldCharType="separate"/>
            </w:r>
            <w:r w:rsidR="00680052">
              <w:rPr>
                <w:noProof/>
                <w:webHidden/>
              </w:rPr>
              <w:t>21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21" w:history="1">
            <w:r w:rsidR="00DE3971" w:rsidRPr="006011B1">
              <w:rPr>
                <w:rStyle w:val="Hyperlink"/>
                <w:rFonts w:ascii="Times New Roman" w:hAnsi="Times New Roman" w:cs="Times New Roman"/>
                <w:b/>
                <w:noProof/>
              </w:rPr>
              <w:t>4.8</w:t>
            </w:r>
            <w:r w:rsidR="00DE3971">
              <w:rPr>
                <w:noProof/>
              </w:rPr>
              <w:tab/>
            </w:r>
            <w:r w:rsidR="00DE3971" w:rsidRPr="006011B1">
              <w:rPr>
                <w:rStyle w:val="Hyperlink"/>
                <w:rFonts w:ascii="Times New Roman" w:hAnsi="Times New Roman" w:cs="Times New Roman"/>
                <w:b/>
                <w:noProof/>
              </w:rPr>
              <w:t>Tính năng bình luận của hệ thống.</w:t>
            </w:r>
            <w:r w:rsidR="00DE3971">
              <w:rPr>
                <w:noProof/>
                <w:webHidden/>
              </w:rPr>
              <w:tab/>
            </w:r>
            <w:r w:rsidR="00DE3971">
              <w:rPr>
                <w:noProof/>
                <w:webHidden/>
              </w:rPr>
              <w:fldChar w:fldCharType="begin"/>
            </w:r>
            <w:r w:rsidR="00DE3971">
              <w:rPr>
                <w:noProof/>
                <w:webHidden/>
              </w:rPr>
              <w:instrText xml:space="preserve"> PAGEREF _Toc403367821 \h </w:instrText>
            </w:r>
            <w:r w:rsidR="00DE3971">
              <w:rPr>
                <w:noProof/>
                <w:webHidden/>
              </w:rPr>
            </w:r>
            <w:r w:rsidR="00DE3971">
              <w:rPr>
                <w:noProof/>
                <w:webHidden/>
              </w:rPr>
              <w:fldChar w:fldCharType="separate"/>
            </w:r>
            <w:r w:rsidR="00680052">
              <w:rPr>
                <w:noProof/>
                <w:webHidden/>
              </w:rPr>
              <w:t>22</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22" w:history="1">
            <w:r w:rsidR="00DE3971" w:rsidRPr="006011B1">
              <w:rPr>
                <w:rStyle w:val="Hyperlink"/>
                <w:rFonts w:ascii="Times New Roman" w:hAnsi="Times New Roman" w:cs="Times New Roman"/>
                <w:b/>
                <w:noProof/>
              </w:rPr>
              <w:t>4.9</w:t>
            </w:r>
            <w:r w:rsidR="00DE3971">
              <w:rPr>
                <w:noProof/>
              </w:rPr>
              <w:tab/>
            </w:r>
            <w:r w:rsidR="00DE3971" w:rsidRPr="006011B1">
              <w:rPr>
                <w:rStyle w:val="Hyperlink"/>
                <w:rFonts w:ascii="Times New Roman" w:hAnsi="Times New Roman" w:cs="Times New Roman"/>
                <w:b/>
                <w:noProof/>
              </w:rPr>
              <w:t>Tính năng quản lý danh sách chủ nhà trọ và nhà trọ của hệ thống</w:t>
            </w:r>
            <w:r w:rsidR="00DE3971">
              <w:rPr>
                <w:noProof/>
                <w:webHidden/>
              </w:rPr>
              <w:tab/>
            </w:r>
            <w:r w:rsidR="00DE3971">
              <w:rPr>
                <w:noProof/>
                <w:webHidden/>
              </w:rPr>
              <w:fldChar w:fldCharType="begin"/>
            </w:r>
            <w:r w:rsidR="00DE3971">
              <w:rPr>
                <w:noProof/>
                <w:webHidden/>
              </w:rPr>
              <w:instrText xml:space="preserve"> PAGEREF _Toc403367822 \h </w:instrText>
            </w:r>
            <w:r w:rsidR="00DE3971">
              <w:rPr>
                <w:noProof/>
                <w:webHidden/>
              </w:rPr>
            </w:r>
            <w:r w:rsidR="00DE3971">
              <w:rPr>
                <w:noProof/>
                <w:webHidden/>
              </w:rPr>
              <w:fldChar w:fldCharType="separate"/>
            </w:r>
            <w:r w:rsidR="00680052">
              <w:rPr>
                <w:noProof/>
                <w:webHidden/>
              </w:rPr>
              <w:t>23</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23" w:history="1">
            <w:r w:rsidR="00DE3971" w:rsidRPr="006011B1">
              <w:rPr>
                <w:rStyle w:val="Hyperlink"/>
                <w:rFonts w:ascii="Times New Roman" w:hAnsi="Times New Roman" w:cs="Times New Roman"/>
                <w:b/>
                <w:noProof/>
              </w:rPr>
              <w:t>4.10</w:t>
            </w:r>
            <w:r w:rsidR="00DE3971">
              <w:rPr>
                <w:noProof/>
              </w:rPr>
              <w:tab/>
            </w:r>
            <w:r w:rsidR="00DE3971" w:rsidRPr="006011B1">
              <w:rPr>
                <w:rStyle w:val="Hyperlink"/>
                <w:rFonts w:ascii="Times New Roman" w:hAnsi="Times New Roman" w:cs="Times New Roman"/>
                <w:b/>
                <w:noProof/>
              </w:rPr>
              <w:t>Tính năng quản lý đăng tin.</w:t>
            </w:r>
            <w:r w:rsidR="00DE3971">
              <w:rPr>
                <w:noProof/>
                <w:webHidden/>
              </w:rPr>
              <w:tab/>
            </w:r>
            <w:r w:rsidR="00DE3971">
              <w:rPr>
                <w:noProof/>
                <w:webHidden/>
              </w:rPr>
              <w:fldChar w:fldCharType="begin"/>
            </w:r>
            <w:r w:rsidR="00DE3971">
              <w:rPr>
                <w:noProof/>
                <w:webHidden/>
              </w:rPr>
              <w:instrText xml:space="preserve"> PAGEREF _Toc403367823 \h </w:instrText>
            </w:r>
            <w:r w:rsidR="00DE3971">
              <w:rPr>
                <w:noProof/>
                <w:webHidden/>
              </w:rPr>
            </w:r>
            <w:r w:rsidR="00DE3971">
              <w:rPr>
                <w:noProof/>
                <w:webHidden/>
              </w:rPr>
              <w:fldChar w:fldCharType="separate"/>
            </w:r>
            <w:r w:rsidR="00680052">
              <w:rPr>
                <w:noProof/>
                <w:webHidden/>
              </w:rPr>
              <w:t>24</w:t>
            </w:r>
            <w:r w:rsidR="00DE3971">
              <w:rPr>
                <w:noProof/>
                <w:webHidden/>
              </w:rPr>
              <w:fldChar w:fldCharType="end"/>
            </w:r>
          </w:hyperlink>
        </w:p>
        <w:p w:rsidR="00DE3971" w:rsidRDefault="00721850">
          <w:pPr>
            <w:pStyle w:val="TOC3"/>
            <w:tabs>
              <w:tab w:val="left" w:pos="1320"/>
              <w:tab w:val="right" w:leader="dot" w:pos="9350"/>
            </w:tabs>
            <w:rPr>
              <w:noProof/>
            </w:rPr>
          </w:pPr>
          <w:hyperlink w:anchor="_Toc403367824" w:history="1">
            <w:r w:rsidR="00DE3971" w:rsidRPr="006011B1">
              <w:rPr>
                <w:rStyle w:val="Hyperlink"/>
                <w:rFonts w:ascii="Times New Roman" w:hAnsi="Times New Roman" w:cs="Times New Roman"/>
                <w:b/>
                <w:noProof/>
              </w:rPr>
              <w:t>4.11.</w:t>
            </w:r>
            <w:r w:rsidR="00DE3971">
              <w:rPr>
                <w:noProof/>
              </w:rPr>
              <w:tab/>
            </w:r>
            <w:r w:rsidR="00DE3971" w:rsidRPr="006011B1">
              <w:rPr>
                <w:rStyle w:val="Hyperlink"/>
                <w:rFonts w:ascii="Times New Roman" w:hAnsi="Times New Roman" w:cs="Times New Roman"/>
                <w:b/>
                <w:noProof/>
              </w:rPr>
              <w:t>Tính năng đăng tin.</w:t>
            </w:r>
            <w:r w:rsidR="00DE3971">
              <w:rPr>
                <w:noProof/>
                <w:webHidden/>
              </w:rPr>
              <w:tab/>
            </w:r>
            <w:r w:rsidR="00DE3971">
              <w:rPr>
                <w:noProof/>
                <w:webHidden/>
              </w:rPr>
              <w:fldChar w:fldCharType="begin"/>
            </w:r>
            <w:r w:rsidR="00DE3971">
              <w:rPr>
                <w:noProof/>
                <w:webHidden/>
              </w:rPr>
              <w:instrText xml:space="preserve"> PAGEREF _Toc403367824 \h </w:instrText>
            </w:r>
            <w:r w:rsidR="00DE3971">
              <w:rPr>
                <w:noProof/>
                <w:webHidden/>
              </w:rPr>
            </w:r>
            <w:r w:rsidR="00DE3971">
              <w:rPr>
                <w:noProof/>
                <w:webHidden/>
              </w:rPr>
              <w:fldChar w:fldCharType="separate"/>
            </w:r>
            <w:r w:rsidR="00680052">
              <w:rPr>
                <w:noProof/>
                <w:webHidden/>
              </w:rPr>
              <w:t>25</w:t>
            </w:r>
            <w:r w:rsidR="00DE3971">
              <w:rPr>
                <w:noProof/>
                <w:webHidden/>
              </w:rPr>
              <w:fldChar w:fldCharType="end"/>
            </w:r>
          </w:hyperlink>
        </w:p>
        <w:p w:rsidR="00DE3971" w:rsidRDefault="00721850">
          <w:pPr>
            <w:pStyle w:val="TOC3"/>
            <w:tabs>
              <w:tab w:val="left" w:pos="1320"/>
              <w:tab w:val="right" w:leader="dot" w:pos="9350"/>
            </w:tabs>
            <w:rPr>
              <w:noProof/>
            </w:rPr>
          </w:pPr>
          <w:hyperlink w:anchor="_Toc403367825" w:history="1">
            <w:r w:rsidR="00DE3971" w:rsidRPr="006011B1">
              <w:rPr>
                <w:rStyle w:val="Hyperlink"/>
                <w:rFonts w:ascii="Times New Roman" w:hAnsi="Times New Roman" w:cs="Times New Roman"/>
                <w:b/>
                <w:noProof/>
              </w:rPr>
              <w:t>4.12.</w:t>
            </w:r>
            <w:r w:rsidR="00DE3971">
              <w:rPr>
                <w:noProof/>
              </w:rPr>
              <w:tab/>
            </w:r>
            <w:r w:rsidR="00DE3971" w:rsidRPr="006011B1">
              <w:rPr>
                <w:rStyle w:val="Hyperlink"/>
                <w:rFonts w:ascii="Times New Roman" w:hAnsi="Times New Roman" w:cs="Times New Roman"/>
                <w:b/>
                <w:noProof/>
              </w:rPr>
              <w:t>Cập nhật thông tin nhà trọ</w:t>
            </w:r>
            <w:r w:rsidR="00DE3971">
              <w:rPr>
                <w:noProof/>
                <w:webHidden/>
              </w:rPr>
              <w:tab/>
            </w:r>
            <w:r w:rsidR="00DE3971">
              <w:rPr>
                <w:noProof/>
                <w:webHidden/>
              </w:rPr>
              <w:fldChar w:fldCharType="begin"/>
            </w:r>
            <w:r w:rsidR="00DE3971">
              <w:rPr>
                <w:noProof/>
                <w:webHidden/>
              </w:rPr>
              <w:instrText xml:space="preserve"> PAGEREF _Toc403367825 \h </w:instrText>
            </w:r>
            <w:r w:rsidR="00DE3971">
              <w:rPr>
                <w:noProof/>
                <w:webHidden/>
              </w:rPr>
            </w:r>
            <w:r w:rsidR="00DE3971">
              <w:rPr>
                <w:noProof/>
                <w:webHidden/>
              </w:rPr>
              <w:fldChar w:fldCharType="separate"/>
            </w:r>
            <w:r w:rsidR="00680052">
              <w:rPr>
                <w:noProof/>
                <w:webHidden/>
              </w:rPr>
              <w:t>26</w:t>
            </w:r>
            <w:r w:rsidR="00DE3971">
              <w:rPr>
                <w:noProof/>
                <w:webHidden/>
              </w:rPr>
              <w:fldChar w:fldCharType="end"/>
            </w:r>
          </w:hyperlink>
        </w:p>
        <w:p w:rsidR="00DE3971" w:rsidRDefault="00721850">
          <w:pPr>
            <w:pStyle w:val="TOC2"/>
            <w:tabs>
              <w:tab w:val="right" w:leader="dot" w:pos="9350"/>
            </w:tabs>
            <w:rPr>
              <w:rFonts w:eastAsiaTheme="minorEastAsia"/>
              <w:noProof/>
            </w:rPr>
          </w:pPr>
          <w:hyperlink w:anchor="_Toc403367826" w:history="1">
            <w:r w:rsidR="00DE3971" w:rsidRPr="006011B1">
              <w:rPr>
                <w:rStyle w:val="Hyperlink"/>
                <w:rFonts w:ascii="Times New Roman" w:hAnsi="Times New Roman" w:cs="Times New Roman"/>
                <w:b/>
                <w:noProof/>
              </w:rPr>
              <w:t>5.  Các yêu cầu phi chức năng</w:t>
            </w:r>
            <w:r w:rsidR="00DE3971">
              <w:rPr>
                <w:noProof/>
                <w:webHidden/>
              </w:rPr>
              <w:tab/>
            </w:r>
            <w:r w:rsidR="00DE3971">
              <w:rPr>
                <w:noProof/>
                <w:webHidden/>
              </w:rPr>
              <w:fldChar w:fldCharType="begin"/>
            </w:r>
            <w:r w:rsidR="00DE3971">
              <w:rPr>
                <w:noProof/>
                <w:webHidden/>
              </w:rPr>
              <w:instrText xml:space="preserve"> PAGEREF _Toc403367826 \h </w:instrText>
            </w:r>
            <w:r w:rsidR="00DE3971">
              <w:rPr>
                <w:noProof/>
                <w:webHidden/>
              </w:rPr>
            </w:r>
            <w:r w:rsidR="00DE3971">
              <w:rPr>
                <w:noProof/>
                <w:webHidden/>
              </w:rPr>
              <w:fldChar w:fldCharType="separate"/>
            </w:r>
            <w:r w:rsidR="00680052">
              <w:rPr>
                <w:noProof/>
                <w:webHidden/>
              </w:rPr>
              <w:t>27</w:t>
            </w:r>
            <w:r w:rsidR="00DE3971">
              <w:rPr>
                <w:noProof/>
                <w:webHidden/>
              </w:rPr>
              <w:fldChar w:fldCharType="end"/>
            </w:r>
          </w:hyperlink>
        </w:p>
        <w:p w:rsidR="00DE3971" w:rsidRDefault="00721850">
          <w:pPr>
            <w:pStyle w:val="TOC3"/>
            <w:tabs>
              <w:tab w:val="right" w:leader="dot" w:pos="9350"/>
            </w:tabs>
            <w:rPr>
              <w:noProof/>
            </w:rPr>
          </w:pPr>
          <w:hyperlink w:anchor="_Toc403367827" w:history="1">
            <w:r w:rsidR="00DE3971" w:rsidRPr="006011B1">
              <w:rPr>
                <w:rStyle w:val="Hyperlink"/>
                <w:rFonts w:ascii="Times New Roman" w:hAnsi="Times New Roman" w:cs="Times New Roman"/>
                <w:b/>
                <w:noProof/>
              </w:rPr>
              <w:t>5.1  Yêu cầu thực thi</w:t>
            </w:r>
            <w:r w:rsidR="00DE3971">
              <w:rPr>
                <w:noProof/>
                <w:webHidden/>
              </w:rPr>
              <w:tab/>
            </w:r>
            <w:r w:rsidR="00DE3971">
              <w:rPr>
                <w:noProof/>
                <w:webHidden/>
              </w:rPr>
              <w:fldChar w:fldCharType="begin"/>
            </w:r>
            <w:r w:rsidR="00DE3971">
              <w:rPr>
                <w:noProof/>
                <w:webHidden/>
              </w:rPr>
              <w:instrText xml:space="preserve"> PAGEREF _Toc403367827 \h </w:instrText>
            </w:r>
            <w:r w:rsidR="00DE3971">
              <w:rPr>
                <w:noProof/>
                <w:webHidden/>
              </w:rPr>
            </w:r>
            <w:r w:rsidR="00DE3971">
              <w:rPr>
                <w:noProof/>
                <w:webHidden/>
              </w:rPr>
              <w:fldChar w:fldCharType="separate"/>
            </w:r>
            <w:r w:rsidR="00680052">
              <w:rPr>
                <w:noProof/>
                <w:webHidden/>
              </w:rPr>
              <w:t>27</w:t>
            </w:r>
            <w:r w:rsidR="00DE3971">
              <w:rPr>
                <w:noProof/>
                <w:webHidden/>
              </w:rPr>
              <w:fldChar w:fldCharType="end"/>
            </w:r>
          </w:hyperlink>
        </w:p>
        <w:p w:rsidR="00DE3971" w:rsidRDefault="00721850">
          <w:pPr>
            <w:pStyle w:val="TOC3"/>
            <w:tabs>
              <w:tab w:val="right" w:leader="dot" w:pos="9350"/>
            </w:tabs>
            <w:rPr>
              <w:noProof/>
            </w:rPr>
          </w:pPr>
          <w:hyperlink w:anchor="_Toc403367828" w:history="1">
            <w:r w:rsidR="00DE3971" w:rsidRPr="006011B1">
              <w:rPr>
                <w:rStyle w:val="Hyperlink"/>
                <w:rFonts w:ascii="Times New Roman" w:hAnsi="Times New Roman" w:cs="Times New Roman"/>
                <w:b/>
                <w:noProof/>
              </w:rPr>
              <w:t>5.2  Yêu cầu an toàn</w:t>
            </w:r>
            <w:r w:rsidR="00DE3971">
              <w:rPr>
                <w:noProof/>
                <w:webHidden/>
              </w:rPr>
              <w:tab/>
            </w:r>
            <w:r w:rsidR="00DE3971">
              <w:rPr>
                <w:noProof/>
                <w:webHidden/>
              </w:rPr>
              <w:fldChar w:fldCharType="begin"/>
            </w:r>
            <w:r w:rsidR="00DE3971">
              <w:rPr>
                <w:noProof/>
                <w:webHidden/>
              </w:rPr>
              <w:instrText xml:space="preserve"> PAGEREF _Toc403367828 \h </w:instrText>
            </w:r>
            <w:r w:rsidR="00DE3971">
              <w:rPr>
                <w:noProof/>
                <w:webHidden/>
              </w:rPr>
            </w:r>
            <w:r w:rsidR="00DE3971">
              <w:rPr>
                <w:noProof/>
                <w:webHidden/>
              </w:rPr>
              <w:fldChar w:fldCharType="separate"/>
            </w:r>
            <w:r w:rsidR="00680052">
              <w:rPr>
                <w:noProof/>
                <w:webHidden/>
              </w:rPr>
              <w:t>27</w:t>
            </w:r>
            <w:r w:rsidR="00DE3971">
              <w:rPr>
                <w:noProof/>
                <w:webHidden/>
              </w:rPr>
              <w:fldChar w:fldCharType="end"/>
            </w:r>
          </w:hyperlink>
        </w:p>
        <w:p w:rsidR="00DE3971" w:rsidRDefault="00721850">
          <w:pPr>
            <w:pStyle w:val="TOC3"/>
            <w:tabs>
              <w:tab w:val="right" w:leader="dot" w:pos="9350"/>
            </w:tabs>
            <w:rPr>
              <w:noProof/>
            </w:rPr>
          </w:pPr>
          <w:hyperlink w:anchor="_Toc403367829" w:history="1">
            <w:r w:rsidR="00DE3971" w:rsidRPr="006011B1">
              <w:rPr>
                <w:rStyle w:val="Hyperlink"/>
                <w:rFonts w:ascii="Times New Roman" w:hAnsi="Times New Roman" w:cs="Times New Roman"/>
                <w:b/>
                <w:noProof/>
              </w:rPr>
              <w:t>5.3  Yêu cầu bảo mật</w:t>
            </w:r>
            <w:r w:rsidR="00DE3971">
              <w:rPr>
                <w:noProof/>
                <w:webHidden/>
              </w:rPr>
              <w:tab/>
            </w:r>
            <w:r w:rsidR="00DE3971">
              <w:rPr>
                <w:noProof/>
                <w:webHidden/>
              </w:rPr>
              <w:fldChar w:fldCharType="begin"/>
            </w:r>
            <w:r w:rsidR="00DE3971">
              <w:rPr>
                <w:noProof/>
                <w:webHidden/>
              </w:rPr>
              <w:instrText xml:space="preserve"> PAGEREF _Toc403367829 \h </w:instrText>
            </w:r>
            <w:r w:rsidR="00DE3971">
              <w:rPr>
                <w:noProof/>
                <w:webHidden/>
              </w:rPr>
            </w:r>
            <w:r w:rsidR="00DE3971">
              <w:rPr>
                <w:noProof/>
                <w:webHidden/>
              </w:rPr>
              <w:fldChar w:fldCharType="separate"/>
            </w:r>
            <w:r w:rsidR="00680052">
              <w:rPr>
                <w:noProof/>
                <w:webHidden/>
              </w:rPr>
              <w:t>27</w:t>
            </w:r>
            <w:r w:rsidR="00DE3971">
              <w:rPr>
                <w:noProof/>
                <w:webHidden/>
              </w:rPr>
              <w:fldChar w:fldCharType="end"/>
            </w:r>
          </w:hyperlink>
        </w:p>
        <w:p w:rsidR="00DE3971" w:rsidRDefault="00721850">
          <w:pPr>
            <w:pStyle w:val="TOC3"/>
            <w:tabs>
              <w:tab w:val="right" w:leader="dot" w:pos="9350"/>
            </w:tabs>
            <w:rPr>
              <w:noProof/>
            </w:rPr>
          </w:pPr>
          <w:hyperlink w:anchor="_Toc403367830" w:history="1">
            <w:r w:rsidR="00DE3971" w:rsidRPr="006011B1">
              <w:rPr>
                <w:rStyle w:val="Hyperlink"/>
                <w:rFonts w:ascii="Times New Roman" w:hAnsi="Times New Roman" w:cs="Times New Roman"/>
                <w:b/>
                <w:noProof/>
              </w:rPr>
              <w:t>5.4 Yêu cầu giao diện</w:t>
            </w:r>
            <w:r w:rsidR="00DE3971">
              <w:rPr>
                <w:noProof/>
                <w:webHidden/>
              </w:rPr>
              <w:tab/>
            </w:r>
            <w:r w:rsidR="00DE3971">
              <w:rPr>
                <w:noProof/>
                <w:webHidden/>
              </w:rPr>
              <w:fldChar w:fldCharType="begin"/>
            </w:r>
            <w:r w:rsidR="00DE3971">
              <w:rPr>
                <w:noProof/>
                <w:webHidden/>
              </w:rPr>
              <w:instrText xml:space="preserve"> PAGEREF _Toc403367830 \h </w:instrText>
            </w:r>
            <w:r w:rsidR="00DE3971">
              <w:rPr>
                <w:noProof/>
                <w:webHidden/>
              </w:rPr>
            </w:r>
            <w:r w:rsidR="00DE3971">
              <w:rPr>
                <w:noProof/>
                <w:webHidden/>
              </w:rPr>
              <w:fldChar w:fldCharType="separate"/>
            </w:r>
            <w:r w:rsidR="00680052">
              <w:rPr>
                <w:noProof/>
                <w:webHidden/>
              </w:rPr>
              <w:t>28</w:t>
            </w:r>
            <w:r w:rsidR="00DE3971">
              <w:rPr>
                <w:noProof/>
                <w:webHidden/>
              </w:rPr>
              <w:fldChar w:fldCharType="end"/>
            </w:r>
          </w:hyperlink>
        </w:p>
        <w:p w:rsidR="00DE3971" w:rsidRDefault="00721850">
          <w:pPr>
            <w:pStyle w:val="TOC3"/>
            <w:tabs>
              <w:tab w:val="right" w:leader="dot" w:pos="9350"/>
            </w:tabs>
            <w:rPr>
              <w:noProof/>
            </w:rPr>
          </w:pPr>
          <w:hyperlink w:anchor="_Toc403367831" w:history="1">
            <w:r w:rsidR="00DE3971" w:rsidRPr="006011B1">
              <w:rPr>
                <w:rStyle w:val="Hyperlink"/>
                <w:rFonts w:ascii="Times New Roman" w:hAnsi="Times New Roman" w:cs="Times New Roman"/>
                <w:b/>
                <w:noProof/>
              </w:rPr>
              <w:t>5.5  Các đặc điểm chất lượng</w:t>
            </w:r>
            <w:r w:rsidR="00DE3971">
              <w:rPr>
                <w:noProof/>
                <w:webHidden/>
              </w:rPr>
              <w:tab/>
            </w:r>
            <w:r w:rsidR="00DE3971">
              <w:rPr>
                <w:noProof/>
                <w:webHidden/>
              </w:rPr>
              <w:fldChar w:fldCharType="begin"/>
            </w:r>
            <w:r w:rsidR="00DE3971">
              <w:rPr>
                <w:noProof/>
                <w:webHidden/>
              </w:rPr>
              <w:instrText xml:space="preserve"> PAGEREF _Toc403367831 \h </w:instrText>
            </w:r>
            <w:r w:rsidR="00DE3971">
              <w:rPr>
                <w:noProof/>
                <w:webHidden/>
              </w:rPr>
            </w:r>
            <w:r w:rsidR="00DE3971">
              <w:rPr>
                <w:noProof/>
                <w:webHidden/>
              </w:rPr>
              <w:fldChar w:fldCharType="separate"/>
            </w:r>
            <w:r w:rsidR="00680052">
              <w:rPr>
                <w:noProof/>
                <w:webHidden/>
              </w:rPr>
              <w:t>28</w:t>
            </w:r>
            <w:r w:rsidR="00DE3971">
              <w:rPr>
                <w:noProof/>
                <w:webHidden/>
              </w:rPr>
              <w:fldChar w:fldCharType="end"/>
            </w:r>
          </w:hyperlink>
        </w:p>
        <w:p w:rsidR="00DE3971" w:rsidRDefault="00721850">
          <w:pPr>
            <w:pStyle w:val="TOC3"/>
            <w:tabs>
              <w:tab w:val="right" w:leader="dot" w:pos="9350"/>
            </w:tabs>
            <w:rPr>
              <w:noProof/>
            </w:rPr>
          </w:pPr>
          <w:hyperlink w:anchor="_Toc403367832" w:history="1">
            <w:r w:rsidR="00DE3971" w:rsidRPr="006011B1">
              <w:rPr>
                <w:rStyle w:val="Hyperlink"/>
                <w:rFonts w:ascii="Times New Roman" w:hAnsi="Times New Roman" w:cs="Times New Roman"/>
                <w:b/>
                <w:noProof/>
              </w:rPr>
              <w:t>5.6 Luật vận hành</w:t>
            </w:r>
            <w:r w:rsidR="00DE3971">
              <w:rPr>
                <w:noProof/>
                <w:webHidden/>
              </w:rPr>
              <w:tab/>
            </w:r>
            <w:r w:rsidR="00DE3971">
              <w:rPr>
                <w:noProof/>
                <w:webHidden/>
              </w:rPr>
              <w:fldChar w:fldCharType="begin"/>
            </w:r>
            <w:r w:rsidR="00DE3971">
              <w:rPr>
                <w:noProof/>
                <w:webHidden/>
              </w:rPr>
              <w:instrText xml:space="preserve"> PAGEREF _Toc403367832 \h </w:instrText>
            </w:r>
            <w:r w:rsidR="00DE3971">
              <w:rPr>
                <w:noProof/>
                <w:webHidden/>
              </w:rPr>
            </w:r>
            <w:r w:rsidR="00DE3971">
              <w:rPr>
                <w:noProof/>
                <w:webHidden/>
              </w:rPr>
              <w:fldChar w:fldCharType="separate"/>
            </w:r>
            <w:r w:rsidR="00680052">
              <w:rPr>
                <w:noProof/>
                <w:webHidden/>
              </w:rPr>
              <w:t>28</w:t>
            </w:r>
            <w:r w:rsidR="00DE3971">
              <w:rPr>
                <w:noProof/>
                <w:webHidden/>
              </w:rPr>
              <w:fldChar w:fldCharType="end"/>
            </w:r>
          </w:hyperlink>
        </w:p>
        <w:p w:rsidR="00DE3971" w:rsidRDefault="00721850">
          <w:pPr>
            <w:pStyle w:val="TOC2"/>
            <w:tabs>
              <w:tab w:val="right" w:leader="dot" w:pos="9350"/>
            </w:tabs>
            <w:rPr>
              <w:rFonts w:eastAsiaTheme="minorEastAsia"/>
              <w:noProof/>
            </w:rPr>
          </w:pPr>
          <w:hyperlink w:anchor="_Toc403367833" w:history="1">
            <w:r w:rsidR="00DE3971" w:rsidRPr="006011B1">
              <w:rPr>
                <w:rStyle w:val="Hyperlink"/>
                <w:rFonts w:ascii="Times New Roman" w:hAnsi="Times New Roman" w:cs="Times New Roman"/>
                <w:noProof/>
              </w:rPr>
              <w:t>Các mô hình phân tích</w:t>
            </w:r>
            <w:r w:rsidR="00DE3971">
              <w:rPr>
                <w:noProof/>
                <w:webHidden/>
              </w:rPr>
              <w:tab/>
            </w:r>
            <w:r w:rsidR="00DE3971">
              <w:rPr>
                <w:noProof/>
                <w:webHidden/>
              </w:rPr>
              <w:fldChar w:fldCharType="begin"/>
            </w:r>
            <w:r w:rsidR="00DE3971">
              <w:rPr>
                <w:noProof/>
                <w:webHidden/>
              </w:rPr>
              <w:instrText xml:space="preserve"> PAGEREF _Toc403367833 \h </w:instrText>
            </w:r>
            <w:r w:rsidR="00DE3971">
              <w:rPr>
                <w:noProof/>
                <w:webHidden/>
              </w:rPr>
            </w:r>
            <w:r w:rsidR="00DE3971">
              <w:rPr>
                <w:noProof/>
                <w:webHidden/>
              </w:rPr>
              <w:fldChar w:fldCharType="separate"/>
            </w:r>
            <w:r w:rsidR="00680052">
              <w:rPr>
                <w:noProof/>
                <w:webHidden/>
              </w:rPr>
              <w:t>29</w:t>
            </w:r>
            <w:r w:rsidR="00DE3971">
              <w:rPr>
                <w:noProof/>
                <w:webHidden/>
              </w:rPr>
              <w:fldChar w:fldCharType="end"/>
            </w:r>
          </w:hyperlink>
        </w:p>
        <w:p w:rsidR="00DE3971" w:rsidRDefault="00721850" w:rsidP="00DE3971">
          <w:pPr>
            <w:pStyle w:val="TOC1"/>
            <w:rPr>
              <w:rFonts w:eastAsiaTheme="minorEastAsia"/>
              <w:noProof/>
            </w:rPr>
          </w:pPr>
          <w:hyperlink w:anchor="_Toc403367834" w:history="1">
            <w:r w:rsidR="00DE3971" w:rsidRPr="006011B1">
              <w:rPr>
                <w:rStyle w:val="Hyperlink"/>
                <w:rFonts w:ascii="Times New Roman" w:hAnsi="Times New Roman" w:cs="Times New Roman"/>
                <w:b/>
                <w:noProof/>
              </w:rPr>
              <w:t>Thiết Kế Phần Mềm</w:t>
            </w:r>
            <w:r w:rsidR="00DE3971">
              <w:rPr>
                <w:noProof/>
                <w:webHidden/>
              </w:rPr>
              <w:tab/>
            </w:r>
            <w:r w:rsidR="00DE3971">
              <w:rPr>
                <w:noProof/>
                <w:webHidden/>
              </w:rPr>
              <w:fldChar w:fldCharType="begin"/>
            </w:r>
            <w:r w:rsidR="00DE3971">
              <w:rPr>
                <w:noProof/>
                <w:webHidden/>
              </w:rPr>
              <w:instrText xml:space="preserve"> PAGEREF _Toc403367834 \h </w:instrText>
            </w:r>
            <w:r w:rsidR="00DE3971">
              <w:rPr>
                <w:noProof/>
                <w:webHidden/>
              </w:rPr>
            </w:r>
            <w:r w:rsidR="00DE3971">
              <w:rPr>
                <w:noProof/>
                <w:webHidden/>
              </w:rPr>
              <w:fldChar w:fldCharType="separate"/>
            </w:r>
            <w:r w:rsidR="00680052">
              <w:rPr>
                <w:noProof/>
                <w:webHidden/>
              </w:rPr>
              <w:t>30</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835" w:history="1">
            <w:r w:rsidR="00DE3971" w:rsidRPr="006011B1">
              <w:rPr>
                <w:rStyle w:val="Hyperlink"/>
                <w:rFonts w:ascii="Times New Roman" w:hAnsi="Times New Roman" w:cs="Times New Roman"/>
                <w:b/>
                <w:noProof/>
              </w:rPr>
              <w:t>1.</w:t>
            </w:r>
            <w:r w:rsidR="00DE3971">
              <w:rPr>
                <w:rFonts w:eastAsiaTheme="minorEastAsia"/>
                <w:noProof/>
              </w:rPr>
              <w:tab/>
            </w:r>
            <w:r w:rsidR="00DE3971" w:rsidRPr="006011B1">
              <w:rPr>
                <w:rStyle w:val="Hyperlink"/>
                <w:rFonts w:ascii="Times New Roman" w:hAnsi="Times New Roman" w:cs="Times New Roman"/>
                <w:b/>
                <w:noProof/>
              </w:rPr>
              <w:t>Giới thiệu</w:t>
            </w:r>
            <w:r w:rsidR="00DE3971">
              <w:rPr>
                <w:noProof/>
                <w:webHidden/>
              </w:rPr>
              <w:tab/>
            </w:r>
            <w:r w:rsidR="00DE3971">
              <w:rPr>
                <w:noProof/>
                <w:webHidden/>
              </w:rPr>
              <w:fldChar w:fldCharType="begin"/>
            </w:r>
            <w:r w:rsidR="00DE3971">
              <w:rPr>
                <w:noProof/>
                <w:webHidden/>
              </w:rPr>
              <w:instrText xml:space="preserve"> PAGEREF _Toc403367835 \h </w:instrText>
            </w:r>
            <w:r w:rsidR="00DE3971">
              <w:rPr>
                <w:noProof/>
                <w:webHidden/>
              </w:rPr>
            </w:r>
            <w:r w:rsidR="00DE3971">
              <w:rPr>
                <w:noProof/>
                <w:webHidden/>
              </w:rPr>
              <w:fldChar w:fldCharType="separate"/>
            </w:r>
            <w:r w:rsidR="00680052">
              <w:rPr>
                <w:noProof/>
                <w:webHidden/>
              </w:rPr>
              <w:t>31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36" w:history="1">
            <w:r w:rsidR="00DE3971" w:rsidRPr="006011B1">
              <w:rPr>
                <w:rStyle w:val="Hyperlink"/>
                <w:rFonts w:ascii="Times New Roman" w:hAnsi="Times New Roman" w:cs="Times New Roman"/>
                <w:b/>
                <w:noProof/>
              </w:rPr>
              <w:t>1.1</w:t>
            </w:r>
            <w:r w:rsidR="00DE3971">
              <w:rPr>
                <w:noProof/>
              </w:rPr>
              <w:tab/>
            </w:r>
            <w:r w:rsidR="00DE3971" w:rsidRPr="006011B1">
              <w:rPr>
                <w:rStyle w:val="Hyperlink"/>
                <w:rFonts w:ascii="Times New Roman" w:hAnsi="Times New Roman" w:cs="Times New Roman"/>
                <w:b/>
                <w:noProof/>
              </w:rPr>
              <w:t>Mục đích</w:t>
            </w:r>
            <w:r w:rsidR="00DE3971">
              <w:rPr>
                <w:noProof/>
                <w:webHidden/>
              </w:rPr>
              <w:tab/>
            </w:r>
            <w:r w:rsidR="00DE3971">
              <w:rPr>
                <w:noProof/>
                <w:webHidden/>
              </w:rPr>
              <w:fldChar w:fldCharType="begin"/>
            </w:r>
            <w:r w:rsidR="00DE3971">
              <w:rPr>
                <w:noProof/>
                <w:webHidden/>
              </w:rPr>
              <w:instrText xml:space="preserve"> PAGEREF _Toc403367836 \h </w:instrText>
            </w:r>
            <w:r w:rsidR="00DE3971">
              <w:rPr>
                <w:noProof/>
                <w:webHidden/>
              </w:rPr>
            </w:r>
            <w:r w:rsidR="00DE3971">
              <w:rPr>
                <w:noProof/>
                <w:webHidden/>
              </w:rPr>
              <w:fldChar w:fldCharType="separate"/>
            </w:r>
            <w:r w:rsidR="00680052">
              <w:rPr>
                <w:noProof/>
                <w:webHidden/>
              </w:rPr>
              <w:t>31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37" w:history="1">
            <w:r w:rsidR="00DE3971" w:rsidRPr="006011B1">
              <w:rPr>
                <w:rStyle w:val="Hyperlink"/>
                <w:rFonts w:ascii="Times New Roman" w:hAnsi="Times New Roman" w:cs="Times New Roman"/>
                <w:b/>
                <w:noProof/>
              </w:rPr>
              <w:t>1.2</w:t>
            </w:r>
            <w:r w:rsidR="00DE3971">
              <w:rPr>
                <w:noProof/>
              </w:rPr>
              <w:tab/>
            </w:r>
            <w:r w:rsidR="00DE3971" w:rsidRPr="006011B1">
              <w:rPr>
                <w:rStyle w:val="Hyperlink"/>
                <w:rFonts w:ascii="Times New Roman" w:hAnsi="Times New Roman" w:cs="Times New Roman"/>
                <w:b/>
                <w:noProof/>
              </w:rPr>
              <w:t>Phạm vi</w:t>
            </w:r>
            <w:r w:rsidR="00DE3971">
              <w:rPr>
                <w:noProof/>
                <w:webHidden/>
              </w:rPr>
              <w:tab/>
            </w:r>
            <w:r w:rsidR="00DE3971">
              <w:rPr>
                <w:noProof/>
                <w:webHidden/>
              </w:rPr>
              <w:fldChar w:fldCharType="begin"/>
            </w:r>
            <w:r w:rsidR="00DE3971">
              <w:rPr>
                <w:noProof/>
                <w:webHidden/>
              </w:rPr>
              <w:instrText xml:space="preserve"> PAGEREF _Toc403367837 \h </w:instrText>
            </w:r>
            <w:r w:rsidR="00DE3971">
              <w:rPr>
                <w:noProof/>
                <w:webHidden/>
              </w:rPr>
            </w:r>
            <w:r w:rsidR="00DE3971">
              <w:rPr>
                <w:noProof/>
                <w:webHidden/>
              </w:rPr>
              <w:fldChar w:fldCharType="separate"/>
            </w:r>
            <w:r w:rsidR="00680052">
              <w:rPr>
                <w:noProof/>
                <w:webHidden/>
              </w:rPr>
              <w:t>31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38" w:history="1">
            <w:r w:rsidR="00DE3971" w:rsidRPr="006011B1">
              <w:rPr>
                <w:rStyle w:val="Hyperlink"/>
                <w:rFonts w:ascii="Times New Roman" w:hAnsi="Times New Roman" w:cs="Times New Roman"/>
                <w:b/>
                <w:noProof/>
              </w:rPr>
              <w:t>1.3</w:t>
            </w:r>
            <w:r w:rsidR="00DE3971">
              <w:rPr>
                <w:noProof/>
              </w:rPr>
              <w:tab/>
            </w:r>
            <w:r w:rsidR="00DE3971" w:rsidRPr="006011B1">
              <w:rPr>
                <w:rStyle w:val="Hyperlink"/>
                <w:rFonts w:ascii="Times New Roman" w:hAnsi="Times New Roman" w:cs="Times New Roman"/>
                <w:b/>
                <w:noProof/>
              </w:rPr>
              <w:t>Bảng chú giải thuật ngữ</w:t>
            </w:r>
            <w:r w:rsidR="00DE3971">
              <w:rPr>
                <w:noProof/>
                <w:webHidden/>
              </w:rPr>
              <w:tab/>
            </w:r>
            <w:r w:rsidR="00DE3971">
              <w:rPr>
                <w:noProof/>
                <w:webHidden/>
              </w:rPr>
              <w:fldChar w:fldCharType="begin"/>
            </w:r>
            <w:r w:rsidR="00DE3971">
              <w:rPr>
                <w:noProof/>
                <w:webHidden/>
              </w:rPr>
              <w:instrText xml:space="preserve"> PAGEREF _Toc403367838 \h </w:instrText>
            </w:r>
            <w:r w:rsidR="00DE3971">
              <w:rPr>
                <w:noProof/>
                <w:webHidden/>
              </w:rPr>
            </w:r>
            <w:r w:rsidR="00DE3971">
              <w:rPr>
                <w:noProof/>
                <w:webHidden/>
              </w:rPr>
              <w:fldChar w:fldCharType="separate"/>
            </w:r>
            <w:r w:rsidR="00680052">
              <w:rPr>
                <w:noProof/>
                <w:webHidden/>
              </w:rPr>
              <w:t>31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39" w:history="1">
            <w:r w:rsidR="00DE3971" w:rsidRPr="006011B1">
              <w:rPr>
                <w:rStyle w:val="Hyperlink"/>
                <w:rFonts w:ascii="Times New Roman" w:hAnsi="Times New Roman" w:cs="Times New Roman"/>
                <w:b/>
                <w:noProof/>
              </w:rPr>
              <w:t>1.4</w:t>
            </w:r>
            <w:r w:rsidR="00DE3971">
              <w:rPr>
                <w:noProof/>
              </w:rPr>
              <w:tab/>
            </w:r>
            <w:r w:rsidR="00DE3971" w:rsidRPr="006011B1">
              <w:rPr>
                <w:rStyle w:val="Hyperlink"/>
                <w:rFonts w:ascii="Times New Roman" w:hAnsi="Times New Roman" w:cs="Times New Roman"/>
                <w:b/>
                <w:noProof/>
              </w:rPr>
              <w:t>Tài liệu tham khảo</w:t>
            </w:r>
            <w:r w:rsidR="00DE3971">
              <w:rPr>
                <w:noProof/>
                <w:webHidden/>
              </w:rPr>
              <w:tab/>
            </w:r>
            <w:r w:rsidR="00DE3971">
              <w:rPr>
                <w:noProof/>
                <w:webHidden/>
              </w:rPr>
              <w:fldChar w:fldCharType="begin"/>
            </w:r>
            <w:r w:rsidR="00DE3971">
              <w:rPr>
                <w:noProof/>
                <w:webHidden/>
              </w:rPr>
              <w:instrText xml:space="preserve"> PAGEREF _Toc403367839 \h </w:instrText>
            </w:r>
            <w:r w:rsidR="00DE3971">
              <w:rPr>
                <w:noProof/>
                <w:webHidden/>
              </w:rPr>
            </w:r>
            <w:r w:rsidR="00DE3971">
              <w:rPr>
                <w:noProof/>
                <w:webHidden/>
              </w:rPr>
              <w:fldChar w:fldCharType="separate"/>
            </w:r>
            <w:r w:rsidR="00680052">
              <w:rPr>
                <w:noProof/>
                <w:webHidden/>
              </w:rPr>
              <w:t>31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40" w:history="1">
            <w:r w:rsidR="00DE3971" w:rsidRPr="006011B1">
              <w:rPr>
                <w:rStyle w:val="Hyperlink"/>
                <w:rFonts w:ascii="Times New Roman" w:hAnsi="Times New Roman" w:cs="Times New Roman"/>
                <w:b/>
                <w:noProof/>
              </w:rPr>
              <w:t>1.5</w:t>
            </w:r>
            <w:r w:rsidR="00DE3971">
              <w:rPr>
                <w:noProof/>
              </w:rPr>
              <w:tab/>
            </w:r>
            <w:r w:rsidR="00DE3971" w:rsidRPr="006011B1">
              <w:rPr>
                <w:rStyle w:val="Hyperlink"/>
                <w:rFonts w:ascii="Times New Roman" w:hAnsi="Times New Roman" w:cs="Times New Roman"/>
                <w:b/>
                <w:noProof/>
              </w:rPr>
              <w:t>Tổng quan về tài liệu</w:t>
            </w:r>
            <w:r w:rsidR="00DE3971">
              <w:rPr>
                <w:noProof/>
                <w:webHidden/>
              </w:rPr>
              <w:tab/>
            </w:r>
            <w:r w:rsidR="00DE3971">
              <w:rPr>
                <w:noProof/>
                <w:webHidden/>
              </w:rPr>
              <w:fldChar w:fldCharType="begin"/>
            </w:r>
            <w:r w:rsidR="00DE3971">
              <w:rPr>
                <w:noProof/>
                <w:webHidden/>
              </w:rPr>
              <w:instrText xml:space="preserve"> PAGEREF _Toc403367840 \h </w:instrText>
            </w:r>
            <w:r w:rsidR="00DE3971">
              <w:rPr>
                <w:noProof/>
                <w:webHidden/>
              </w:rPr>
            </w:r>
            <w:r w:rsidR="00DE3971">
              <w:rPr>
                <w:noProof/>
                <w:webHidden/>
              </w:rPr>
              <w:fldChar w:fldCharType="separate"/>
            </w:r>
            <w:r w:rsidR="00680052">
              <w:rPr>
                <w:noProof/>
                <w:webHidden/>
              </w:rPr>
              <w:t>31</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841" w:history="1">
            <w:r w:rsidR="00DE3971" w:rsidRPr="006011B1">
              <w:rPr>
                <w:rStyle w:val="Hyperlink"/>
                <w:rFonts w:ascii="Times New Roman" w:hAnsi="Times New Roman" w:cs="Times New Roman"/>
                <w:b/>
                <w:noProof/>
              </w:rPr>
              <w:t>2.</w:t>
            </w:r>
            <w:r w:rsidR="00DE3971">
              <w:rPr>
                <w:rFonts w:eastAsiaTheme="minorEastAsia"/>
                <w:noProof/>
              </w:rPr>
              <w:tab/>
            </w:r>
            <w:r w:rsidR="00DE3971" w:rsidRPr="006011B1">
              <w:rPr>
                <w:rStyle w:val="Hyperlink"/>
                <w:rFonts w:ascii="Times New Roman" w:hAnsi="Times New Roman" w:cs="Times New Roman"/>
                <w:b/>
                <w:noProof/>
              </w:rPr>
              <w:t>Tổng quan hệ thống</w:t>
            </w:r>
            <w:r w:rsidR="00DE3971">
              <w:rPr>
                <w:noProof/>
                <w:webHidden/>
              </w:rPr>
              <w:tab/>
            </w:r>
            <w:r w:rsidR="00DE3971">
              <w:rPr>
                <w:noProof/>
                <w:webHidden/>
              </w:rPr>
              <w:fldChar w:fldCharType="begin"/>
            </w:r>
            <w:r w:rsidR="00DE3971">
              <w:rPr>
                <w:noProof/>
                <w:webHidden/>
              </w:rPr>
              <w:instrText xml:space="preserve"> PAGEREF _Toc403367841 \h </w:instrText>
            </w:r>
            <w:r w:rsidR="00DE3971">
              <w:rPr>
                <w:noProof/>
                <w:webHidden/>
              </w:rPr>
            </w:r>
            <w:r w:rsidR="00DE3971">
              <w:rPr>
                <w:noProof/>
                <w:webHidden/>
              </w:rPr>
              <w:fldChar w:fldCharType="separate"/>
            </w:r>
            <w:r w:rsidR="00680052">
              <w:rPr>
                <w:noProof/>
                <w:webHidden/>
              </w:rPr>
              <w:t>32</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42" w:history="1">
            <w:r w:rsidR="00DE3971" w:rsidRPr="006011B1">
              <w:rPr>
                <w:rStyle w:val="Hyperlink"/>
                <w:rFonts w:ascii="Times New Roman" w:hAnsi="Times New Roman" w:cs="Times New Roman"/>
                <w:b/>
                <w:noProof/>
              </w:rPr>
              <w:t>2.1.</w:t>
            </w:r>
            <w:r w:rsidR="00DE3971">
              <w:rPr>
                <w:noProof/>
              </w:rPr>
              <w:tab/>
            </w:r>
            <w:r w:rsidR="00DE3971" w:rsidRPr="006011B1">
              <w:rPr>
                <w:rStyle w:val="Hyperlink"/>
                <w:rFonts w:ascii="Times New Roman" w:hAnsi="Times New Roman" w:cs="Times New Roman"/>
                <w:b/>
                <w:noProof/>
              </w:rPr>
              <w:t>Bối cảnh:</w:t>
            </w:r>
            <w:r w:rsidR="00DE3971">
              <w:rPr>
                <w:noProof/>
                <w:webHidden/>
              </w:rPr>
              <w:tab/>
            </w:r>
            <w:r w:rsidR="00DE3971">
              <w:rPr>
                <w:noProof/>
                <w:webHidden/>
              </w:rPr>
              <w:fldChar w:fldCharType="begin"/>
            </w:r>
            <w:r w:rsidR="00DE3971">
              <w:rPr>
                <w:noProof/>
                <w:webHidden/>
              </w:rPr>
              <w:instrText xml:space="preserve"> PAGEREF _Toc403367842 \h </w:instrText>
            </w:r>
            <w:r w:rsidR="00DE3971">
              <w:rPr>
                <w:noProof/>
                <w:webHidden/>
              </w:rPr>
            </w:r>
            <w:r w:rsidR="00DE3971">
              <w:rPr>
                <w:noProof/>
                <w:webHidden/>
              </w:rPr>
              <w:fldChar w:fldCharType="separate"/>
            </w:r>
            <w:r w:rsidR="00680052">
              <w:rPr>
                <w:noProof/>
                <w:webHidden/>
              </w:rPr>
              <w:t>32</w:t>
            </w:r>
            <w:r w:rsidR="00DE3971">
              <w:rPr>
                <w:noProof/>
                <w:webHidden/>
              </w:rPr>
              <w:fldChar w:fldCharType="end"/>
            </w:r>
          </w:hyperlink>
        </w:p>
        <w:p w:rsidR="00DE3971" w:rsidRDefault="00721850">
          <w:pPr>
            <w:pStyle w:val="TOC3"/>
            <w:tabs>
              <w:tab w:val="right" w:leader="dot" w:pos="9350"/>
              <w:tab w:val="left" w:pos="9458"/>
            </w:tabs>
            <w:rPr>
              <w:noProof/>
            </w:rPr>
          </w:pPr>
          <w:hyperlink w:anchor="_Toc403367843" w:history="1">
            <w:r w:rsidR="00DE3971" w:rsidRPr="006011B1">
              <w:rPr>
                <w:rStyle w:val="Hyperlink"/>
                <w:rFonts w:ascii="Times New Roman" w:eastAsia="Times New Roman" w:hAnsi="Times New Roman" w:cs="Times New Roman"/>
                <w:b/>
                <w:noProof/>
              </w:rPr>
              <w:t>2.2</w:t>
            </w:r>
            <w:r w:rsidR="00DE3971">
              <w:rPr>
                <w:noProof/>
              </w:rPr>
              <w:t xml:space="preserve">       </w:t>
            </w:r>
            <w:r w:rsidR="00DE3971" w:rsidRPr="006011B1">
              <w:rPr>
                <w:rStyle w:val="Hyperlink"/>
                <w:rFonts w:ascii="Times New Roman" w:eastAsia="Times New Roman" w:hAnsi="Times New Roman" w:cs="Times New Roman"/>
                <w:b/>
                <w:noProof/>
              </w:rPr>
              <w:t>Các chức năng:</w:t>
            </w:r>
            <w:r w:rsidR="00DE3971">
              <w:rPr>
                <w:noProof/>
                <w:webHidden/>
              </w:rPr>
              <w:tab/>
            </w:r>
            <w:r w:rsidR="00DE3971">
              <w:rPr>
                <w:noProof/>
                <w:webHidden/>
              </w:rPr>
              <w:fldChar w:fldCharType="begin"/>
            </w:r>
            <w:r w:rsidR="00DE3971">
              <w:rPr>
                <w:noProof/>
                <w:webHidden/>
              </w:rPr>
              <w:instrText xml:space="preserve"> PAGEREF _Toc403367843 \h </w:instrText>
            </w:r>
            <w:r w:rsidR="00DE3971">
              <w:rPr>
                <w:noProof/>
                <w:webHidden/>
              </w:rPr>
            </w:r>
            <w:r w:rsidR="00DE3971">
              <w:rPr>
                <w:noProof/>
                <w:webHidden/>
              </w:rPr>
              <w:fldChar w:fldCharType="separate"/>
            </w:r>
            <w:r w:rsidR="00680052">
              <w:rPr>
                <w:noProof/>
                <w:webHidden/>
              </w:rPr>
              <w:t>32</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44" w:history="1">
            <w:r w:rsidR="00DE3971" w:rsidRPr="006011B1">
              <w:rPr>
                <w:rStyle w:val="Hyperlink"/>
                <w:rFonts w:ascii="Times New Roman" w:eastAsia="Times New Roman" w:hAnsi="Times New Roman" w:cs="Times New Roman"/>
                <w:b/>
                <w:noProof/>
              </w:rPr>
              <w:t>2.3.</w:t>
            </w:r>
            <w:r w:rsidR="00DE3971">
              <w:rPr>
                <w:noProof/>
              </w:rPr>
              <w:tab/>
            </w:r>
            <w:r w:rsidR="00DE3971" w:rsidRPr="006011B1">
              <w:rPr>
                <w:rStyle w:val="Hyperlink"/>
                <w:rFonts w:ascii="Times New Roman" w:eastAsia="Times New Roman" w:hAnsi="Times New Roman" w:cs="Times New Roman"/>
                <w:b/>
                <w:noProof/>
              </w:rPr>
              <w:t>Môi trường vận hành:</w:t>
            </w:r>
            <w:r w:rsidR="00DE3971">
              <w:rPr>
                <w:noProof/>
                <w:webHidden/>
              </w:rPr>
              <w:tab/>
            </w:r>
            <w:r w:rsidR="00DE3971">
              <w:rPr>
                <w:noProof/>
                <w:webHidden/>
              </w:rPr>
              <w:fldChar w:fldCharType="begin"/>
            </w:r>
            <w:r w:rsidR="00DE3971">
              <w:rPr>
                <w:noProof/>
                <w:webHidden/>
              </w:rPr>
              <w:instrText xml:space="preserve"> PAGEREF _Toc403367844 \h </w:instrText>
            </w:r>
            <w:r w:rsidR="00DE3971">
              <w:rPr>
                <w:noProof/>
                <w:webHidden/>
              </w:rPr>
            </w:r>
            <w:r w:rsidR="00DE3971">
              <w:rPr>
                <w:noProof/>
                <w:webHidden/>
              </w:rPr>
              <w:fldChar w:fldCharType="separate"/>
            </w:r>
            <w:r w:rsidR="00680052">
              <w:rPr>
                <w:noProof/>
                <w:webHidden/>
              </w:rPr>
              <w:t>33</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845" w:history="1">
            <w:r w:rsidR="00DE3971" w:rsidRPr="006011B1">
              <w:rPr>
                <w:rStyle w:val="Hyperlink"/>
                <w:rFonts w:ascii="Times New Roman" w:hAnsi="Times New Roman" w:cs="Times New Roman"/>
                <w:b/>
                <w:noProof/>
              </w:rPr>
              <w:t>3.</w:t>
            </w:r>
            <w:r w:rsidR="00DE3971">
              <w:rPr>
                <w:rFonts w:eastAsiaTheme="minorEastAsia"/>
                <w:noProof/>
              </w:rPr>
              <w:tab/>
            </w:r>
            <w:r w:rsidR="00DE3971" w:rsidRPr="006011B1">
              <w:rPr>
                <w:rStyle w:val="Hyperlink"/>
                <w:rFonts w:ascii="Times New Roman" w:hAnsi="Times New Roman" w:cs="Times New Roman"/>
                <w:b/>
                <w:noProof/>
              </w:rPr>
              <w:t>Kiến trúc hệ thống</w:t>
            </w:r>
            <w:r w:rsidR="00DE3971">
              <w:rPr>
                <w:noProof/>
                <w:webHidden/>
              </w:rPr>
              <w:tab/>
            </w:r>
            <w:r w:rsidR="00DE3971">
              <w:rPr>
                <w:noProof/>
                <w:webHidden/>
              </w:rPr>
              <w:fldChar w:fldCharType="begin"/>
            </w:r>
            <w:r w:rsidR="00DE3971">
              <w:rPr>
                <w:noProof/>
                <w:webHidden/>
              </w:rPr>
              <w:instrText xml:space="preserve"> PAGEREF _Toc403367845 \h </w:instrText>
            </w:r>
            <w:r w:rsidR="00DE3971">
              <w:rPr>
                <w:noProof/>
                <w:webHidden/>
              </w:rPr>
            </w:r>
            <w:r w:rsidR="00DE3971">
              <w:rPr>
                <w:noProof/>
                <w:webHidden/>
              </w:rPr>
              <w:fldChar w:fldCharType="separate"/>
            </w:r>
            <w:r w:rsidR="00680052">
              <w:rPr>
                <w:noProof/>
                <w:webHidden/>
              </w:rPr>
              <w:t>33</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46" w:history="1">
            <w:r w:rsidR="00DE3971" w:rsidRPr="006011B1">
              <w:rPr>
                <w:rStyle w:val="Hyperlink"/>
                <w:rFonts w:ascii="Times New Roman" w:hAnsi="Times New Roman" w:cs="Times New Roman"/>
                <w:b/>
                <w:bCs/>
                <w:noProof/>
              </w:rPr>
              <w:t>3.1</w:t>
            </w:r>
            <w:r w:rsidR="00DE3971">
              <w:rPr>
                <w:noProof/>
              </w:rPr>
              <w:tab/>
            </w:r>
            <w:r w:rsidR="00DE3971" w:rsidRPr="006011B1">
              <w:rPr>
                <w:rStyle w:val="Hyperlink"/>
                <w:rFonts w:ascii="Times New Roman" w:hAnsi="Times New Roman" w:cs="Times New Roman"/>
                <w:b/>
                <w:bCs/>
                <w:noProof/>
              </w:rPr>
              <w:t>Thiết kế kiến trúc</w:t>
            </w:r>
            <w:r w:rsidR="00DE3971">
              <w:rPr>
                <w:noProof/>
                <w:webHidden/>
              </w:rPr>
              <w:tab/>
            </w:r>
            <w:r w:rsidR="00DE3971">
              <w:rPr>
                <w:noProof/>
                <w:webHidden/>
              </w:rPr>
              <w:fldChar w:fldCharType="begin"/>
            </w:r>
            <w:r w:rsidR="00DE3971">
              <w:rPr>
                <w:noProof/>
                <w:webHidden/>
              </w:rPr>
              <w:instrText xml:space="preserve"> PAGEREF _Toc403367846 \h </w:instrText>
            </w:r>
            <w:r w:rsidR="00DE3971">
              <w:rPr>
                <w:noProof/>
                <w:webHidden/>
              </w:rPr>
            </w:r>
            <w:r w:rsidR="00DE3971">
              <w:rPr>
                <w:noProof/>
                <w:webHidden/>
              </w:rPr>
              <w:fldChar w:fldCharType="separate"/>
            </w:r>
            <w:r w:rsidR="00680052">
              <w:rPr>
                <w:noProof/>
                <w:webHidden/>
              </w:rPr>
              <w:t>33</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47" w:history="1">
            <w:r w:rsidR="00DE3971" w:rsidRPr="006011B1">
              <w:rPr>
                <w:rStyle w:val="Hyperlink"/>
                <w:rFonts w:ascii="Times New Roman" w:hAnsi="Times New Roman" w:cs="Times New Roman"/>
                <w:b/>
                <w:bCs/>
                <w:noProof/>
              </w:rPr>
              <w:t>3.2</w:t>
            </w:r>
            <w:r w:rsidR="00DE3971">
              <w:rPr>
                <w:noProof/>
              </w:rPr>
              <w:tab/>
            </w:r>
            <w:r w:rsidR="00DE3971" w:rsidRPr="006011B1">
              <w:rPr>
                <w:rStyle w:val="Hyperlink"/>
                <w:rFonts w:ascii="Times New Roman" w:hAnsi="Times New Roman" w:cs="Times New Roman"/>
                <w:b/>
                <w:bCs/>
                <w:noProof/>
              </w:rPr>
              <w:t>Mô tả sự phân rã</w:t>
            </w:r>
            <w:r w:rsidR="00DE3971">
              <w:rPr>
                <w:noProof/>
                <w:webHidden/>
              </w:rPr>
              <w:tab/>
            </w:r>
            <w:r w:rsidR="00DE3971">
              <w:rPr>
                <w:noProof/>
                <w:webHidden/>
              </w:rPr>
              <w:fldChar w:fldCharType="begin"/>
            </w:r>
            <w:r w:rsidR="00DE3971">
              <w:rPr>
                <w:noProof/>
                <w:webHidden/>
              </w:rPr>
              <w:instrText xml:space="preserve"> PAGEREF _Toc403367847 \h </w:instrText>
            </w:r>
            <w:r w:rsidR="00DE3971">
              <w:rPr>
                <w:noProof/>
                <w:webHidden/>
              </w:rPr>
            </w:r>
            <w:r w:rsidR="00DE3971">
              <w:rPr>
                <w:noProof/>
                <w:webHidden/>
              </w:rPr>
              <w:fldChar w:fldCharType="separate"/>
            </w:r>
            <w:r w:rsidR="00680052">
              <w:rPr>
                <w:noProof/>
                <w:webHidden/>
              </w:rPr>
              <w:t>35</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48" w:history="1">
            <w:r w:rsidR="00DE3971" w:rsidRPr="006011B1">
              <w:rPr>
                <w:rStyle w:val="Hyperlink"/>
                <w:rFonts w:ascii="Times New Roman" w:hAnsi="Times New Roman" w:cs="Times New Roman"/>
                <w:b/>
                <w:bCs/>
                <w:noProof/>
              </w:rPr>
              <w:t>3.3</w:t>
            </w:r>
            <w:r w:rsidR="00DE3971">
              <w:rPr>
                <w:noProof/>
              </w:rPr>
              <w:tab/>
            </w:r>
            <w:r w:rsidR="00DE3971" w:rsidRPr="006011B1">
              <w:rPr>
                <w:rStyle w:val="Hyperlink"/>
                <w:rFonts w:ascii="Times New Roman" w:hAnsi="Times New Roman" w:cs="Times New Roman"/>
                <w:b/>
                <w:bCs/>
                <w:noProof/>
              </w:rPr>
              <w:t>Cơ sở thiết kế</w:t>
            </w:r>
            <w:r w:rsidR="00DE3971">
              <w:rPr>
                <w:noProof/>
                <w:webHidden/>
              </w:rPr>
              <w:tab/>
            </w:r>
            <w:r w:rsidR="00DE3971">
              <w:rPr>
                <w:noProof/>
                <w:webHidden/>
              </w:rPr>
              <w:fldChar w:fldCharType="begin"/>
            </w:r>
            <w:r w:rsidR="00DE3971">
              <w:rPr>
                <w:noProof/>
                <w:webHidden/>
              </w:rPr>
              <w:instrText xml:space="preserve"> PAGEREF _Toc403367848 \h </w:instrText>
            </w:r>
            <w:r w:rsidR="00DE3971">
              <w:rPr>
                <w:noProof/>
                <w:webHidden/>
              </w:rPr>
            </w:r>
            <w:r w:rsidR="00DE3971">
              <w:rPr>
                <w:noProof/>
                <w:webHidden/>
              </w:rPr>
              <w:fldChar w:fldCharType="separate"/>
            </w:r>
            <w:r w:rsidR="00680052">
              <w:rPr>
                <w:noProof/>
                <w:webHidden/>
              </w:rPr>
              <w:t>35</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849" w:history="1">
            <w:r w:rsidR="00DE3971" w:rsidRPr="006011B1">
              <w:rPr>
                <w:rStyle w:val="Hyperlink"/>
                <w:rFonts w:ascii="Times New Roman" w:hAnsi="Times New Roman" w:cs="Times New Roman"/>
                <w:b/>
                <w:noProof/>
              </w:rPr>
              <w:t>4.</w:t>
            </w:r>
            <w:r w:rsidR="00DE3971">
              <w:rPr>
                <w:rFonts w:eastAsiaTheme="minorEastAsia"/>
                <w:noProof/>
              </w:rPr>
              <w:tab/>
            </w:r>
            <w:r w:rsidR="00DE3971" w:rsidRPr="006011B1">
              <w:rPr>
                <w:rStyle w:val="Hyperlink"/>
                <w:rFonts w:ascii="Times New Roman" w:hAnsi="Times New Roman" w:cs="Times New Roman"/>
                <w:b/>
                <w:noProof/>
              </w:rPr>
              <w:t>Thiết kế dữ liệu</w:t>
            </w:r>
            <w:r w:rsidR="00DE3971">
              <w:rPr>
                <w:noProof/>
                <w:webHidden/>
              </w:rPr>
              <w:tab/>
            </w:r>
            <w:r w:rsidR="00DE3971">
              <w:rPr>
                <w:noProof/>
                <w:webHidden/>
              </w:rPr>
              <w:fldChar w:fldCharType="begin"/>
            </w:r>
            <w:r w:rsidR="00DE3971">
              <w:rPr>
                <w:noProof/>
                <w:webHidden/>
              </w:rPr>
              <w:instrText xml:space="preserve"> PAGEREF _Toc403367849 \h </w:instrText>
            </w:r>
            <w:r w:rsidR="00DE3971">
              <w:rPr>
                <w:noProof/>
                <w:webHidden/>
              </w:rPr>
            </w:r>
            <w:r w:rsidR="00DE3971">
              <w:rPr>
                <w:noProof/>
                <w:webHidden/>
              </w:rPr>
              <w:fldChar w:fldCharType="separate"/>
            </w:r>
            <w:r w:rsidR="00680052">
              <w:rPr>
                <w:noProof/>
                <w:webHidden/>
              </w:rPr>
              <w:t>36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50" w:history="1">
            <w:r w:rsidR="00DE3971" w:rsidRPr="006011B1">
              <w:rPr>
                <w:rStyle w:val="Hyperlink"/>
                <w:rFonts w:ascii="Times New Roman" w:hAnsi="Times New Roman" w:cs="Times New Roman"/>
                <w:b/>
                <w:noProof/>
              </w:rPr>
              <w:t>4.1</w:t>
            </w:r>
            <w:r w:rsidR="00DE3971">
              <w:rPr>
                <w:noProof/>
              </w:rPr>
              <w:tab/>
            </w:r>
            <w:r w:rsidR="00DE3971" w:rsidRPr="006011B1">
              <w:rPr>
                <w:rStyle w:val="Hyperlink"/>
                <w:rFonts w:ascii="Times New Roman" w:hAnsi="Times New Roman" w:cs="Times New Roman"/>
                <w:b/>
                <w:noProof/>
              </w:rPr>
              <w:t>Mô tả dữ liệu</w:t>
            </w:r>
            <w:r w:rsidR="00DE3971">
              <w:rPr>
                <w:noProof/>
                <w:webHidden/>
              </w:rPr>
              <w:tab/>
            </w:r>
            <w:r w:rsidR="00DE3971">
              <w:rPr>
                <w:noProof/>
                <w:webHidden/>
              </w:rPr>
              <w:fldChar w:fldCharType="begin"/>
            </w:r>
            <w:r w:rsidR="00DE3971">
              <w:rPr>
                <w:noProof/>
                <w:webHidden/>
              </w:rPr>
              <w:instrText xml:space="preserve"> PAGEREF _Toc403367850 \h </w:instrText>
            </w:r>
            <w:r w:rsidR="00DE3971">
              <w:rPr>
                <w:noProof/>
                <w:webHidden/>
              </w:rPr>
            </w:r>
            <w:r w:rsidR="00DE3971">
              <w:rPr>
                <w:noProof/>
                <w:webHidden/>
              </w:rPr>
              <w:fldChar w:fldCharType="separate"/>
            </w:r>
            <w:r w:rsidR="00680052">
              <w:rPr>
                <w:noProof/>
                <w:webHidden/>
              </w:rPr>
              <w:t>36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51" w:history="1">
            <w:r w:rsidR="00DE3971" w:rsidRPr="006011B1">
              <w:rPr>
                <w:rStyle w:val="Hyperlink"/>
                <w:rFonts w:ascii="Times New Roman" w:hAnsi="Times New Roman" w:cs="Times New Roman"/>
                <w:b/>
                <w:noProof/>
              </w:rPr>
              <w:t>4.2</w:t>
            </w:r>
            <w:r w:rsidR="00DE3971">
              <w:rPr>
                <w:noProof/>
              </w:rPr>
              <w:tab/>
            </w:r>
            <w:r w:rsidR="00DE3971" w:rsidRPr="006011B1">
              <w:rPr>
                <w:rStyle w:val="Hyperlink"/>
                <w:rFonts w:ascii="Times New Roman" w:hAnsi="Times New Roman" w:cs="Times New Roman"/>
                <w:b/>
                <w:noProof/>
              </w:rPr>
              <w:t>Từ điển dữ liệu</w:t>
            </w:r>
            <w:r w:rsidR="00DE3971">
              <w:rPr>
                <w:noProof/>
                <w:webHidden/>
              </w:rPr>
              <w:tab/>
            </w:r>
            <w:r w:rsidR="00DE3971">
              <w:rPr>
                <w:noProof/>
                <w:webHidden/>
              </w:rPr>
              <w:fldChar w:fldCharType="begin"/>
            </w:r>
            <w:r w:rsidR="00DE3971">
              <w:rPr>
                <w:noProof/>
                <w:webHidden/>
              </w:rPr>
              <w:instrText xml:space="preserve"> PAGEREF _Toc403367851 \h </w:instrText>
            </w:r>
            <w:r w:rsidR="00DE3971">
              <w:rPr>
                <w:noProof/>
                <w:webHidden/>
              </w:rPr>
            </w:r>
            <w:r w:rsidR="00DE3971">
              <w:rPr>
                <w:noProof/>
                <w:webHidden/>
              </w:rPr>
              <w:fldChar w:fldCharType="separate"/>
            </w:r>
            <w:r w:rsidR="00680052">
              <w:rPr>
                <w:noProof/>
                <w:webHidden/>
              </w:rPr>
              <w:t>37</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852" w:history="1">
            <w:r w:rsidR="00DE3971" w:rsidRPr="006011B1">
              <w:rPr>
                <w:rStyle w:val="Hyperlink"/>
                <w:rFonts w:ascii="Times New Roman" w:hAnsi="Times New Roman" w:cs="Times New Roman"/>
                <w:b/>
                <w:noProof/>
              </w:rPr>
              <w:t>5.</w:t>
            </w:r>
            <w:r w:rsidR="00DE3971">
              <w:rPr>
                <w:rFonts w:eastAsiaTheme="minorEastAsia"/>
                <w:noProof/>
              </w:rPr>
              <w:tab/>
            </w:r>
            <w:r w:rsidR="00DE3971" w:rsidRPr="006011B1">
              <w:rPr>
                <w:rStyle w:val="Hyperlink"/>
                <w:rFonts w:ascii="Times New Roman" w:hAnsi="Times New Roman" w:cs="Times New Roman"/>
                <w:b/>
                <w:noProof/>
              </w:rPr>
              <w:t>Thiết kế theo chức năng</w:t>
            </w:r>
            <w:r w:rsidR="00DE3971">
              <w:rPr>
                <w:noProof/>
                <w:webHidden/>
              </w:rPr>
              <w:tab/>
            </w:r>
            <w:r w:rsidR="00DE3971">
              <w:rPr>
                <w:noProof/>
                <w:webHidden/>
              </w:rPr>
              <w:fldChar w:fldCharType="begin"/>
            </w:r>
            <w:r w:rsidR="00DE3971">
              <w:rPr>
                <w:noProof/>
                <w:webHidden/>
              </w:rPr>
              <w:instrText xml:space="preserve"> PAGEREF _Toc403367852 \h </w:instrText>
            </w:r>
            <w:r w:rsidR="00DE3971">
              <w:rPr>
                <w:noProof/>
                <w:webHidden/>
              </w:rPr>
            </w:r>
            <w:r w:rsidR="00DE3971">
              <w:rPr>
                <w:noProof/>
                <w:webHidden/>
              </w:rPr>
              <w:fldChar w:fldCharType="separate"/>
            </w:r>
            <w:r w:rsidR="00680052">
              <w:rPr>
                <w:noProof/>
                <w:webHidden/>
              </w:rPr>
              <w:t>46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53" w:history="1">
            <w:r w:rsidR="00DE3971" w:rsidRPr="006011B1">
              <w:rPr>
                <w:rStyle w:val="Hyperlink"/>
                <w:rFonts w:ascii="Times New Roman" w:hAnsi="Times New Roman" w:cs="Times New Roman"/>
                <w:b/>
                <w:noProof/>
              </w:rPr>
              <w:t>5.1</w:t>
            </w:r>
            <w:r w:rsidR="00DE3971">
              <w:rPr>
                <w:noProof/>
              </w:rPr>
              <w:tab/>
            </w:r>
            <w:r w:rsidR="00DE3971" w:rsidRPr="006011B1">
              <w:rPr>
                <w:rStyle w:val="Hyperlink"/>
                <w:rFonts w:ascii="Times New Roman" w:hAnsi="Times New Roman" w:cs="Times New Roman"/>
                <w:b/>
                <w:noProof/>
              </w:rPr>
              <w:t>Chức năng đăng nhập</w:t>
            </w:r>
            <w:r w:rsidR="00DE3971">
              <w:rPr>
                <w:noProof/>
                <w:webHidden/>
              </w:rPr>
              <w:tab/>
            </w:r>
            <w:r w:rsidR="00DE3971">
              <w:rPr>
                <w:noProof/>
                <w:webHidden/>
              </w:rPr>
              <w:fldChar w:fldCharType="begin"/>
            </w:r>
            <w:r w:rsidR="00DE3971">
              <w:rPr>
                <w:noProof/>
                <w:webHidden/>
              </w:rPr>
              <w:instrText xml:space="preserve"> PAGEREF _Toc403367853 \h </w:instrText>
            </w:r>
            <w:r w:rsidR="00DE3971">
              <w:rPr>
                <w:noProof/>
                <w:webHidden/>
              </w:rPr>
            </w:r>
            <w:r w:rsidR="00DE3971">
              <w:rPr>
                <w:noProof/>
                <w:webHidden/>
              </w:rPr>
              <w:fldChar w:fldCharType="separate"/>
            </w:r>
            <w:r w:rsidR="00680052">
              <w:rPr>
                <w:noProof/>
                <w:webHidden/>
              </w:rPr>
              <w:t>46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54" w:history="1">
            <w:r w:rsidR="00DE3971" w:rsidRPr="006011B1">
              <w:rPr>
                <w:rStyle w:val="Hyperlink"/>
                <w:rFonts w:ascii="Times New Roman" w:hAnsi="Times New Roman" w:cs="Times New Roman"/>
                <w:b/>
                <w:noProof/>
              </w:rPr>
              <w:t>5.2</w:t>
            </w:r>
            <w:r w:rsidR="00DE3971">
              <w:rPr>
                <w:noProof/>
              </w:rPr>
              <w:tab/>
            </w:r>
            <w:r w:rsidR="00DE3971" w:rsidRPr="006011B1">
              <w:rPr>
                <w:rStyle w:val="Hyperlink"/>
                <w:rFonts w:ascii="Times New Roman" w:hAnsi="Times New Roman" w:cs="Times New Roman"/>
                <w:b/>
                <w:noProof/>
              </w:rPr>
              <w:t>Chức năng đăng xuất</w:t>
            </w:r>
            <w:r w:rsidR="00DE3971">
              <w:rPr>
                <w:noProof/>
                <w:webHidden/>
              </w:rPr>
              <w:tab/>
            </w:r>
            <w:r w:rsidR="00DE3971">
              <w:rPr>
                <w:noProof/>
                <w:webHidden/>
              </w:rPr>
              <w:fldChar w:fldCharType="begin"/>
            </w:r>
            <w:r w:rsidR="00DE3971">
              <w:rPr>
                <w:noProof/>
                <w:webHidden/>
              </w:rPr>
              <w:instrText xml:space="preserve"> PAGEREF _Toc403367854 \h </w:instrText>
            </w:r>
            <w:r w:rsidR="00DE3971">
              <w:rPr>
                <w:noProof/>
                <w:webHidden/>
              </w:rPr>
            </w:r>
            <w:r w:rsidR="00DE3971">
              <w:rPr>
                <w:noProof/>
                <w:webHidden/>
              </w:rPr>
              <w:fldChar w:fldCharType="separate"/>
            </w:r>
            <w:r w:rsidR="00680052">
              <w:rPr>
                <w:noProof/>
                <w:webHidden/>
              </w:rPr>
              <w:t>48</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55" w:history="1">
            <w:r w:rsidR="00DE3971" w:rsidRPr="006011B1">
              <w:rPr>
                <w:rStyle w:val="Hyperlink"/>
                <w:rFonts w:ascii="Times New Roman" w:hAnsi="Times New Roman" w:cs="Times New Roman"/>
                <w:b/>
                <w:noProof/>
              </w:rPr>
              <w:t>5.3</w:t>
            </w:r>
            <w:r w:rsidR="00DE3971">
              <w:rPr>
                <w:noProof/>
              </w:rPr>
              <w:tab/>
            </w:r>
            <w:r w:rsidR="00DE3971" w:rsidRPr="006011B1">
              <w:rPr>
                <w:rStyle w:val="Hyperlink"/>
                <w:rFonts w:ascii="Times New Roman" w:hAnsi="Times New Roman" w:cs="Times New Roman"/>
                <w:b/>
                <w:noProof/>
              </w:rPr>
              <w:t>Chức năng đăng ký</w:t>
            </w:r>
            <w:r w:rsidR="00DE3971">
              <w:rPr>
                <w:noProof/>
                <w:webHidden/>
              </w:rPr>
              <w:tab/>
            </w:r>
            <w:r w:rsidR="00DE3971">
              <w:rPr>
                <w:noProof/>
                <w:webHidden/>
              </w:rPr>
              <w:fldChar w:fldCharType="begin"/>
            </w:r>
            <w:r w:rsidR="00DE3971">
              <w:rPr>
                <w:noProof/>
                <w:webHidden/>
              </w:rPr>
              <w:instrText xml:space="preserve"> PAGEREF _Toc403367855 \h </w:instrText>
            </w:r>
            <w:r w:rsidR="00DE3971">
              <w:rPr>
                <w:noProof/>
                <w:webHidden/>
              </w:rPr>
            </w:r>
            <w:r w:rsidR="00DE3971">
              <w:rPr>
                <w:noProof/>
                <w:webHidden/>
              </w:rPr>
              <w:fldChar w:fldCharType="separate"/>
            </w:r>
            <w:r w:rsidR="00680052">
              <w:rPr>
                <w:noProof/>
                <w:webHidden/>
              </w:rPr>
              <w:t>50</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56" w:history="1">
            <w:r w:rsidR="00DE3971" w:rsidRPr="006011B1">
              <w:rPr>
                <w:rStyle w:val="Hyperlink"/>
                <w:rFonts w:ascii="Times New Roman" w:hAnsi="Times New Roman" w:cs="Times New Roman"/>
                <w:b/>
                <w:noProof/>
              </w:rPr>
              <w:t>5.4</w:t>
            </w:r>
            <w:r w:rsidR="00DE3971">
              <w:rPr>
                <w:noProof/>
              </w:rPr>
              <w:tab/>
            </w:r>
            <w:r w:rsidR="00DE3971" w:rsidRPr="006011B1">
              <w:rPr>
                <w:rStyle w:val="Hyperlink"/>
                <w:rFonts w:ascii="Times New Roman" w:hAnsi="Times New Roman" w:cs="Times New Roman"/>
                <w:b/>
                <w:noProof/>
              </w:rPr>
              <w:t>Chức năng yêu cầu lấy lại mật khẩu</w:t>
            </w:r>
            <w:r w:rsidR="00DE3971">
              <w:rPr>
                <w:noProof/>
                <w:webHidden/>
              </w:rPr>
              <w:tab/>
            </w:r>
            <w:r w:rsidR="00DE3971">
              <w:rPr>
                <w:noProof/>
                <w:webHidden/>
              </w:rPr>
              <w:fldChar w:fldCharType="begin"/>
            </w:r>
            <w:r w:rsidR="00DE3971">
              <w:rPr>
                <w:noProof/>
                <w:webHidden/>
              </w:rPr>
              <w:instrText xml:space="preserve"> PAGEREF _Toc403367856 \h </w:instrText>
            </w:r>
            <w:r w:rsidR="00DE3971">
              <w:rPr>
                <w:noProof/>
                <w:webHidden/>
              </w:rPr>
            </w:r>
            <w:r w:rsidR="00DE3971">
              <w:rPr>
                <w:noProof/>
                <w:webHidden/>
              </w:rPr>
              <w:fldChar w:fldCharType="separate"/>
            </w:r>
            <w:r w:rsidR="00680052">
              <w:rPr>
                <w:noProof/>
                <w:webHidden/>
              </w:rPr>
              <w:t>53</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57" w:history="1">
            <w:r w:rsidR="00DE3971" w:rsidRPr="006011B1">
              <w:rPr>
                <w:rStyle w:val="Hyperlink"/>
                <w:rFonts w:ascii="Times New Roman" w:hAnsi="Times New Roman" w:cs="Times New Roman"/>
                <w:b/>
                <w:noProof/>
              </w:rPr>
              <w:t>5.5</w:t>
            </w:r>
            <w:r w:rsidR="00DE3971">
              <w:rPr>
                <w:noProof/>
              </w:rPr>
              <w:tab/>
            </w:r>
            <w:r w:rsidR="00DE3971" w:rsidRPr="006011B1">
              <w:rPr>
                <w:rStyle w:val="Hyperlink"/>
                <w:rFonts w:ascii="Times New Roman" w:hAnsi="Times New Roman" w:cs="Times New Roman"/>
                <w:b/>
                <w:noProof/>
              </w:rPr>
              <w:t>Chức năng đổi mật khẩu</w:t>
            </w:r>
            <w:r w:rsidR="00DE3971">
              <w:rPr>
                <w:noProof/>
                <w:webHidden/>
              </w:rPr>
              <w:tab/>
            </w:r>
            <w:r w:rsidR="00DE3971">
              <w:rPr>
                <w:noProof/>
                <w:webHidden/>
              </w:rPr>
              <w:fldChar w:fldCharType="begin"/>
            </w:r>
            <w:r w:rsidR="00DE3971">
              <w:rPr>
                <w:noProof/>
                <w:webHidden/>
              </w:rPr>
              <w:instrText xml:space="preserve"> PAGEREF _Toc403367857 \h </w:instrText>
            </w:r>
            <w:r w:rsidR="00DE3971">
              <w:rPr>
                <w:noProof/>
                <w:webHidden/>
              </w:rPr>
            </w:r>
            <w:r w:rsidR="00DE3971">
              <w:rPr>
                <w:noProof/>
                <w:webHidden/>
              </w:rPr>
              <w:fldChar w:fldCharType="separate"/>
            </w:r>
            <w:r w:rsidR="00680052">
              <w:rPr>
                <w:noProof/>
                <w:webHidden/>
              </w:rPr>
              <w:t>55</w:t>
            </w:r>
            <w:r w:rsidR="00DE3971">
              <w:rPr>
                <w:noProof/>
                <w:webHidden/>
              </w:rPr>
              <w:fldChar w:fldCharType="end"/>
            </w:r>
          </w:hyperlink>
        </w:p>
        <w:p w:rsidR="00DE3971" w:rsidRDefault="00721850" w:rsidP="00DE3971">
          <w:pPr>
            <w:pStyle w:val="TOC2"/>
            <w:tabs>
              <w:tab w:val="left" w:pos="880"/>
              <w:tab w:val="right" w:leader="dot" w:pos="9350"/>
            </w:tabs>
            <w:ind w:firstLine="206"/>
            <w:rPr>
              <w:rFonts w:eastAsiaTheme="minorEastAsia"/>
              <w:noProof/>
            </w:rPr>
          </w:pPr>
          <w:hyperlink w:anchor="_Toc403367858" w:history="1">
            <w:r w:rsidR="00DE3971" w:rsidRPr="006011B1">
              <w:rPr>
                <w:rStyle w:val="Hyperlink"/>
                <w:rFonts w:ascii="Times New Roman" w:hAnsi="Times New Roman" w:cs="Times New Roman"/>
                <w:b/>
                <w:noProof/>
              </w:rPr>
              <w:t>5.6</w:t>
            </w:r>
            <w:r w:rsidR="00DE3971">
              <w:rPr>
                <w:rFonts w:eastAsiaTheme="minorEastAsia"/>
                <w:noProof/>
              </w:rPr>
              <w:tab/>
              <w:t xml:space="preserve">    </w:t>
            </w:r>
            <w:r w:rsidR="00DE3971" w:rsidRPr="006011B1">
              <w:rPr>
                <w:rStyle w:val="Hyperlink"/>
                <w:rFonts w:ascii="Times New Roman" w:hAnsi="Times New Roman" w:cs="Times New Roman"/>
                <w:b/>
                <w:noProof/>
              </w:rPr>
              <w:t>Chức năng xem thông tin nhà trọ</w:t>
            </w:r>
            <w:r w:rsidR="00DE3971">
              <w:rPr>
                <w:noProof/>
                <w:webHidden/>
              </w:rPr>
              <w:tab/>
            </w:r>
            <w:r w:rsidR="00DE3971">
              <w:rPr>
                <w:noProof/>
                <w:webHidden/>
              </w:rPr>
              <w:fldChar w:fldCharType="begin"/>
            </w:r>
            <w:r w:rsidR="00DE3971">
              <w:rPr>
                <w:noProof/>
                <w:webHidden/>
              </w:rPr>
              <w:instrText xml:space="preserve"> PAGEREF _Toc403367858 \h </w:instrText>
            </w:r>
            <w:r w:rsidR="00DE3971">
              <w:rPr>
                <w:noProof/>
                <w:webHidden/>
              </w:rPr>
            </w:r>
            <w:r w:rsidR="00DE3971">
              <w:rPr>
                <w:noProof/>
                <w:webHidden/>
              </w:rPr>
              <w:fldChar w:fldCharType="separate"/>
            </w:r>
            <w:r w:rsidR="00680052">
              <w:rPr>
                <w:noProof/>
                <w:webHidden/>
              </w:rPr>
              <w:t>58</w:t>
            </w:r>
            <w:r w:rsidR="00DE3971">
              <w:rPr>
                <w:noProof/>
                <w:webHidden/>
              </w:rPr>
              <w:fldChar w:fldCharType="end"/>
            </w:r>
          </w:hyperlink>
        </w:p>
        <w:p w:rsidR="00DE3971" w:rsidRDefault="00DE3971" w:rsidP="00DE3971">
          <w:pPr>
            <w:pStyle w:val="TOC2"/>
            <w:tabs>
              <w:tab w:val="left" w:pos="880"/>
              <w:tab w:val="right" w:leader="dot" w:pos="9350"/>
            </w:tabs>
            <w:rPr>
              <w:rFonts w:eastAsiaTheme="minorEastAsia"/>
              <w:noProof/>
            </w:rPr>
          </w:pPr>
          <w:r>
            <w:rPr>
              <w:rStyle w:val="Hyperlink"/>
              <w:noProof/>
            </w:rPr>
            <w:t xml:space="preserve">    </w:t>
          </w:r>
          <w:hyperlink w:anchor="_Toc403367859" w:history="1">
            <w:r>
              <w:rPr>
                <w:rStyle w:val="Hyperlink"/>
                <w:rFonts w:ascii="Times New Roman" w:hAnsi="Times New Roman" w:cs="Times New Roman"/>
                <w:b/>
                <w:noProof/>
              </w:rPr>
              <w:t xml:space="preserve">5.7 </w:t>
            </w:r>
            <w:r w:rsidRPr="006011B1">
              <w:rPr>
                <w:rStyle w:val="Hyperlink"/>
                <w:rFonts w:ascii="Times New Roman" w:hAnsi="Times New Roman" w:cs="Times New Roman"/>
                <w:b/>
                <w:noProof/>
              </w:rPr>
              <w:t>Chức năng tìm nhà trọ</w:t>
            </w:r>
            <w:r>
              <w:rPr>
                <w:noProof/>
                <w:webHidden/>
              </w:rPr>
              <w:tab/>
            </w:r>
            <w:r>
              <w:rPr>
                <w:noProof/>
                <w:webHidden/>
              </w:rPr>
              <w:fldChar w:fldCharType="begin"/>
            </w:r>
            <w:r>
              <w:rPr>
                <w:noProof/>
                <w:webHidden/>
              </w:rPr>
              <w:instrText xml:space="preserve"> PAGEREF _Toc403367859 \h </w:instrText>
            </w:r>
            <w:r>
              <w:rPr>
                <w:noProof/>
                <w:webHidden/>
              </w:rPr>
            </w:r>
            <w:r>
              <w:rPr>
                <w:noProof/>
                <w:webHidden/>
              </w:rPr>
              <w:fldChar w:fldCharType="separate"/>
            </w:r>
            <w:r w:rsidR="00680052">
              <w:rPr>
                <w:noProof/>
                <w:webHidden/>
              </w:rPr>
              <w:t>61</w:t>
            </w:r>
            <w:r>
              <w:rPr>
                <w:noProof/>
                <w:webHidden/>
              </w:rPr>
              <w:fldChar w:fldCharType="end"/>
            </w:r>
          </w:hyperlink>
        </w:p>
        <w:p w:rsidR="00DE3971" w:rsidRDefault="00DE3971">
          <w:pPr>
            <w:pStyle w:val="TOC2"/>
            <w:tabs>
              <w:tab w:val="left" w:pos="880"/>
              <w:tab w:val="right" w:leader="dot" w:pos="9350"/>
            </w:tabs>
            <w:rPr>
              <w:rFonts w:eastAsiaTheme="minorEastAsia"/>
              <w:noProof/>
            </w:rPr>
          </w:pPr>
          <w:r>
            <w:rPr>
              <w:rStyle w:val="Hyperlink"/>
              <w:noProof/>
            </w:rPr>
            <w:lastRenderedPageBreak/>
            <w:t xml:space="preserve">     </w:t>
          </w:r>
          <w:hyperlink w:anchor="_Toc403367860" w:history="1">
            <w:r w:rsidRPr="006011B1">
              <w:rPr>
                <w:rStyle w:val="Hyperlink"/>
                <w:rFonts w:ascii="Times New Roman" w:hAnsi="Times New Roman" w:cs="Times New Roman"/>
                <w:b/>
                <w:noProof/>
              </w:rPr>
              <w:t>5.8</w:t>
            </w:r>
            <w:r>
              <w:rPr>
                <w:rFonts w:eastAsiaTheme="minorEastAsia"/>
                <w:noProof/>
              </w:rPr>
              <w:tab/>
            </w:r>
            <w:r w:rsidRPr="006011B1">
              <w:rPr>
                <w:rStyle w:val="Hyperlink"/>
                <w:rFonts w:ascii="Times New Roman" w:hAnsi="Times New Roman" w:cs="Times New Roman"/>
                <w:b/>
                <w:noProof/>
              </w:rPr>
              <w:t>Chức năng cập nhật tin đăng:</w:t>
            </w:r>
            <w:r>
              <w:rPr>
                <w:noProof/>
                <w:webHidden/>
              </w:rPr>
              <w:tab/>
            </w:r>
            <w:r>
              <w:rPr>
                <w:noProof/>
                <w:webHidden/>
              </w:rPr>
              <w:fldChar w:fldCharType="begin"/>
            </w:r>
            <w:r>
              <w:rPr>
                <w:noProof/>
                <w:webHidden/>
              </w:rPr>
              <w:instrText xml:space="preserve"> PAGEREF _Toc403367860 \h </w:instrText>
            </w:r>
            <w:r>
              <w:rPr>
                <w:noProof/>
                <w:webHidden/>
              </w:rPr>
            </w:r>
            <w:r>
              <w:rPr>
                <w:noProof/>
                <w:webHidden/>
              </w:rPr>
              <w:fldChar w:fldCharType="separate"/>
            </w:r>
            <w:r w:rsidR="00680052">
              <w:rPr>
                <w:noProof/>
                <w:webHidden/>
              </w:rPr>
              <w:t>63</w:t>
            </w:r>
            <w:r>
              <w:rPr>
                <w:noProof/>
                <w:webHidden/>
              </w:rPr>
              <w:fldChar w:fldCharType="end"/>
            </w:r>
          </w:hyperlink>
        </w:p>
        <w:p w:rsidR="00DE3971" w:rsidRDefault="00DE3971">
          <w:pPr>
            <w:pStyle w:val="TOC2"/>
            <w:tabs>
              <w:tab w:val="left" w:pos="880"/>
              <w:tab w:val="right" w:leader="dot" w:pos="9350"/>
            </w:tabs>
            <w:rPr>
              <w:rFonts w:eastAsiaTheme="minorEastAsia"/>
              <w:noProof/>
            </w:rPr>
          </w:pPr>
          <w:r>
            <w:rPr>
              <w:rStyle w:val="Hyperlink"/>
              <w:noProof/>
            </w:rPr>
            <w:t xml:space="preserve">     </w:t>
          </w:r>
          <w:hyperlink w:anchor="_Toc403367861" w:history="1">
            <w:r w:rsidRPr="006011B1">
              <w:rPr>
                <w:rStyle w:val="Hyperlink"/>
                <w:rFonts w:ascii="Times New Roman" w:hAnsi="Times New Roman" w:cs="Times New Roman"/>
                <w:b/>
                <w:noProof/>
              </w:rPr>
              <w:t>5.9</w:t>
            </w:r>
            <w:r>
              <w:rPr>
                <w:rFonts w:eastAsiaTheme="minorEastAsia"/>
                <w:noProof/>
              </w:rPr>
              <w:tab/>
            </w:r>
            <w:r w:rsidRPr="006011B1">
              <w:rPr>
                <w:rStyle w:val="Hyperlink"/>
                <w:rFonts w:ascii="Times New Roman" w:hAnsi="Times New Roman" w:cs="Times New Roman"/>
                <w:b/>
                <w:noProof/>
              </w:rPr>
              <w:t>Chức năng quản lý danh sách chủ nhà trọ và nhà trọ</w:t>
            </w:r>
            <w:r>
              <w:rPr>
                <w:noProof/>
                <w:webHidden/>
              </w:rPr>
              <w:tab/>
            </w:r>
            <w:r>
              <w:rPr>
                <w:noProof/>
                <w:webHidden/>
              </w:rPr>
              <w:fldChar w:fldCharType="begin"/>
            </w:r>
            <w:r>
              <w:rPr>
                <w:noProof/>
                <w:webHidden/>
              </w:rPr>
              <w:instrText xml:space="preserve"> PAGEREF _Toc403367861 \h </w:instrText>
            </w:r>
            <w:r>
              <w:rPr>
                <w:noProof/>
                <w:webHidden/>
              </w:rPr>
            </w:r>
            <w:r>
              <w:rPr>
                <w:noProof/>
                <w:webHidden/>
              </w:rPr>
              <w:fldChar w:fldCharType="separate"/>
            </w:r>
            <w:r w:rsidR="00680052">
              <w:rPr>
                <w:noProof/>
                <w:webHidden/>
              </w:rPr>
              <w:t>68</w:t>
            </w:r>
            <w:r>
              <w:rPr>
                <w:noProof/>
                <w:webHidden/>
              </w:rPr>
              <w:fldChar w:fldCharType="end"/>
            </w:r>
          </w:hyperlink>
        </w:p>
        <w:p w:rsidR="00DE3971" w:rsidRDefault="00DE3971">
          <w:pPr>
            <w:pStyle w:val="TOC2"/>
            <w:tabs>
              <w:tab w:val="left" w:pos="880"/>
              <w:tab w:val="right" w:leader="dot" w:pos="9350"/>
            </w:tabs>
            <w:rPr>
              <w:rFonts w:eastAsiaTheme="minorEastAsia"/>
              <w:noProof/>
            </w:rPr>
          </w:pPr>
          <w:r>
            <w:rPr>
              <w:rStyle w:val="Hyperlink"/>
              <w:noProof/>
            </w:rPr>
            <w:t xml:space="preserve">     </w:t>
          </w:r>
          <w:hyperlink w:anchor="_Toc403367862" w:history="1">
            <w:r w:rsidRPr="006011B1">
              <w:rPr>
                <w:rStyle w:val="Hyperlink"/>
                <w:rFonts w:ascii="Times New Roman" w:hAnsi="Times New Roman" w:cs="Times New Roman"/>
                <w:b/>
                <w:noProof/>
              </w:rPr>
              <w:t>5.10</w:t>
            </w:r>
            <w:r>
              <w:rPr>
                <w:rFonts w:eastAsiaTheme="minorEastAsia"/>
                <w:noProof/>
              </w:rPr>
              <w:tab/>
            </w:r>
            <w:r w:rsidRPr="006011B1">
              <w:rPr>
                <w:rStyle w:val="Hyperlink"/>
                <w:rFonts w:ascii="Times New Roman" w:hAnsi="Times New Roman" w:cs="Times New Roman"/>
                <w:b/>
                <w:noProof/>
              </w:rPr>
              <w:t>Chức năng quản lý người dùng</w:t>
            </w:r>
            <w:r>
              <w:rPr>
                <w:noProof/>
                <w:webHidden/>
              </w:rPr>
              <w:tab/>
            </w:r>
            <w:r>
              <w:rPr>
                <w:noProof/>
                <w:webHidden/>
              </w:rPr>
              <w:fldChar w:fldCharType="begin"/>
            </w:r>
            <w:r>
              <w:rPr>
                <w:noProof/>
                <w:webHidden/>
              </w:rPr>
              <w:instrText xml:space="preserve"> PAGEREF _Toc403367862 \h </w:instrText>
            </w:r>
            <w:r>
              <w:rPr>
                <w:noProof/>
                <w:webHidden/>
              </w:rPr>
            </w:r>
            <w:r>
              <w:rPr>
                <w:noProof/>
                <w:webHidden/>
              </w:rPr>
              <w:fldChar w:fldCharType="separate"/>
            </w:r>
            <w:r w:rsidR="00680052">
              <w:rPr>
                <w:noProof/>
                <w:webHidden/>
              </w:rPr>
              <w:t>70</w:t>
            </w:r>
            <w:r>
              <w:rPr>
                <w:noProof/>
                <w:webHidden/>
              </w:rPr>
              <w:fldChar w:fldCharType="end"/>
            </w:r>
          </w:hyperlink>
        </w:p>
        <w:p w:rsidR="00DE3971" w:rsidRDefault="00DE3971">
          <w:pPr>
            <w:pStyle w:val="TOC2"/>
            <w:tabs>
              <w:tab w:val="left" w:pos="880"/>
              <w:tab w:val="right" w:leader="dot" w:pos="9350"/>
            </w:tabs>
            <w:rPr>
              <w:rFonts w:eastAsiaTheme="minorEastAsia"/>
              <w:noProof/>
            </w:rPr>
          </w:pPr>
          <w:r>
            <w:rPr>
              <w:rStyle w:val="Hyperlink"/>
              <w:noProof/>
            </w:rPr>
            <w:t xml:space="preserve">     </w:t>
          </w:r>
          <w:hyperlink w:anchor="_Toc403367863" w:history="1">
            <w:r w:rsidRPr="006011B1">
              <w:rPr>
                <w:rStyle w:val="Hyperlink"/>
                <w:rFonts w:ascii="Times New Roman" w:hAnsi="Times New Roman" w:cs="Times New Roman"/>
                <w:b/>
                <w:noProof/>
              </w:rPr>
              <w:t>5.11</w:t>
            </w:r>
            <w:r>
              <w:rPr>
                <w:rFonts w:eastAsiaTheme="minorEastAsia"/>
                <w:noProof/>
              </w:rPr>
              <w:tab/>
            </w:r>
            <w:r w:rsidRPr="006011B1">
              <w:rPr>
                <w:rStyle w:val="Hyperlink"/>
                <w:rFonts w:ascii="Times New Roman" w:hAnsi="Times New Roman" w:cs="Times New Roman"/>
                <w:b/>
                <w:noProof/>
              </w:rPr>
              <w:t>Chức năng bình luận</w:t>
            </w:r>
            <w:r>
              <w:rPr>
                <w:noProof/>
                <w:webHidden/>
              </w:rPr>
              <w:tab/>
            </w:r>
            <w:r>
              <w:rPr>
                <w:noProof/>
                <w:webHidden/>
              </w:rPr>
              <w:fldChar w:fldCharType="begin"/>
            </w:r>
            <w:r>
              <w:rPr>
                <w:noProof/>
                <w:webHidden/>
              </w:rPr>
              <w:instrText xml:space="preserve"> PAGEREF _Toc403367863 \h </w:instrText>
            </w:r>
            <w:r>
              <w:rPr>
                <w:noProof/>
                <w:webHidden/>
              </w:rPr>
            </w:r>
            <w:r>
              <w:rPr>
                <w:noProof/>
                <w:webHidden/>
              </w:rPr>
              <w:fldChar w:fldCharType="separate"/>
            </w:r>
            <w:r w:rsidR="00680052">
              <w:rPr>
                <w:noProof/>
                <w:webHidden/>
              </w:rPr>
              <w:t>73</w:t>
            </w:r>
            <w:r>
              <w:rPr>
                <w:noProof/>
                <w:webHidden/>
              </w:rPr>
              <w:fldChar w:fldCharType="end"/>
            </w:r>
          </w:hyperlink>
        </w:p>
        <w:p w:rsidR="00DE3971" w:rsidRDefault="00DE3971">
          <w:pPr>
            <w:pStyle w:val="TOC2"/>
            <w:tabs>
              <w:tab w:val="left" w:pos="880"/>
              <w:tab w:val="right" w:leader="dot" w:pos="9350"/>
            </w:tabs>
            <w:rPr>
              <w:rFonts w:eastAsiaTheme="minorEastAsia"/>
              <w:noProof/>
            </w:rPr>
          </w:pPr>
          <w:r>
            <w:rPr>
              <w:rStyle w:val="Hyperlink"/>
              <w:noProof/>
            </w:rPr>
            <w:t xml:space="preserve">     </w:t>
          </w:r>
          <w:hyperlink w:anchor="_Toc403367865" w:history="1">
            <w:r w:rsidRPr="006011B1">
              <w:rPr>
                <w:rStyle w:val="Hyperlink"/>
                <w:rFonts w:ascii="Times New Roman" w:hAnsi="Times New Roman" w:cs="Times New Roman"/>
                <w:b/>
                <w:noProof/>
              </w:rPr>
              <w:t>5.12</w:t>
            </w:r>
            <w:r>
              <w:rPr>
                <w:rFonts w:eastAsiaTheme="minorEastAsia"/>
                <w:noProof/>
              </w:rPr>
              <w:tab/>
            </w:r>
            <w:r w:rsidRPr="006011B1">
              <w:rPr>
                <w:rStyle w:val="Hyperlink"/>
                <w:rFonts w:ascii="Times New Roman" w:hAnsi="Times New Roman" w:cs="Times New Roman"/>
                <w:b/>
                <w:noProof/>
              </w:rPr>
              <w:t>Chức năng quản lý bình luận</w:t>
            </w:r>
            <w:r>
              <w:rPr>
                <w:noProof/>
                <w:webHidden/>
              </w:rPr>
              <w:tab/>
            </w:r>
            <w:r>
              <w:rPr>
                <w:noProof/>
                <w:webHidden/>
              </w:rPr>
              <w:fldChar w:fldCharType="begin"/>
            </w:r>
            <w:r>
              <w:rPr>
                <w:noProof/>
                <w:webHidden/>
              </w:rPr>
              <w:instrText xml:space="preserve"> PAGEREF _Toc403367865 \h </w:instrText>
            </w:r>
            <w:r>
              <w:rPr>
                <w:noProof/>
                <w:webHidden/>
              </w:rPr>
            </w:r>
            <w:r>
              <w:rPr>
                <w:noProof/>
                <w:webHidden/>
              </w:rPr>
              <w:fldChar w:fldCharType="separate"/>
            </w:r>
            <w:r w:rsidR="00680052">
              <w:rPr>
                <w:noProof/>
                <w:webHidden/>
              </w:rPr>
              <w:t>74</w:t>
            </w:r>
            <w:r>
              <w:rPr>
                <w:noProof/>
                <w:webHidden/>
              </w:rPr>
              <w:fldChar w:fldCharType="end"/>
            </w:r>
          </w:hyperlink>
        </w:p>
        <w:p w:rsidR="00DE3971" w:rsidRDefault="00DE3971">
          <w:pPr>
            <w:pStyle w:val="TOC2"/>
            <w:tabs>
              <w:tab w:val="left" w:pos="880"/>
              <w:tab w:val="right" w:leader="dot" w:pos="9350"/>
            </w:tabs>
            <w:rPr>
              <w:rFonts w:eastAsiaTheme="minorEastAsia"/>
              <w:noProof/>
            </w:rPr>
          </w:pPr>
          <w:r>
            <w:rPr>
              <w:rStyle w:val="Hyperlink"/>
              <w:noProof/>
            </w:rPr>
            <w:t xml:space="preserve">     </w:t>
          </w:r>
          <w:hyperlink w:anchor="_Toc403367866" w:history="1">
            <w:r w:rsidRPr="006011B1">
              <w:rPr>
                <w:rStyle w:val="Hyperlink"/>
                <w:rFonts w:ascii="Times New Roman" w:hAnsi="Times New Roman" w:cs="Times New Roman"/>
                <w:b/>
                <w:noProof/>
              </w:rPr>
              <w:t>5.13</w:t>
            </w:r>
            <w:r>
              <w:rPr>
                <w:rFonts w:eastAsiaTheme="minorEastAsia"/>
                <w:noProof/>
              </w:rPr>
              <w:tab/>
            </w:r>
            <w:r w:rsidRPr="006011B1">
              <w:rPr>
                <w:rStyle w:val="Hyperlink"/>
                <w:rFonts w:ascii="Times New Roman" w:hAnsi="Times New Roman" w:cs="Times New Roman"/>
                <w:b/>
                <w:noProof/>
              </w:rPr>
              <w:t>Chức năng quản lý đăng tin</w:t>
            </w:r>
            <w:r>
              <w:rPr>
                <w:noProof/>
                <w:webHidden/>
              </w:rPr>
              <w:tab/>
            </w:r>
            <w:r>
              <w:rPr>
                <w:noProof/>
                <w:webHidden/>
              </w:rPr>
              <w:fldChar w:fldCharType="begin"/>
            </w:r>
            <w:r>
              <w:rPr>
                <w:noProof/>
                <w:webHidden/>
              </w:rPr>
              <w:instrText xml:space="preserve"> PAGEREF _Toc403367866 \h </w:instrText>
            </w:r>
            <w:r>
              <w:rPr>
                <w:noProof/>
                <w:webHidden/>
              </w:rPr>
            </w:r>
            <w:r>
              <w:rPr>
                <w:noProof/>
                <w:webHidden/>
              </w:rPr>
              <w:fldChar w:fldCharType="separate"/>
            </w:r>
            <w:r w:rsidR="00680052">
              <w:rPr>
                <w:noProof/>
                <w:webHidden/>
              </w:rPr>
              <w:t>76</w:t>
            </w:r>
            <w:r>
              <w:rPr>
                <w:noProof/>
                <w:webHidden/>
              </w:rPr>
              <w:fldChar w:fldCharType="end"/>
            </w:r>
          </w:hyperlink>
        </w:p>
        <w:p w:rsidR="00DE3971" w:rsidRDefault="00DE3971">
          <w:pPr>
            <w:pStyle w:val="TOC2"/>
            <w:tabs>
              <w:tab w:val="right" w:leader="dot" w:pos="9350"/>
            </w:tabs>
            <w:rPr>
              <w:rFonts w:eastAsiaTheme="minorEastAsia"/>
              <w:noProof/>
            </w:rPr>
          </w:pPr>
          <w:r>
            <w:rPr>
              <w:rStyle w:val="Hyperlink"/>
              <w:noProof/>
            </w:rPr>
            <w:t xml:space="preserve">     </w:t>
          </w:r>
          <w:hyperlink w:anchor="_Toc403367867" w:history="1">
            <w:r w:rsidRPr="006011B1">
              <w:rPr>
                <w:rStyle w:val="Hyperlink"/>
                <w:rFonts w:ascii="Times New Roman" w:hAnsi="Times New Roman" w:cs="Times New Roman"/>
                <w:b/>
                <w:noProof/>
              </w:rPr>
              <w:t>5.14 Chức năng đăng tin</w:t>
            </w:r>
            <w:r>
              <w:rPr>
                <w:noProof/>
                <w:webHidden/>
              </w:rPr>
              <w:tab/>
            </w:r>
            <w:r>
              <w:rPr>
                <w:noProof/>
                <w:webHidden/>
              </w:rPr>
              <w:fldChar w:fldCharType="begin"/>
            </w:r>
            <w:r>
              <w:rPr>
                <w:noProof/>
                <w:webHidden/>
              </w:rPr>
              <w:instrText xml:space="preserve"> PAGEREF _Toc403367867 \h </w:instrText>
            </w:r>
            <w:r>
              <w:rPr>
                <w:noProof/>
                <w:webHidden/>
              </w:rPr>
            </w:r>
            <w:r>
              <w:rPr>
                <w:noProof/>
                <w:webHidden/>
              </w:rPr>
              <w:fldChar w:fldCharType="separate"/>
            </w:r>
            <w:r w:rsidR="00680052">
              <w:rPr>
                <w:noProof/>
                <w:webHidden/>
              </w:rPr>
              <w:t>81</w:t>
            </w:r>
            <w:r>
              <w:rPr>
                <w:noProof/>
                <w:webHidden/>
              </w:rPr>
              <w:fldChar w:fldCharType="end"/>
            </w:r>
          </w:hyperlink>
        </w:p>
        <w:p w:rsidR="00DE3971" w:rsidRDefault="00DE3971">
          <w:pPr>
            <w:pStyle w:val="TOC2"/>
            <w:tabs>
              <w:tab w:val="right" w:leader="dot" w:pos="9350"/>
            </w:tabs>
            <w:rPr>
              <w:rFonts w:eastAsiaTheme="minorEastAsia"/>
              <w:noProof/>
            </w:rPr>
          </w:pPr>
          <w:r>
            <w:rPr>
              <w:rStyle w:val="Hyperlink"/>
              <w:noProof/>
            </w:rPr>
            <w:t xml:space="preserve">     </w:t>
          </w:r>
          <w:hyperlink w:anchor="_Toc403367868" w:history="1">
            <w:r w:rsidRPr="006011B1">
              <w:rPr>
                <w:rStyle w:val="Hyperlink"/>
                <w:rFonts w:ascii="Times New Roman" w:hAnsi="Times New Roman" w:cs="Times New Roman"/>
                <w:b/>
                <w:noProof/>
              </w:rPr>
              <w:t>5.15 Cập nhật thông tin cá nhân</w:t>
            </w:r>
            <w:r>
              <w:rPr>
                <w:noProof/>
                <w:webHidden/>
              </w:rPr>
              <w:tab/>
            </w:r>
            <w:r>
              <w:rPr>
                <w:noProof/>
                <w:webHidden/>
              </w:rPr>
              <w:fldChar w:fldCharType="begin"/>
            </w:r>
            <w:r>
              <w:rPr>
                <w:noProof/>
                <w:webHidden/>
              </w:rPr>
              <w:instrText xml:space="preserve"> PAGEREF _Toc403367868 \h </w:instrText>
            </w:r>
            <w:r>
              <w:rPr>
                <w:noProof/>
                <w:webHidden/>
              </w:rPr>
            </w:r>
            <w:r>
              <w:rPr>
                <w:noProof/>
                <w:webHidden/>
              </w:rPr>
              <w:fldChar w:fldCharType="separate"/>
            </w:r>
            <w:r w:rsidR="00680052">
              <w:rPr>
                <w:noProof/>
                <w:webHidden/>
              </w:rPr>
              <w:t>84</w:t>
            </w:r>
            <w:r>
              <w:rPr>
                <w:noProof/>
                <w:webHidden/>
              </w:rPr>
              <w:fldChar w:fldCharType="end"/>
            </w:r>
          </w:hyperlink>
        </w:p>
        <w:p w:rsidR="00DE3971" w:rsidRDefault="00DE3971" w:rsidP="00DE3971">
          <w:pPr>
            <w:pStyle w:val="TOC1"/>
            <w:rPr>
              <w:rFonts w:eastAsiaTheme="minorEastAsia"/>
              <w:noProof/>
            </w:rPr>
          </w:pPr>
          <w:r>
            <w:rPr>
              <w:rStyle w:val="Hyperlink"/>
              <w:noProof/>
            </w:rPr>
            <w:t xml:space="preserve">    </w:t>
          </w:r>
          <w:hyperlink w:anchor="_Toc403367869" w:history="1">
            <w:r w:rsidRPr="006011B1">
              <w:rPr>
                <w:rStyle w:val="Hyperlink"/>
                <w:rFonts w:ascii="Times New Roman" w:hAnsi="Times New Roman" w:cs="Times New Roman"/>
                <w:b/>
                <w:noProof/>
              </w:rPr>
              <w:t>6.</w:t>
            </w:r>
            <w:r>
              <w:rPr>
                <w:rFonts w:eastAsiaTheme="minorEastAsia"/>
                <w:noProof/>
              </w:rPr>
              <w:tab/>
            </w:r>
            <w:r w:rsidRPr="006011B1">
              <w:rPr>
                <w:rStyle w:val="Hyperlink"/>
                <w:rFonts w:ascii="Times New Roman" w:hAnsi="Times New Roman" w:cs="Times New Roman"/>
                <w:b/>
                <w:noProof/>
              </w:rPr>
              <w:t>Bảng tham khảo tới các yêu cầu</w:t>
            </w:r>
            <w:r>
              <w:rPr>
                <w:noProof/>
                <w:webHidden/>
              </w:rPr>
              <w:tab/>
            </w:r>
            <w:r>
              <w:rPr>
                <w:noProof/>
                <w:webHidden/>
              </w:rPr>
              <w:fldChar w:fldCharType="begin"/>
            </w:r>
            <w:r>
              <w:rPr>
                <w:noProof/>
                <w:webHidden/>
              </w:rPr>
              <w:instrText xml:space="preserve"> PAGEREF _Toc403367869 \h </w:instrText>
            </w:r>
            <w:r>
              <w:rPr>
                <w:noProof/>
                <w:webHidden/>
              </w:rPr>
            </w:r>
            <w:r>
              <w:rPr>
                <w:noProof/>
                <w:webHidden/>
              </w:rPr>
              <w:fldChar w:fldCharType="separate"/>
            </w:r>
            <w:r w:rsidR="00680052">
              <w:rPr>
                <w:noProof/>
                <w:webHidden/>
              </w:rPr>
              <w:t>87</w:t>
            </w:r>
            <w:r>
              <w:rPr>
                <w:noProof/>
                <w:webHidden/>
              </w:rPr>
              <w:fldChar w:fldCharType="end"/>
            </w:r>
          </w:hyperlink>
        </w:p>
        <w:p w:rsidR="00DE3971" w:rsidRDefault="00DE3971" w:rsidP="00DE3971">
          <w:pPr>
            <w:pStyle w:val="TOC1"/>
            <w:rPr>
              <w:rFonts w:eastAsiaTheme="minorEastAsia"/>
              <w:noProof/>
            </w:rPr>
          </w:pPr>
          <w:r>
            <w:rPr>
              <w:rStyle w:val="Hyperlink"/>
              <w:noProof/>
            </w:rPr>
            <w:t xml:space="preserve">    </w:t>
          </w:r>
          <w:hyperlink w:anchor="_Toc403367870" w:history="1">
            <w:r w:rsidRPr="006011B1">
              <w:rPr>
                <w:rStyle w:val="Hyperlink"/>
                <w:rFonts w:ascii="Times New Roman" w:hAnsi="Times New Roman" w:cs="Times New Roman"/>
                <w:b/>
                <w:noProof/>
              </w:rPr>
              <w:t>7.</w:t>
            </w:r>
            <w:r>
              <w:rPr>
                <w:rFonts w:eastAsiaTheme="minorEastAsia"/>
                <w:noProof/>
              </w:rPr>
              <w:tab/>
            </w:r>
            <w:r w:rsidRPr="006011B1">
              <w:rPr>
                <w:rStyle w:val="Hyperlink"/>
                <w:rFonts w:ascii="Times New Roman" w:hAnsi="Times New Roman" w:cs="Times New Roman"/>
                <w:b/>
                <w:noProof/>
              </w:rPr>
              <w:t>Các phụ lục</w:t>
            </w:r>
            <w:r>
              <w:rPr>
                <w:noProof/>
                <w:webHidden/>
              </w:rPr>
              <w:tab/>
            </w:r>
            <w:r>
              <w:rPr>
                <w:noProof/>
                <w:webHidden/>
              </w:rPr>
              <w:fldChar w:fldCharType="begin"/>
            </w:r>
            <w:r>
              <w:rPr>
                <w:noProof/>
                <w:webHidden/>
              </w:rPr>
              <w:instrText xml:space="preserve"> PAGEREF _Toc403367870 \h </w:instrText>
            </w:r>
            <w:r>
              <w:rPr>
                <w:noProof/>
                <w:webHidden/>
              </w:rPr>
            </w:r>
            <w:r>
              <w:rPr>
                <w:noProof/>
                <w:webHidden/>
              </w:rPr>
              <w:fldChar w:fldCharType="separate"/>
            </w:r>
            <w:r w:rsidR="00680052">
              <w:rPr>
                <w:noProof/>
                <w:webHidden/>
              </w:rPr>
              <w:t>88</w:t>
            </w:r>
            <w:r>
              <w:rPr>
                <w:noProof/>
                <w:webHidden/>
              </w:rPr>
              <w:fldChar w:fldCharType="end"/>
            </w:r>
          </w:hyperlink>
        </w:p>
        <w:p w:rsidR="00DE3971" w:rsidRDefault="00721850" w:rsidP="00DE3971">
          <w:pPr>
            <w:pStyle w:val="TOC1"/>
            <w:rPr>
              <w:rFonts w:eastAsiaTheme="minorEastAsia"/>
              <w:noProof/>
            </w:rPr>
          </w:pPr>
          <w:hyperlink w:anchor="_Toc403367871" w:history="1">
            <w:r w:rsidR="00DE3971" w:rsidRPr="006011B1">
              <w:rPr>
                <w:rStyle w:val="Hyperlink"/>
                <w:rFonts w:ascii="Times New Roman" w:hAnsi="Times New Roman" w:cs="Times New Roman"/>
                <w:b/>
                <w:noProof/>
              </w:rPr>
              <w:t>CÁC TRƯỜNG HỢP KIỂM THỬ</w:t>
            </w:r>
            <w:r w:rsidR="00DE3971">
              <w:rPr>
                <w:noProof/>
                <w:webHidden/>
              </w:rPr>
              <w:tab/>
            </w:r>
            <w:r w:rsidR="00DE3971">
              <w:rPr>
                <w:noProof/>
                <w:webHidden/>
              </w:rPr>
              <w:fldChar w:fldCharType="begin"/>
            </w:r>
            <w:r w:rsidR="00DE3971">
              <w:rPr>
                <w:noProof/>
                <w:webHidden/>
              </w:rPr>
              <w:instrText xml:space="preserve"> PAGEREF _Toc403367871 \h </w:instrText>
            </w:r>
            <w:r w:rsidR="00DE3971">
              <w:rPr>
                <w:noProof/>
                <w:webHidden/>
              </w:rPr>
            </w:r>
            <w:r w:rsidR="00DE3971">
              <w:rPr>
                <w:noProof/>
                <w:webHidden/>
              </w:rPr>
              <w:fldChar w:fldCharType="separate"/>
            </w:r>
            <w:r w:rsidR="00680052">
              <w:rPr>
                <w:noProof/>
                <w:webHidden/>
              </w:rPr>
              <w:t>89</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872" w:history="1">
            <w:r w:rsidR="00DE3971" w:rsidRPr="006011B1">
              <w:rPr>
                <w:rStyle w:val="Hyperlink"/>
                <w:rFonts w:ascii="Times New Roman" w:hAnsi="Times New Roman" w:cs="Times New Roman"/>
                <w:b/>
                <w:noProof/>
              </w:rPr>
              <w:t>1.</w:t>
            </w:r>
            <w:r w:rsidR="00DE3971">
              <w:rPr>
                <w:rFonts w:eastAsiaTheme="minorEastAsia"/>
                <w:noProof/>
              </w:rPr>
              <w:tab/>
            </w:r>
            <w:r w:rsidR="00DE3971" w:rsidRPr="006011B1">
              <w:rPr>
                <w:rStyle w:val="Hyperlink"/>
                <w:rFonts w:ascii="Times New Roman" w:hAnsi="Times New Roman" w:cs="Times New Roman"/>
                <w:b/>
                <w:noProof/>
              </w:rPr>
              <w:t>Giới thiệu</w:t>
            </w:r>
            <w:r w:rsidR="00DE3971">
              <w:rPr>
                <w:noProof/>
                <w:webHidden/>
              </w:rPr>
              <w:tab/>
            </w:r>
            <w:r w:rsidR="00DE3971">
              <w:rPr>
                <w:noProof/>
                <w:webHidden/>
              </w:rPr>
              <w:fldChar w:fldCharType="begin"/>
            </w:r>
            <w:r w:rsidR="00DE3971">
              <w:rPr>
                <w:noProof/>
                <w:webHidden/>
              </w:rPr>
              <w:instrText xml:space="preserve"> PAGEREF _Toc403367872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873" w:history="1">
            <w:r w:rsidR="00DE3971" w:rsidRPr="006011B1">
              <w:rPr>
                <w:rStyle w:val="Hyperlink"/>
                <w:rFonts w:ascii="Times New Roman" w:hAnsi="Times New Roman" w:cs="Times New Roman"/>
                <w:b/>
                <w:noProof/>
              </w:rPr>
              <w:t>1.1</w:t>
            </w:r>
            <w:r w:rsidR="00DE3971">
              <w:rPr>
                <w:rFonts w:eastAsiaTheme="minorEastAsia"/>
                <w:noProof/>
              </w:rPr>
              <w:tab/>
            </w:r>
            <w:r w:rsidR="00DE3971" w:rsidRPr="006011B1">
              <w:rPr>
                <w:rStyle w:val="Hyperlink"/>
                <w:rFonts w:ascii="Times New Roman" w:hAnsi="Times New Roman" w:cs="Times New Roman"/>
                <w:b/>
                <w:noProof/>
              </w:rPr>
              <w:t>Mục tiêu</w:t>
            </w:r>
            <w:r w:rsidR="00DE3971">
              <w:rPr>
                <w:noProof/>
                <w:webHidden/>
              </w:rPr>
              <w:tab/>
            </w:r>
            <w:r w:rsidR="00DE3971">
              <w:rPr>
                <w:noProof/>
                <w:webHidden/>
              </w:rPr>
              <w:fldChar w:fldCharType="begin"/>
            </w:r>
            <w:r w:rsidR="00DE3971">
              <w:rPr>
                <w:noProof/>
                <w:webHidden/>
              </w:rPr>
              <w:instrText xml:space="preserve"> PAGEREF _Toc403367873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874" w:history="1">
            <w:r w:rsidR="00DE3971" w:rsidRPr="006011B1">
              <w:rPr>
                <w:rStyle w:val="Hyperlink"/>
                <w:rFonts w:ascii="Times New Roman" w:hAnsi="Times New Roman" w:cs="Times New Roman"/>
                <w:b/>
                <w:noProof/>
              </w:rPr>
              <w:t>1.3</w:t>
            </w:r>
            <w:r w:rsidR="00DE3971">
              <w:rPr>
                <w:rFonts w:eastAsiaTheme="minorEastAsia"/>
                <w:noProof/>
              </w:rPr>
              <w:tab/>
            </w:r>
            <w:r w:rsidR="00DE3971" w:rsidRPr="006011B1">
              <w:rPr>
                <w:rStyle w:val="Hyperlink"/>
                <w:rFonts w:ascii="Times New Roman" w:hAnsi="Times New Roman" w:cs="Times New Roman"/>
                <w:b/>
                <w:noProof/>
              </w:rPr>
              <w:t>Bảng chú giải thuật ngữ</w:t>
            </w:r>
            <w:r w:rsidR="00DE3971">
              <w:rPr>
                <w:noProof/>
                <w:webHidden/>
              </w:rPr>
              <w:tab/>
            </w:r>
            <w:r w:rsidR="00DE3971">
              <w:rPr>
                <w:noProof/>
                <w:webHidden/>
              </w:rPr>
              <w:fldChar w:fldCharType="begin"/>
            </w:r>
            <w:r w:rsidR="00DE3971">
              <w:rPr>
                <w:noProof/>
                <w:webHidden/>
              </w:rPr>
              <w:instrText xml:space="preserve"> PAGEREF _Toc403367874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875" w:history="1">
            <w:r w:rsidR="00DE3971" w:rsidRPr="006011B1">
              <w:rPr>
                <w:rStyle w:val="Hyperlink"/>
                <w:rFonts w:ascii="Times New Roman" w:hAnsi="Times New Roman" w:cs="Times New Roman"/>
                <w:b/>
                <w:noProof/>
              </w:rPr>
              <w:t>1.4</w:t>
            </w:r>
            <w:r w:rsidR="00DE3971">
              <w:rPr>
                <w:rFonts w:eastAsiaTheme="minorEastAsia"/>
                <w:noProof/>
              </w:rPr>
              <w:tab/>
            </w:r>
            <w:r w:rsidR="00DE3971" w:rsidRPr="006011B1">
              <w:rPr>
                <w:rStyle w:val="Hyperlink"/>
                <w:rFonts w:ascii="Times New Roman" w:hAnsi="Times New Roman" w:cs="Times New Roman"/>
                <w:b/>
                <w:noProof/>
              </w:rPr>
              <w:t>Tài liệu tham khảo</w:t>
            </w:r>
            <w:r w:rsidR="00DE3971">
              <w:rPr>
                <w:noProof/>
                <w:webHidden/>
              </w:rPr>
              <w:tab/>
            </w:r>
            <w:r w:rsidR="00DE3971">
              <w:rPr>
                <w:noProof/>
                <w:webHidden/>
              </w:rPr>
              <w:fldChar w:fldCharType="begin"/>
            </w:r>
            <w:r w:rsidR="00DE3971">
              <w:rPr>
                <w:noProof/>
                <w:webHidden/>
              </w:rPr>
              <w:instrText xml:space="preserve"> PAGEREF _Toc403367875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876" w:history="1">
            <w:r w:rsidR="00DE3971" w:rsidRPr="006011B1">
              <w:rPr>
                <w:rStyle w:val="Hyperlink"/>
                <w:rFonts w:ascii="Times New Roman" w:hAnsi="Times New Roman" w:cs="Times New Roman"/>
                <w:b/>
                <w:noProof/>
              </w:rPr>
              <w:t>2.</w:t>
            </w:r>
            <w:r w:rsidR="00DE3971">
              <w:rPr>
                <w:rFonts w:eastAsiaTheme="minorEastAsia"/>
                <w:noProof/>
              </w:rPr>
              <w:tab/>
            </w:r>
            <w:r w:rsidR="00DE3971" w:rsidRPr="006011B1">
              <w:rPr>
                <w:rStyle w:val="Hyperlink"/>
                <w:rFonts w:ascii="Times New Roman" w:hAnsi="Times New Roman" w:cs="Times New Roman"/>
                <w:b/>
                <w:noProof/>
              </w:rPr>
              <w:t>Trường hợp kiểm thử 1: Lấy lại mật khẩu</w:t>
            </w:r>
            <w:r w:rsidR="00DE3971">
              <w:rPr>
                <w:noProof/>
                <w:webHidden/>
              </w:rPr>
              <w:tab/>
            </w:r>
            <w:r w:rsidR="00DE3971">
              <w:rPr>
                <w:noProof/>
                <w:webHidden/>
              </w:rPr>
              <w:fldChar w:fldCharType="begin"/>
            </w:r>
            <w:r w:rsidR="00DE3971">
              <w:rPr>
                <w:noProof/>
                <w:webHidden/>
              </w:rPr>
              <w:instrText xml:space="preserve"> PAGEREF _Toc403367876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877" w:history="1">
            <w:r w:rsidR="00DE3971" w:rsidRPr="006011B1">
              <w:rPr>
                <w:rStyle w:val="Hyperlink"/>
                <w:rFonts w:ascii="Times New Roman" w:hAnsi="Times New Roman" w:cs="Times New Roman"/>
                <w:b/>
                <w:noProof/>
              </w:rPr>
              <w:t>2.1</w:t>
            </w:r>
            <w:r w:rsidR="00DE3971">
              <w:rPr>
                <w:rFonts w:eastAsiaTheme="minorEastAsia"/>
                <w:noProof/>
              </w:rPr>
              <w:tab/>
            </w:r>
            <w:r w:rsidR="00DE3971" w:rsidRPr="006011B1">
              <w:rPr>
                <w:rStyle w:val="Hyperlink"/>
                <w:rFonts w:ascii="Times New Roman" w:hAnsi="Times New Roman" w:cs="Times New Roman"/>
                <w:b/>
                <w:noProof/>
              </w:rPr>
              <w:t>Mục tiêu</w:t>
            </w:r>
            <w:r w:rsidR="00DE3971">
              <w:rPr>
                <w:noProof/>
                <w:webHidden/>
              </w:rPr>
              <w:tab/>
            </w:r>
            <w:r w:rsidR="00DE3971">
              <w:rPr>
                <w:noProof/>
                <w:webHidden/>
              </w:rPr>
              <w:fldChar w:fldCharType="begin"/>
            </w:r>
            <w:r w:rsidR="00DE3971">
              <w:rPr>
                <w:noProof/>
                <w:webHidden/>
              </w:rPr>
              <w:instrText xml:space="preserve"> PAGEREF _Toc403367877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878" w:history="1">
            <w:r w:rsidR="00DE3971" w:rsidRPr="006011B1">
              <w:rPr>
                <w:rStyle w:val="Hyperlink"/>
                <w:rFonts w:ascii="Times New Roman" w:hAnsi="Times New Roman" w:cs="Times New Roman"/>
                <w:b/>
                <w:noProof/>
              </w:rPr>
              <w:t>2.2</w:t>
            </w:r>
            <w:r w:rsidR="00DE3971">
              <w:rPr>
                <w:rFonts w:eastAsiaTheme="minorEastAsia"/>
                <w:noProof/>
              </w:rPr>
              <w:tab/>
            </w:r>
            <w:r w:rsidR="00DE3971" w:rsidRPr="006011B1">
              <w:rPr>
                <w:rStyle w:val="Hyperlink"/>
                <w:rFonts w:ascii="Times New Roman" w:hAnsi="Times New Roman" w:cs="Times New Roman"/>
                <w:b/>
                <w:noProof/>
              </w:rPr>
              <w:t>Kết nhập</w:t>
            </w:r>
            <w:r w:rsidR="00DE3971">
              <w:rPr>
                <w:noProof/>
                <w:webHidden/>
              </w:rPr>
              <w:tab/>
            </w:r>
            <w:r w:rsidR="00DE3971">
              <w:rPr>
                <w:noProof/>
                <w:webHidden/>
              </w:rPr>
              <w:fldChar w:fldCharType="begin"/>
            </w:r>
            <w:r w:rsidR="00DE3971">
              <w:rPr>
                <w:noProof/>
                <w:webHidden/>
              </w:rPr>
              <w:instrText xml:space="preserve"> PAGEREF _Toc403367878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79" w:history="1">
            <w:r w:rsidR="00DE3971" w:rsidRPr="006011B1">
              <w:rPr>
                <w:rStyle w:val="Hyperlink"/>
                <w:rFonts w:ascii="Times New Roman" w:hAnsi="Times New Roman" w:cs="Times New Roman"/>
                <w:b/>
                <w:noProof/>
              </w:rPr>
              <w:t>2.3</w:t>
            </w:r>
            <w:r w:rsidR="00DE3971">
              <w:rPr>
                <w:noProof/>
              </w:rPr>
              <w:tab/>
            </w:r>
            <w:r w:rsidR="00DE3971" w:rsidRPr="006011B1">
              <w:rPr>
                <w:rStyle w:val="Hyperlink"/>
                <w:rFonts w:ascii="Times New Roman" w:hAnsi="Times New Roman" w:cs="Times New Roman"/>
                <w:b/>
                <w:noProof/>
              </w:rPr>
              <w:t>Kết xuất</w:t>
            </w:r>
            <w:r w:rsidR="00DE3971">
              <w:rPr>
                <w:noProof/>
                <w:webHidden/>
              </w:rPr>
              <w:tab/>
            </w:r>
            <w:r w:rsidR="00DE3971">
              <w:rPr>
                <w:noProof/>
                <w:webHidden/>
              </w:rPr>
              <w:fldChar w:fldCharType="begin"/>
            </w:r>
            <w:r w:rsidR="00DE3971">
              <w:rPr>
                <w:noProof/>
                <w:webHidden/>
              </w:rPr>
              <w:instrText xml:space="preserve"> PAGEREF _Toc403367879 \h </w:instrText>
            </w:r>
            <w:r w:rsidR="00DE3971">
              <w:rPr>
                <w:noProof/>
                <w:webHidden/>
              </w:rPr>
            </w:r>
            <w:r w:rsidR="00DE3971">
              <w:rPr>
                <w:noProof/>
                <w:webHidden/>
              </w:rPr>
              <w:fldChar w:fldCharType="separate"/>
            </w:r>
            <w:r w:rsidR="00680052">
              <w:rPr>
                <w:noProof/>
                <w:webHidden/>
              </w:rPr>
              <w:t>91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80" w:history="1">
            <w:r w:rsidR="00DE3971" w:rsidRPr="006011B1">
              <w:rPr>
                <w:rStyle w:val="Hyperlink"/>
                <w:rFonts w:ascii="Times New Roman" w:hAnsi="Times New Roman" w:cs="Times New Roman"/>
                <w:b/>
                <w:noProof/>
              </w:rPr>
              <w:t>2.4</w:t>
            </w:r>
            <w:r w:rsidR="00DE3971">
              <w:rPr>
                <w:noProof/>
              </w:rPr>
              <w:tab/>
            </w:r>
            <w:r w:rsidR="00DE3971" w:rsidRPr="006011B1">
              <w:rPr>
                <w:rStyle w:val="Hyperlink"/>
                <w:rFonts w:ascii="Times New Roman" w:hAnsi="Times New Roman" w:cs="Times New Roman"/>
                <w:b/>
                <w:noProof/>
              </w:rPr>
              <w:t>Các yêu cầu về môi trường</w:t>
            </w:r>
            <w:r w:rsidR="00DE3971">
              <w:rPr>
                <w:noProof/>
                <w:webHidden/>
              </w:rPr>
              <w:tab/>
            </w:r>
            <w:r w:rsidR="00DE3971">
              <w:rPr>
                <w:noProof/>
                <w:webHidden/>
              </w:rPr>
              <w:fldChar w:fldCharType="begin"/>
            </w:r>
            <w:r w:rsidR="00DE3971">
              <w:rPr>
                <w:noProof/>
                <w:webHidden/>
              </w:rPr>
              <w:instrText xml:space="preserve"> PAGEREF _Toc403367880 \h </w:instrText>
            </w:r>
            <w:r w:rsidR="00DE3971">
              <w:rPr>
                <w:noProof/>
                <w:webHidden/>
              </w:rPr>
            </w:r>
            <w:r w:rsidR="00DE3971">
              <w:rPr>
                <w:noProof/>
                <w:webHidden/>
              </w:rPr>
              <w:fldChar w:fldCharType="separate"/>
            </w:r>
            <w:r w:rsidR="00680052">
              <w:rPr>
                <w:noProof/>
                <w:webHidden/>
              </w:rPr>
              <w:t>91</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881" w:history="1">
            <w:r w:rsidR="00DE3971" w:rsidRPr="006011B1">
              <w:rPr>
                <w:rStyle w:val="Hyperlink"/>
                <w:rFonts w:ascii="Times New Roman" w:hAnsi="Times New Roman" w:cs="Times New Roman"/>
                <w:b/>
                <w:noProof/>
              </w:rPr>
              <w:t>2.4.1</w:t>
            </w:r>
            <w:r w:rsidR="00DE3971">
              <w:rPr>
                <w:noProof/>
              </w:rPr>
              <w:tab/>
            </w:r>
            <w:r w:rsidR="00DE3971" w:rsidRPr="006011B1">
              <w:rPr>
                <w:rStyle w:val="Hyperlink"/>
                <w:rFonts w:ascii="Times New Roman" w:hAnsi="Times New Roman" w:cs="Times New Roman"/>
                <w:b/>
                <w:noProof/>
              </w:rPr>
              <w:t>Phần cứng</w:t>
            </w:r>
            <w:r w:rsidR="00DE3971">
              <w:rPr>
                <w:noProof/>
                <w:webHidden/>
              </w:rPr>
              <w:tab/>
            </w:r>
            <w:r w:rsidR="00DE3971">
              <w:rPr>
                <w:noProof/>
                <w:webHidden/>
              </w:rPr>
              <w:fldChar w:fldCharType="begin"/>
            </w:r>
            <w:r w:rsidR="00DE3971">
              <w:rPr>
                <w:noProof/>
                <w:webHidden/>
              </w:rPr>
              <w:instrText xml:space="preserve"> PAGEREF _Toc403367881 \h </w:instrText>
            </w:r>
            <w:r w:rsidR="00DE3971">
              <w:rPr>
                <w:noProof/>
                <w:webHidden/>
              </w:rPr>
            </w:r>
            <w:r w:rsidR="00DE3971">
              <w:rPr>
                <w:noProof/>
                <w:webHidden/>
              </w:rPr>
              <w:fldChar w:fldCharType="separate"/>
            </w:r>
            <w:r w:rsidR="00680052">
              <w:rPr>
                <w:noProof/>
                <w:webHidden/>
              </w:rPr>
              <w:t>91</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882" w:history="1">
            <w:r w:rsidR="00DE3971" w:rsidRPr="006011B1">
              <w:rPr>
                <w:rStyle w:val="Hyperlink"/>
                <w:rFonts w:ascii="Times New Roman" w:hAnsi="Times New Roman" w:cs="Times New Roman"/>
                <w:b/>
                <w:noProof/>
              </w:rPr>
              <w:t>2.4.2</w:t>
            </w:r>
            <w:r w:rsidR="00DE3971">
              <w:rPr>
                <w:noProof/>
              </w:rPr>
              <w:tab/>
            </w:r>
            <w:r w:rsidR="00DE3971" w:rsidRPr="006011B1">
              <w:rPr>
                <w:rStyle w:val="Hyperlink"/>
                <w:rFonts w:ascii="Times New Roman" w:hAnsi="Times New Roman" w:cs="Times New Roman"/>
                <w:b/>
                <w:noProof/>
              </w:rPr>
              <w:t>Phần mềm</w:t>
            </w:r>
            <w:r w:rsidR="00DE3971">
              <w:rPr>
                <w:noProof/>
                <w:webHidden/>
              </w:rPr>
              <w:tab/>
            </w:r>
            <w:r w:rsidR="00DE3971">
              <w:rPr>
                <w:noProof/>
                <w:webHidden/>
              </w:rPr>
              <w:fldChar w:fldCharType="begin"/>
            </w:r>
            <w:r w:rsidR="00DE3971">
              <w:rPr>
                <w:noProof/>
                <w:webHidden/>
              </w:rPr>
              <w:instrText xml:space="preserve"> PAGEREF _Toc403367882 \h </w:instrText>
            </w:r>
            <w:r w:rsidR="00DE3971">
              <w:rPr>
                <w:noProof/>
                <w:webHidden/>
              </w:rPr>
            </w:r>
            <w:r w:rsidR="00DE3971">
              <w:rPr>
                <w:noProof/>
                <w:webHidden/>
              </w:rPr>
              <w:fldChar w:fldCharType="separate"/>
            </w:r>
            <w:r w:rsidR="00680052">
              <w:rPr>
                <w:noProof/>
                <w:webHidden/>
              </w:rPr>
              <w:t>91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83" w:history="1">
            <w:r w:rsidR="00DE3971" w:rsidRPr="006011B1">
              <w:rPr>
                <w:rStyle w:val="Hyperlink"/>
                <w:rFonts w:ascii="Times New Roman" w:hAnsi="Times New Roman" w:cs="Times New Roman"/>
                <w:b/>
                <w:noProof/>
              </w:rPr>
              <w:t>2.5</w:t>
            </w:r>
            <w:r w:rsidR="00DE3971">
              <w:rPr>
                <w:noProof/>
              </w:rPr>
              <w:tab/>
            </w:r>
            <w:r w:rsidR="00DE3971" w:rsidRPr="006011B1">
              <w:rPr>
                <w:rStyle w:val="Hyperlink"/>
                <w:rFonts w:ascii="Times New Roman" w:hAnsi="Times New Roman" w:cs="Times New Roman"/>
                <w:b/>
                <w:noProof/>
              </w:rPr>
              <w:t>Các yêu cầu thủ tục đặc biệt</w:t>
            </w:r>
            <w:r w:rsidR="00DE3971">
              <w:rPr>
                <w:noProof/>
                <w:webHidden/>
              </w:rPr>
              <w:tab/>
            </w:r>
            <w:r w:rsidR="00DE3971">
              <w:rPr>
                <w:noProof/>
                <w:webHidden/>
              </w:rPr>
              <w:fldChar w:fldCharType="begin"/>
            </w:r>
            <w:r w:rsidR="00DE3971">
              <w:rPr>
                <w:noProof/>
                <w:webHidden/>
              </w:rPr>
              <w:instrText xml:space="preserve"> PAGEREF _Toc403367883 \h </w:instrText>
            </w:r>
            <w:r w:rsidR="00DE3971">
              <w:rPr>
                <w:noProof/>
                <w:webHidden/>
              </w:rPr>
            </w:r>
            <w:r w:rsidR="00DE3971">
              <w:rPr>
                <w:noProof/>
                <w:webHidden/>
              </w:rPr>
              <w:fldChar w:fldCharType="separate"/>
            </w:r>
            <w:r w:rsidR="00680052">
              <w:rPr>
                <w:noProof/>
                <w:webHidden/>
              </w:rPr>
              <w:t>91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84" w:history="1">
            <w:r w:rsidR="00DE3971" w:rsidRPr="006011B1">
              <w:rPr>
                <w:rStyle w:val="Hyperlink"/>
                <w:rFonts w:ascii="Times New Roman" w:hAnsi="Times New Roman" w:cs="Times New Roman"/>
                <w:b/>
                <w:noProof/>
              </w:rPr>
              <w:t>2.6</w:t>
            </w:r>
            <w:r w:rsidR="00DE3971">
              <w:rPr>
                <w:noProof/>
              </w:rPr>
              <w:tab/>
            </w:r>
            <w:r w:rsidR="00DE3971" w:rsidRPr="006011B1">
              <w:rPr>
                <w:rStyle w:val="Hyperlink"/>
                <w:rFonts w:ascii="Times New Roman" w:hAnsi="Times New Roman" w:cs="Times New Roman"/>
                <w:b/>
                <w:noProof/>
              </w:rPr>
              <w:t>Quan hệ phụ thuộc giữa các trường hợp</w:t>
            </w:r>
            <w:r w:rsidR="00DE3971">
              <w:rPr>
                <w:noProof/>
                <w:webHidden/>
              </w:rPr>
              <w:tab/>
            </w:r>
            <w:r w:rsidR="00DE3971">
              <w:rPr>
                <w:noProof/>
                <w:webHidden/>
              </w:rPr>
              <w:fldChar w:fldCharType="begin"/>
            </w:r>
            <w:r w:rsidR="00DE3971">
              <w:rPr>
                <w:noProof/>
                <w:webHidden/>
              </w:rPr>
              <w:instrText xml:space="preserve"> PAGEREF _Toc403367884 \h </w:instrText>
            </w:r>
            <w:r w:rsidR="00DE3971">
              <w:rPr>
                <w:noProof/>
                <w:webHidden/>
              </w:rPr>
            </w:r>
            <w:r w:rsidR="00DE3971">
              <w:rPr>
                <w:noProof/>
                <w:webHidden/>
              </w:rPr>
              <w:fldChar w:fldCharType="separate"/>
            </w:r>
            <w:r w:rsidR="00680052">
              <w:rPr>
                <w:noProof/>
                <w:webHidden/>
              </w:rPr>
              <w:t>91</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885" w:history="1">
            <w:r w:rsidR="00DE3971" w:rsidRPr="006011B1">
              <w:rPr>
                <w:rStyle w:val="Hyperlink"/>
                <w:rFonts w:ascii="Times New Roman" w:hAnsi="Times New Roman" w:cs="Times New Roman"/>
                <w:b/>
                <w:noProof/>
              </w:rPr>
              <w:t>3.</w:t>
            </w:r>
            <w:r w:rsidR="00DE3971">
              <w:rPr>
                <w:rFonts w:eastAsiaTheme="minorEastAsia"/>
                <w:noProof/>
              </w:rPr>
              <w:tab/>
            </w:r>
            <w:r w:rsidR="00DE3971" w:rsidRPr="006011B1">
              <w:rPr>
                <w:rStyle w:val="Hyperlink"/>
                <w:rFonts w:ascii="Times New Roman" w:hAnsi="Times New Roman" w:cs="Times New Roman"/>
                <w:b/>
                <w:noProof/>
              </w:rPr>
              <w:t>Trường hợp kiểm thử 2: Đăng ký</w:t>
            </w:r>
            <w:r w:rsidR="00DE3971">
              <w:rPr>
                <w:noProof/>
                <w:webHidden/>
              </w:rPr>
              <w:tab/>
            </w:r>
            <w:r w:rsidR="00DE3971">
              <w:rPr>
                <w:noProof/>
                <w:webHidden/>
              </w:rPr>
              <w:fldChar w:fldCharType="begin"/>
            </w:r>
            <w:r w:rsidR="00DE3971">
              <w:rPr>
                <w:noProof/>
                <w:webHidden/>
              </w:rPr>
              <w:instrText xml:space="preserve"> PAGEREF _Toc403367885 \h </w:instrText>
            </w:r>
            <w:r w:rsidR="00DE3971">
              <w:rPr>
                <w:noProof/>
                <w:webHidden/>
              </w:rPr>
            </w:r>
            <w:r w:rsidR="00DE3971">
              <w:rPr>
                <w:noProof/>
                <w:webHidden/>
              </w:rPr>
              <w:fldChar w:fldCharType="separate"/>
            </w:r>
            <w:r w:rsidR="00680052">
              <w:rPr>
                <w:noProof/>
                <w:webHidden/>
              </w:rPr>
              <w:t>91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86" w:history="1">
            <w:r w:rsidR="00DE3971" w:rsidRPr="006011B1">
              <w:rPr>
                <w:rStyle w:val="Hyperlink"/>
                <w:rFonts w:ascii="Times New Roman" w:hAnsi="Times New Roman" w:cs="Times New Roman"/>
                <w:b/>
                <w:noProof/>
              </w:rPr>
              <w:t>3.1</w:t>
            </w:r>
            <w:r w:rsidR="00DE3971">
              <w:rPr>
                <w:noProof/>
              </w:rPr>
              <w:tab/>
            </w:r>
            <w:r w:rsidR="00DE3971" w:rsidRPr="006011B1">
              <w:rPr>
                <w:rStyle w:val="Hyperlink"/>
                <w:rFonts w:ascii="Times New Roman" w:hAnsi="Times New Roman" w:cs="Times New Roman"/>
                <w:b/>
                <w:noProof/>
              </w:rPr>
              <w:t>Mục tiêu</w:t>
            </w:r>
            <w:r w:rsidR="00DE3971">
              <w:rPr>
                <w:noProof/>
                <w:webHidden/>
              </w:rPr>
              <w:tab/>
            </w:r>
            <w:r w:rsidR="00DE3971">
              <w:rPr>
                <w:noProof/>
                <w:webHidden/>
              </w:rPr>
              <w:fldChar w:fldCharType="begin"/>
            </w:r>
            <w:r w:rsidR="00DE3971">
              <w:rPr>
                <w:noProof/>
                <w:webHidden/>
              </w:rPr>
              <w:instrText xml:space="preserve"> PAGEREF _Toc403367886 \h </w:instrText>
            </w:r>
            <w:r w:rsidR="00DE3971">
              <w:rPr>
                <w:noProof/>
                <w:webHidden/>
              </w:rPr>
            </w:r>
            <w:r w:rsidR="00DE3971">
              <w:rPr>
                <w:noProof/>
                <w:webHidden/>
              </w:rPr>
              <w:fldChar w:fldCharType="separate"/>
            </w:r>
            <w:r w:rsidR="00680052">
              <w:rPr>
                <w:noProof/>
                <w:webHidden/>
              </w:rPr>
              <w:t>91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87" w:history="1">
            <w:r w:rsidR="00DE3971" w:rsidRPr="006011B1">
              <w:rPr>
                <w:rStyle w:val="Hyperlink"/>
                <w:rFonts w:ascii="Times New Roman" w:hAnsi="Times New Roman" w:cs="Times New Roman"/>
                <w:b/>
                <w:noProof/>
              </w:rPr>
              <w:t>3.2</w:t>
            </w:r>
            <w:r w:rsidR="00DE3971">
              <w:rPr>
                <w:noProof/>
              </w:rPr>
              <w:tab/>
            </w:r>
            <w:r w:rsidR="00DE3971" w:rsidRPr="006011B1">
              <w:rPr>
                <w:rStyle w:val="Hyperlink"/>
                <w:rFonts w:ascii="Times New Roman" w:hAnsi="Times New Roman" w:cs="Times New Roman"/>
                <w:b/>
                <w:noProof/>
              </w:rPr>
              <w:t>Kết nhập</w:t>
            </w:r>
            <w:r w:rsidR="00DE3971">
              <w:rPr>
                <w:noProof/>
                <w:webHidden/>
              </w:rPr>
              <w:tab/>
            </w:r>
            <w:r w:rsidR="00DE3971">
              <w:rPr>
                <w:noProof/>
                <w:webHidden/>
              </w:rPr>
              <w:fldChar w:fldCharType="begin"/>
            </w:r>
            <w:r w:rsidR="00DE3971">
              <w:rPr>
                <w:noProof/>
                <w:webHidden/>
              </w:rPr>
              <w:instrText xml:space="preserve"> PAGEREF _Toc403367887 \h </w:instrText>
            </w:r>
            <w:r w:rsidR="00DE3971">
              <w:rPr>
                <w:noProof/>
                <w:webHidden/>
              </w:rPr>
            </w:r>
            <w:r w:rsidR="00DE3971">
              <w:rPr>
                <w:noProof/>
                <w:webHidden/>
              </w:rPr>
              <w:fldChar w:fldCharType="separate"/>
            </w:r>
            <w:r w:rsidR="00680052">
              <w:rPr>
                <w:noProof/>
                <w:webHidden/>
              </w:rPr>
              <w:t>85</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88" w:history="1">
            <w:r w:rsidR="00DE3971" w:rsidRPr="006011B1">
              <w:rPr>
                <w:rStyle w:val="Hyperlink"/>
                <w:rFonts w:ascii="Times New Roman" w:hAnsi="Times New Roman" w:cs="Times New Roman"/>
                <w:b/>
                <w:noProof/>
              </w:rPr>
              <w:t>3.3</w:t>
            </w:r>
            <w:r w:rsidR="00DE3971">
              <w:rPr>
                <w:noProof/>
              </w:rPr>
              <w:tab/>
            </w:r>
            <w:r w:rsidR="00DE3971" w:rsidRPr="006011B1">
              <w:rPr>
                <w:rStyle w:val="Hyperlink"/>
                <w:rFonts w:ascii="Times New Roman" w:hAnsi="Times New Roman" w:cs="Times New Roman"/>
                <w:b/>
                <w:noProof/>
              </w:rPr>
              <w:t>Kết xuất</w:t>
            </w:r>
            <w:r w:rsidR="00DE3971">
              <w:rPr>
                <w:noProof/>
                <w:webHidden/>
              </w:rPr>
              <w:tab/>
            </w:r>
            <w:r w:rsidR="00DE3971">
              <w:rPr>
                <w:noProof/>
                <w:webHidden/>
              </w:rPr>
              <w:fldChar w:fldCharType="begin"/>
            </w:r>
            <w:r w:rsidR="00DE3971">
              <w:rPr>
                <w:noProof/>
                <w:webHidden/>
              </w:rPr>
              <w:instrText xml:space="preserve"> PAGEREF _Toc403367888 \h </w:instrText>
            </w:r>
            <w:r w:rsidR="00DE3971">
              <w:rPr>
                <w:noProof/>
                <w:webHidden/>
              </w:rPr>
            </w:r>
            <w:r w:rsidR="00DE3971">
              <w:rPr>
                <w:noProof/>
                <w:webHidden/>
              </w:rPr>
              <w:fldChar w:fldCharType="separate"/>
            </w:r>
            <w:r w:rsidR="00680052">
              <w:rPr>
                <w:noProof/>
                <w:webHidden/>
              </w:rPr>
              <w:t>85</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89" w:history="1">
            <w:r w:rsidR="00DE3971" w:rsidRPr="006011B1">
              <w:rPr>
                <w:rStyle w:val="Hyperlink"/>
                <w:rFonts w:ascii="Times New Roman" w:hAnsi="Times New Roman" w:cs="Times New Roman"/>
                <w:b/>
                <w:noProof/>
              </w:rPr>
              <w:t>3.4</w:t>
            </w:r>
            <w:r w:rsidR="00DE3971">
              <w:rPr>
                <w:noProof/>
              </w:rPr>
              <w:tab/>
            </w:r>
            <w:r w:rsidR="00DE3971" w:rsidRPr="006011B1">
              <w:rPr>
                <w:rStyle w:val="Hyperlink"/>
                <w:rFonts w:ascii="Times New Roman" w:hAnsi="Times New Roman" w:cs="Times New Roman"/>
                <w:b/>
                <w:noProof/>
              </w:rPr>
              <w:t>Các yêu cầu về môi trường</w:t>
            </w:r>
            <w:r w:rsidR="00DE3971">
              <w:rPr>
                <w:noProof/>
                <w:webHidden/>
              </w:rPr>
              <w:tab/>
            </w:r>
            <w:r w:rsidR="00DE3971">
              <w:rPr>
                <w:noProof/>
                <w:webHidden/>
              </w:rPr>
              <w:fldChar w:fldCharType="begin"/>
            </w:r>
            <w:r w:rsidR="00DE3971">
              <w:rPr>
                <w:noProof/>
                <w:webHidden/>
              </w:rPr>
              <w:instrText xml:space="preserve"> PAGEREF _Toc403367889 \h </w:instrText>
            </w:r>
            <w:r w:rsidR="00DE3971">
              <w:rPr>
                <w:noProof/>
                <w:webHidden/>
              </w:rPr>
            </w:r>
            <w:r w:rsidR="00DE3971">
              <w:rPr>
                <w:noProof/>
                <w:webHidden/>
              </w:rPr>
              <w:fldChar w:fldCharType="separate"/>
            </w:r>
            <w:r w:rsidR="00680052">
              <w:rPr>
                <w:noProof/>
                <w:webHidden/>
              </w:rPr>
              <w:t>85</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890" w:history="1">
            <w:r w:rsidR="00DE3971" w:rsidRPr="006011B1">
              <w:rPr>
                <w:rStyle w:val="Hyperlink"/>
                <w:rFonts w:ascii="Times New Roman" w:hAnsi="Times New Roman" w:cs="Times New Roman"/>
                <w:b/>
                <w:noProof/>
              </w:rPr>
              <w:t>3.4.1</w:t>
            </w:r>
            <w:r w:rsidR="00DE3971">
              <w:rPr>
                <w:noProof/>
              </w:rPr>
              <w:tab/>
            </w:r>
            <w:r w:rsidR="00DE3971" w:rsidRPr="006011B1">
              <w:rPr>
                <w:rStyle w:val="Hyperlink"/>
                <w:rFonts w:ascii="Times New Roman" w:hAnsi="Times New Roman" w:cs="Times New Roman"/>
                <w:b/>
                <w:noProof/>
              </w:rPr>
              <w:t>Phần cứng</w:t>
            </w:r>
            <w:r w:rsidR="00DE3971">
              <w:rPr>
                <w:noProof/>
                <w:webHidden/>
              </w:rPr>
              <w:tab/>
            </w:r>
            <w:r w:rsidR="00DE3971">
              <w:rPr>
                <w:noProof/>
                <w:webHidden/>
              </w:rPr>
              <w:fldChar w:fldCharType="begin"/>
            </w:r>
            <w:r w:rsidR="00DE3971">
              <w:rPr>
                <w:noProof/>
                <w:webHidden/>
              </w:rPr>
              <w:instrText xml:space="preserve"> PAGEREF _Toc403367890 \h </w:instrText>
            </w:r>
            <w:r w:rsidR="00DE3971">
              <w:rPr>
                <w:noProof/>
                <w:webHidden/>
              </w:rPr>
            </w:r>
            <w:r w:rsidR="00DE3971">
              <w:rPr>
                <w:noProof/>
                <w:webHidden/>
              </w:rPr>
              <w:fldChar w:fldCharType="separate"/>
            </w:r>
            <w:r w:rsidR="00680052">
              <w:rPr>
                <w:noProof/>
                <w:webHidden/>
              </w:rPr>
              <w:t>85</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891" w:history="1">
            <w:r w:rsidR="00DE3971" w:rsidRPr="006011B1">
              <w:rPr>
                <w:rStyle w:val="Hyperlink"/>
                <w:rFonts w:ascii="Times New Roman" w:hAnsi="Times New Roman" w:cs="Times New Roman"/>
                <w:b/>
                <w:noProof/>
              </w:rPr>
              <w:t>3.4.2</w:t>
            </w:r>
            <w:r w:rsidR="00DE3971">
              <w:rPr>
                <w:noProof/>
              </w:rPr>
              <w:tab/>
            </w:r>
            <w:r w:rsidR="00DE3971" w:rsidRPr="006011B1">
              <w:rPr>
                <w:rStyle w:val="Hyperlink"/>
                <w:rFonts w:ascii="Times New Roman" w:hAnsi="Times New Roman" w:cs="Times New Roman"/>
                <w:b/>
                <w:noProof/>
              </w:rPr>
              <w:t>Phần mềm</w:t>
            </w:r>
            <w:r w:rsidR="00DE3971">
              <w:rPr>
                <w:noProof/>
                <w:webHidden/>
              </w:rPr>
              <w:tab/>
            </w:r>
            <w:r w:rsidR="00DE3971">
              <w:rPr>
                <w:noProof/>
                <w:webHidden/>
              </w:rPr>
              <w:fldChar w:fldCharType="begin"/>
            </w:r>
            <w:r w:rsidR="00DE3971">
              <w:rPr>
                <w:noProof/>
                <w:webHidden/>
              </w:rPr>
              <w:instrText xml:space="preserve"> PAGEREF _Toc403367891 \h </w:instrText>
            </w:r>
            <w:r w:rsidR="00DE3971">
              <w:rPr>
                <w:noProof/>
                <w:webHidden/>
              </w:rPr>
            </w:r>
            <w:r w:rsidR="00DE3971">
              <w:rPr>
                <w:noProof/>
                <w:webHidden/>
              </w:rPr>
              <w:fldChar w:fldCharType="separate"/>
            </w:r>
            <w:r w:rsidR="00680052">
              <w:rPr>
                <w:noProof/>
                <w:webHidden/>
              </w:rPr>
              <w:t>85</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92" w:history="1">
            <w:r w:rsidR="00DE3971" w:rsidRPr="006011B1">
              <w:rPr>
                <w:rStyle w:val="Hyperlink"/>
                <w:rFonts w:ascii="Times New Roman" w:hAnsi="Times New Roman" w:cs="Times New Roman"/>
                <w:b/>
                <w:noProof/>
              </w:rPr>
              <w:t>3.5</w:t>
            </w:r>
            <w:r w:rsidR="00DE3971">
              <w:rPr>
                <w:noProof/>
              </w:rPr>
              <w:tab/>
            </w:r>
            <w:r w:rsidR="00DE3971" w:rsidRPr="006011B1">
              <w:rPr>
                <w:rStyle w:val="Hyperlink"/>
                <w:rFonts w:ascii="Times New Roman" w:hAnsi="Times New Roman" w:cs="Times New Roman"/>
                <w:b/>
                <w:noProof/>
              </w:rPr>
              <w:t>Các yêu cầu thủ tục đặc biệt</w:t>
            </w:r>
            <w:r w:rsidR="00DE3971">
              <w:rPr>
                <w:noProof/>
                <w:webHidden/>
              </w:rPr>
              <w:tab/>
            </w:r>
            <w:r w:rsidR="00DE3971">
              <w:rPr>
                <w:noProof/>
                <w:webHidden/>
              </w:rPr>
              <w:fldChar w:fldCharType="begin"/>
            </w:r>
            <w:r w:rsidR="00DE3971">
              <w:rPr>
                <w:noProof/>
                <w:webHidden/>
              </w:rPr>
              <w:instrText xml:space="preserve"> PAGEREF _Toc403367892 \h </w:instrText>
            </w:r>
            <w:r w:rsidR="00DE3971">
              <w:rPr>
                <w:noProof/>
                <w:webHidden/>
              </w:rPr>
            </w:r>
            <w:r w:rsidR="00DE3971">
              <w:rPr>
                <w:noProof/>
                <w:webHidden/>
              </w:rPr>
              <w:fldChar w:fldCharType="separate"/>
            </w:r>
            <w:r w:rsidR="00680052">
              <w:rPr>
                <w:noProof/>
                <w:webHidden/>
              </w:rPr>
              <w:t>86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93" w:history="1">
            <w:r w:rsidR="00DE3971" w:rsidRPr="006011B1">
              <w:rPr>
                <w:rStyle w:val="Hyperlink"/>
                <w:rFonts w:ascii="Times New Roman" w:hAnsi="Times New Roman" w:cs="Times New Roman"/>
                <w:b/>
                <w:noProof/>
              </w:rPr>
              <w:t>3.6</w:t>
            </w:r>
            <w:r w:rsidR="00DE3971">
              <w:rPr>
                <w:noProof/>
              </w:rPr>
              <w:tab/>
            </w:r>
            <w:r w:rsidR="00DE3971" w:rsidRPr="006011B1">
              <w:rPr>
                <w:rStyle w:val="Hyperlink"/>
                <w:rFonts w:ascii="Times New Roman" w:hAnsi="Times New Roman" w:cs="Times New Roman"/>
                <w:b/>
                <w:noProof/>
              </w:rPr>
              <w:t>Quan hệ phục thuộc giữa các trường hợp</w:t>
            </w:r>
            <w:r w:rsidR="00DE3971">
              <w:rPr>
                <w:noProof/>
                <w:webHidden/>
              </w:rPr>
              <w:tab/>
            </w:r>
            <w:r w:rsidR="00DE3971">
              <w:rPr>
                <w:noProof/>
                <w:webHidden/>
              </w:rPr>
              <w:fldChar w:fldCharType="begin"/>
            </w:r>
            <w:r w:rsidR="00DE3971">
              <w:rPr>
                <w:noProof/>
                <w:webHidden/>
              </w:rPr>
              <w:instrText xml:space="preserve"> PAGEREF _Toc403367893 \h </w:instrText>
            </w:r>
            <w:r w:rsidR="00DE3971">
              <w:rPr>
                <w:noProof/>
                <w:webHidden/>
              </w:rPr>
            </w:r>
            <w:r w:rsidR="00DE3971">
              <w:rPr>
                <w:noProof/>
                <w:webHidden/>
              </w:rPr>
              <w:fldChar w:fldCharType="separate"/>
            </w:r>
            <w:r w:rsidR="00680052">
              <w:rPr>
                <w:noProof/>
                <w:webHidden/>
              </w:rPr>
              <w:t>86</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894" w:history="1">
            <w:r w:rsidR="00DE3971" w:rsidRPr="006011B1">
              <w:rPr>
                <w:rStyle w:val="Hyperlink"/>
                <w:rFonts w:ascii="Times New Roman" w:hAnsi="Times New Roman" w:cs="Times New Roman"/>
                <w:b/>
                <w:noProof/>
              </w:rPr>
              <w:t>4.</w:t>
            </w:r>
            <w:r w:rsidR="00DE3971">
              <w:rPr>
                <w:rFonts w:eastAsiaTheme="minorEastAsia"/>
                <w:noProof/>
              </w:rPr>
              <w:tab/>
            </w:r>
            <w:r w:rsidR="00DE3971" w:rsidRPr="006011B1">
              <w:rPr>
                <w:rStyle w:val="Hyperlink"/>
                <w:rFonts w:ascii="Times New Roman" w:hAnsi="Times New Roman" w:cs="Times New Roman"/>
                <w:b/>
                <w:noProof/>
              </w:rPr>
              <w:t>Trường hợp kiểm thử 3: Đổi mật khẩu</w:t>
            </w:r>
            <w:r w:rsidR="00DE3971">
              <w:rPr>
                <w:noProof/>
                <w:webHidden/>
              </w:rPr>
              <w:tab/>
            </w:r>
            <w:r w:rsidR="00DE3971">
              <w:rPr>
                <w:noProof/>
                <w:webHidden/>
              </w:rPr>
              <w:fldChar w:fldCharType="begin"/>
            </w:r>
            <w:r w:rsidR="00DE3971">
              <w:rPr>
                <w:noProof/>
                <w:webHidden/>
              </w:rPr>
              <w:instrText xml:space="preserve"> PAGEREF _Toc403367894 \h </w:instrText>
            </w:r>
            <w:r w:rsidR="00DE3971">
              <w:rPr>
                <w:noProof/>
                <w:webHidden/>
              </w:rPr>
            </w:r>
            <w:r w:rsidR="00DE3971">
              <w:rPr>
                <w:noProof/>
                <w:webHidden/>
              </w:rPr>
              <w:fldChar w:fldCharType="separate"/>
            </w:r>
            <w:r w:rsidR="00680052">
              <w:rPr>
                <w:noProof/>
                <w:webHidden/>
              </w:rPr>
              <w:t>86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95" w:history="1">
            <w:r w:rsidR="00DE3971" w:rsidRPr="006011B1">
              <w:rPr>
                <w:rStyle w:val="Hyperlink"/>
                <w:rFonts w:ascii="Times New Roman" w:hAnsi="Times New Roman" w:cs="Times New Roman"/>
                <w:b/>
                <w:noProof/>
              </w:rPr>
              <w:t>4.1</w:t>
            </w:r>
            <w:r w:rsidR="00DE3971">
              <w:rPr>
                <w:noProof/>
              </w:rPr>
              <w:tab/>
            </w:r>
            <w:r w:rsidR="00DE3971" w:rsidRPr="006011B1">
              <w:rPr>
                <w:rStyle w:val="Hyperlink"/>
                <w:rFonts w:ascii="Times New Roman" w:hAnsi="Times New Roman" w:cs="Times New Roman"/>
                <w:b/>
                <w:noProof/>
              </w:rPr>
              <w:t>Mục tiêu</w:t>
            </w:r>
            <w:r w:rsidR="00DE3971">
              <w:rPr>
                <w:noProof/>
                <w:webHidden/>
              </w:rPr>
              <w:tab/>
            </w:r>
            <w:r w:rsidR="00DE3971">
              <w:rPr>
                <w:noProof/>
                <w:webHidden/>
              </w:rPr>
              <w:fldChar w:fldCharType="begin"/>
            </w:r>
            <w:r w:rsidR="00DE3971">
              <w:rPr>
                <w:noProof/>
                <w:webHidden/>
              </w:rPr>
              <w:instrText xml:space="preserve"> PAGEREF _Toc403367895 \h </w:instrText>
            </w:r>
            <w:r w:rsidR="00DE3971">
              <w:rPr>
                <w:noProof/>
                <w:webHidden/>
              </w:rPr>
            </w:r>
            <w:r w:rsidR="00DE3971">
              <w:rPr>
                <w:noProof/>
                <w:webHidden/>
              </w:rPr>
              <w:fldChar w:fldCharType="separate"/>
            </w:r>
            <w:r w:rsidR="00680052">
              <w:rPr>
                <w:noProof/>
                <w:webHidden/>
              </w:rPr>
              <w:t>86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96" w:history="1">
            <w:r w:rsidR="00DE3971" w:rsidRPr="006011B1">
              <w:rPr>
                <w:rStyle w:val="Hyperlink"/>
                <w:rFonts w:ascii="Times New Roman" w:hAnsi="Times New Roman" w:cs="Times New Roman"/>
                <w:b/>
                <w:noProof/>
              </w:rPr>
              <w:t>4.2</w:t>
            </w:r>
            <w:r w:rsidR="00DE3971">
              <w:rPr>
                <w:noProof/>
              </w:rPr>
              <w:tab/>
            </w:r>
            <w:r w:rsidR="00DE3971" w:rsidRPr="006011B1">
              <w:rPr>
                <w:rStyle w:val="Hyperlink"/>
                <w:rFonts w:ascii="Times New Roman" w:hAnsi="Times New Roman" w:cs="Times New Roman"/>
                <w:b/>
                <w:noProof/>
              </w:rPr>
              <w:t>Kết nhập</w:t>
            </w:r>
            <w:r w:rsidR="00DE3971">
              <w:rPr>
                <w:noProof/>
                <w:webHidden/>
              </w:rPr>
              <w:tab/>
            </w:r>
            <w:r w:rsidR="00DE3971">
              <w:rPr>
                <w:noProof/>
                <w:webHidden/>
              </w:rPr>
              <w:fldChar w:fldCharType="begin"/>
            </w:r>
            <w:r w:rsidR="00DE3971">
              <w:rPr>
                <w:noProof/>
                <w:webHidden/>
              </w:rPr>
              <w:instrText xml:space="preserve"> PAGEREF _Toc403367896 \h </w:instrText>
            </w:r>
            <w:r w:rsidR="00DE3971">
              <w:rPr>
                <w:noProof/>
                <w:webHidden/>
              </w:rPr>
            </w:r>
            <w:r w:rsidR="00DE3971">
              <w:rPr>
                <w:noProof/>
                <w:webHidden/>
              </w:rPr>
              <w:fldChar w:fldCharType="separate"/>
            </w:r>
            <w:r w:rsidR="00680052">
              <w:rPr>
                <w:noProof/>
                <w:webHidden/>
              </w:rPr>
              <w:t>86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97" w:history="1">
            <w:r w:rsidR="00DE3971" w:rsidRPr="006011B1">
              <w:rPr>
                <w:rStyle w:val="Hyperlink"/>
                <w:rFonts w:ascii="Times New Roman" w:hAnsi="Times New Roman" w:cs="Times New Roman"/>
                <w:b/>
                <w:noProof/>
              </w:rPr>
              <w:t>4.3</w:t>
            </w:r>
            <w:r w:rsidR="00DE3971">
              <w:rPr>
                <w:noProof/>
              </w:rPr>
              <w:tab/>
            </w:r>
            <w:r w:rsidR="00DE3971" w:rsidRPr="006011B1">
              <w:rPr>
                <w:rStyle w:val="Hyperlink"/>
                <w:rFonts w:ascii="Times New Roman" w:hAnsi="Times New Roman" w:cs="Times New Roman"/>
                <w:b/>
                <w:noProof/>
              </w:rPr>
              <w:t>Kết xuất</w:t>
            </w:r>
            <w:r w:rsidR="00DE3971">
              <w:rPr>
                <w:noProof/>
                <w:webHidden/>
              </w:rPr>
              <w:tab/>
            </w:r>
            <w:r w:rsidR="00DE3971">
              <w:rPr>
                <w:noProof/>
                <w:webHidden/>
              </w:rPr>
              <w:fldChar w:fldCharType="begin"/>
            </w:r>
            <w:r w:rsidR="00DE3971">
              <w:rPr>
                <w:noProof/>
                <w:webHidden/>
              </w:rPr>
              <w:instrText xml:space="preserve"> PAGEREF _Toc403367897 \h </w:instrText>
            </w:r>
            <w:r w:rsidR="00DE3971">
              <w:rPr>
                <w:noProof/>
                <w:webHidden/>
              </w:rPr>
            </w:r>
            <w:r w:rsidR="00DE3971">
              <w:rPr>
                <w:noProof/>
                <w:webHidden/>
              </w:rPr>
              <w:fldChar w:fldCharType="separate"/>
            </w:r>
            <w:r w:rsidR="00680052">
              <w:rPr>
                <w:noProof/>
                <w:webHidden/>
              </w:rPr>
              <w:t>86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898" w:history="1">
            <w:r w:rsidR="00DE3971" w:rsidRPr="006011B1">
              <w:rPr>
                <w:rStyle w:val="Hyperlink"/>
                <w:rFonts w:ascii="Times New Roman" w:hAnsi="Times New Roman" w:cs="Times New Roman"/>
                <w:b/>
                <w:noProof/>
              </w:rPr>
              <w:t>4.4</w:t>
            </w:r>
            <w:r w:rsidR="00DE3971">
              <w:rPr>
                <w:noProof/>
              </w:rPr>
              <w:tab/>
            </w:r>
            <w:r w:rsidR="00DE3971" w:rsidRPr="006011B1">
              <w:rPr>
                <w:rStyle w:val="Hyperlink"/>
                <w:rFonts w:ascii="Times New Roman" w:hAnsi="Times New Roman" w:cs="Times New Roman"/>
                <w:b/>
                <w:noProof/>
              </w:rPr>
              <w:t>Các yêu cầu về môi trường</w:t>
            </w:r>
            <w:r w:rsidR="00DE3971">
              <w:rPr>
                <w:noProof/>
                <w:webHidden/>
              </w:rPr>
              <w:tab/>
            </w:r>
            <w:r w:rsidR="00DE3971">
              <w:rPr>
                <w:noProof/>
                <w:webHidden/>
              </w:rPr>
              <w:fldChar w:fldCharType="begin"/>
            </w:r>
            <w:r w:rsidR="00DE3971">
              <w:rPr>
                <w:noProof/>
                <w:webHidden/>
              </w:rPr>
              <w:instrText xml:space="preserve"> PAGEREF _Toc403367898 \h </w:instrText>
            </w:r>
            <w:r w:rsidR="00DE3971">
              <w:rPr>
                <w:noProof/>
                <w:webHidden/>
              </w:rPr>
            </w:r>
            <w:r w:rsidR="00DE3971">
              <w:rPr>
                <w:noProof/>
                <w:webHidden/>
              </w:rPr>
              <w:fldChar w:fldCharType="separate"/>
            </w:r>
            <w:r w:rsidR="00680052">
              <w:rPr>
                <w:noProof/>
                <w:webHidden/>
              </w:rPr>
              <w:t>86</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899" w:history="1">
            <w:r w:rsidR="00DE3971" w:rsidRPr="006011B1">
              <w:rPr>
                <w:rStyle w:val="Hyperlink"/>
                <w:rFonts w:ascii="Times New Roman" w:hAnsi="Times New Roman" w:cs="Times New Roman"/>
                <w:b/>
                <w:noProof/>
              </w:rPr>
              <w:t>4.4.1</w:t>
            </w:r>
            <w:r w:rsidR="00DE3971">
              <w:rPr>
                <w:noProof/>
              </w:rPr>
              <w:tab/>
            </w:r>
            <w:r w:rsidR="00DE3971" w:rsidRPr="006011B1">
              <w:rPr>
                <w:rStyle w:val="Hyperlink"/>
                <w:rFonts w:ascii="Times New Roman" w:hAnsi="Times New Roman" w:cs="Times New Roman"/>
                <w:b/>
                <w:noProof/>
              </w:rPr>
              <w:t>Phần cứng</w:t>
            </w:r>
            <w:r w:rsidR="00DE3971">
              <w:rPr>
                <w:noProof/>
                <w:webHidden/>
              </w:rPr>
              <w:tab/>
            </w:r>
            <w:r w:rsidR="00DE3971">
              <w:rPr>
                <w:noProof/>
                <w:webHidden/>
              </w:rPr>
              <w:fldChar w:fldCharType="begin"/>
            </w:r>
            <w:r w:rsidR="00DE3971">
              <w:rPr>
                <w:noProof/>
                <w:webHidden/>
              </w:rPr>
              <w:instrText xml:space="preserve"> PAGEREF _Toc403367899 \h </w:instrText>
            </w:r>
            <w:r w:rsidR="00DE3971">
              <w:rPr>
                <w:noProof/>
                <w:webHidden/>
              </w:rPr>
            </w:r>
            <w:r w:rsidR="00DE3971">
              <w:rPr>
                <w:noProof/>
                <w:webHidden/>
              </w:rPr>
              <w:fldChar w:fldCharType="separate"/>
            </w:r>
            <w:r w:rsidR="00680052">
              <w:rPr>
                <w:noProof/>
                <w:webHidden/>
              </w:rPr>
              <w:t>86</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00" w:history="1">
            <w:r w:rsidR="00DE3971" w:rsidRPr="006011B1">
              <w:rPr>
                <w:rStyle w:val="Hyperlink"/>
                <w:rFonts w:ascii="Times New Roman" w:hAnsi="Times New Roman" w:cs="Times New Roman"/>
                <w:b/>
                <w:noProof/>
              </w:rPr>
              <w:t>4.4.2</w:t>
            </w:r>
            <w:r w:rsidR="00DE3971">
              <w:rPr>
                <w:noProof/>
              </w:rPr>
              <w:tab/>
            </w:r>
            <w:r w:rsidR="00DE3971" w:rsidRPr="006011B1">
              <w:rPr>
                <w:rStyle w:val="Hyperlink"/>
                <w:rFonts w:ascii="Times New Roman" w:hAnsi="Times New Roman" w:cs="Times New Roman"/>
                <w:b/>
                <w:noProof/>
              </w:rPr>
              <w:t>Phần mềm</w:t>
            </w:r>
            <w:r w:rsidR="00DE3971">
              <w:rPr>
                <w:noProof/>
                <w:webHidden/>
              </w:rPr>
              <w:tab/>
            </w:r>
            <w:r w:rsidR="00DE3971">
              <w:rPr>
                <w:noProof/>
                <w:webHidden/>
              </w:rPr>
              <w:fldChar w:fldCharType="begin"/>
            </w:r>
            <w:r w:rsidR="00DE3971">
              <w:rPr>
                <w:noProof/>
                <w:webHidden/>
              </w:rPr>
              <w:instrText xml:space="preserve"> PAGEREF _Toc403367900 \h </w:instrText>
            </w:r>
            <w:r w:rsidR="00DE3971">
              <w:rPr>
                <w:noProof/>
                <w:webHidden/>
              </w:rPr>
            </w:r>
            <w:r w:rsidR="00DE3971">
              <w:rPr>
                <w:noProof/>
                <w:webHidden/>
              </w:rPr>
              <w:fldChar w:fldCharType="separate"/>
            </w:r>
            <w:r w:rsidR="00680052">
              <w:rPr>
                <w:noProof/>
                <w:webHidden/>
              </w:rPr>
              <w:t>86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01" w:history="1">
            <w:r w:rsidR="00DE3971" w:rsidRPr="006011B1">
              <w:rPr>
                <w:rStyle w:val="Hyperlink"/>
                <w:rFonts w:ascii="Times New Roman" w:hAnsi="Times New Roman" w:cs="Times New Roman"/>
                <w:b/>
                <w:noProof/>
              </w:rPr>
              <w:t>4.5</w:t>
            </w:r>
            <w:r w:rsidR="00DE3971">
              <w:rPr>
                <w:noProof/>
              </w:rPr>
              <w:tab/>
            </w:r>
            <w:r w:rsidR="00DE3971" w:rsidRPr="006011B1">
              <w:rPr>
                <w:rStyle w:val="Hyperlink"/>
                <w:rFonts w:ascii="Times New Roman" w:hAnsi="Times New Roman" w:cs="Times New Roman"/>
                <w:b/>
                <w:noProof/>
              </w:rPr>
              <w:t>Các yêu cầu thủ tục đặc biệt</w:t>
            </w:r>
            <w:r w:rsidR="00DE3971">
              <w:rPr>
                <w:noProof/>
                <w:webHidden/>
              </w:rPr>
              <w:tab/>
            </w:r>
            <w:r w:rsidR="00DE3971">
              <w:rPr>
                <w:noProof/>
                <w:webHidden/>
              </w:rPr>
              <w:fldChar w:fldCharType="begin"/>
            </w:r>
            <w:r w:rsidR="00DE3971">
              <w:rPr>
                <w:noProof/>
                <w:webHidden/>
              </w:rPr>
              <w:instrText xml:space="preserve"> PAGEREF _Toc403367901 \h </w:instrText>
            </w:r>
            <w:r w:rsidR="00DE3971">
              <w:rPr>
                <w:noProof/>
                <w:webHidden/>
              </w:rPr>
            </w:r>
            <w:r w:rsidR="00DE3971">
              <w:rPr>
                <w:noProof/>
                <w:webHidden/>
              </w:rPr>
              <w:fldChar w:fldCharType="separate"/>
            </w:r>
            <w:r w:rsidR="00680052">
              <w:rPr>
                <w:noProof/>
                <w:webHidden/>
              </w:rPr>
              <w:t>87</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02" w:history="1">
            <w:r w:rsidR="00DE3971" w:rsidRPr="006011B1">
              <w:rPr>
                <w:rStyle w:val="Hyperlink"/>
                <w:rFonts w:ascii="Times New Roman" w:hAnsi="Times New Roman" w:cs="Times New Roman"/>
                <w:b/>
                <w:noProof/>
              </w:rPr>
              <w:t>4.6</w:t>
            </w:r>
            <w:r w:rsidR="00DE3971">
              <w:rPr>
                <w:noProof/>
              </w:rPr>
              <w:tab/>
            </w:r>
            <w:r w:rsidR="00DE3971" w:rsidRPr="006011B1">
              <w:rPr>
                <w:rStyle w:val="Hyperlink"/>
                <w:rFonts w:ascii="Times New Roman" w:hAnsi="Times New Roman" w:cs="Times New Roman"/>
                <w:b/>
                <w:noProof/>
              </w:rPr>
              <w:t>Quan hệ phục thuộc giữa các trường hợp</w:t>
            </w:r>
            <w:r w:rsidR="00DE3971">
              <w:rPr>
                <w:noProof/>
                <w:webHidden/>
              </w:rPr>
              <w:tab/>
            </w:r>
            <w:r w:rsidR="00DE3971">
              <w:rPr>
                <w:noProof/>
                <w:webHidden/>
              </w:rPr>
              <w:fldChar w:fldCharType="begin"/>
            </w:r>
            <w:r w:rsidR="00DE3971">
              <w:rPr>
                <w:noProof/>
                <w:webHidden/>
              </w:rPr>
              <w:instrText xml:space="preserve"> PAGEREF _Toc403367902 \h </w:instrText>
            </w:r>
            <w:r w:rsidR="00DE3971">
              <w:rPr>
                <w:noProof/>
                <w:webHidden/>
              </w:rPr>
            </w:r>
            <w:r w:rsidR="00DE3971">
              <w:rPr>
                <w:noProof/>
                <w:webHidden/>
              </w:rPr>
              <w:fldChar w:fldCharType="separate"/>
            </w:r>
            <w:r w:rsidR="00680052">
              <w:rPr>
                <w:noProof/>
                <w:webHidden/>
              </w:rPr>
              <w:t>87</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903" w:history="1">
            <w:r w:rsidR="00DE3971" w:rsidRPr="006011B1">
              <w:rPr>
                <w:rStyle w:val="Hyperlink"/>
                <w:rFonts w:ascii="Times New Roman" w:hAnsi="Times New Roman" w:cs="Times New Roman"/>
                <w:b/>
                <w:noProof/>
              </w:rPr>
              <w:t>5.</w:t>
            </w:r>
            <w:r w:rsidR="00DE3971">
              <w:rPr>
                <w:rFonts w:eastAsiaTheme="minorEastAsia"/>
                <w:noProof/>
              </w:rPr>
              <w:tab/>
            </w:r>
            <w:r w:rsidR="00DE3971" w:rsidRPr="006011B1">
              <w:rPr>
                <w:rStyle w:val="Hyperlink"/>
                <w:rFonts w:ascii="Times New Roman" w:hAnsi="Times New Roman" w:cs="Times New Roman"/>
                <w:b/>
                <w:noProof/>
              </w:rPr>
              <w:t>Trường hợp kiểm thử 4: Thêm nhà trọ</w:t>
            </w:r>
            <w:r w:rsidR="00DE3971">
              <w:rPr>
                <w:noProof/>
                <w:webHidden/>
              </w:rPr>
              <w:tab/>
            </w:r>
            <w:r w:rsidR="00DE3971">
              <w:rPr>
                <w:noProof/>
                <w:webHidden/>
              </w:rPr>
              <w:fldChar w:fldCharType="begin"/>
            </w:r>
            <w:r w:rsidR="00DE3971">
              <w:rPr>
                <w:noProof/>
                <w:webHidden/>
              </w:rPr>
              <w:instrText xml:space="preserve"> PAGEREF _Toc403367903 \h </w:instrText>
            </w:r>
            <w:r w:rsidR="00DE3971">
              <w:rPr>
                <w:noProof/>
                <w:webHidden/>
              </w:rPr>
            </w:r>
            <w:r w:rsidR="00DE3971">
              <w:rPr>
                <w:noProof/>
                <w:webHidden/>
              </w:rPr>
              <w:fldChar w:fldCharType="separate"/>
            </w:r>
            <w:r w:rsidR="00680052">
              <w:rPr>
                <w:noProof/>
                <w:webHidden/>
              </w:rPr>
              <w:t>87</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04" w:history="1">
            <w:r w:rsidR="00DE3971" w:rsidRPr="006011B1">
              <w:rPr>
                <w:rStyle w:val="Hyperlink"/>
                <w:rFonts w:ascii="Times New Roman" w:hAnsi="Times New Roman" w:cs="Times New Roman"/>
                <w:b/>
                <w:noProof/>
              </w:rPr>
              <w:t>5.1</w:t>
            </w:r>
            <w:r w:rsidR="00DE3971">
              <w:rPr>
                <w:noProof/>
              </w:rPr>
              <w:tab/>
            </w:r>
            <w:r w:rsidR="00DE3971" w:rsidRPr="006011B1">
              <w:rPr>
                <w:rStyle w:val="Hyperlink"/>
                <w:rFonts w:ascii="Times New Roman" w:hAnsi="Times New Roman" w:cs="Times New Roman"/>
                <w:b/>
                <w:noProof/>
              </w:rPr>
              <w:t>Mục tiêu:</w:t>
            </w:r>
            <w:r w:rsidR="00DE3971">
              <w:rPr>
                <w:noProof/>
                <w:webHidden/>
              </w:rPr>
              <w:tab/>
            </w:r>
            <w:r w:rsidR="00DE3971">
              <w:rPr>
                <w:noProof/>
                <w:webHidden/>
              </w:rPr>
              <w:fldChar w:fldCharType="begin"/>
            </w:r>
            <w:r w:rsidR="00DE3971">
              <w:rPr>
                <w:noProof/>
                <w:webHidden/>
              </w:rPr>
              <w:instrText xml:space="preserve"> PAGEREF _Toc403367904 \h </w:instrText>
            </w:r>
            <w:r w:rsidR="00DE3971">
              <w:rPr>
                <w:noProof/>
                <w:webHidden/>
              </w:rPr>
            </w:r>
            <w:r w:rsidR="00DE3971">
              <w:rPr>
                <w:noProof/>
                <w:webHidden/>
              </w:rPr>
              <w:fldChar w:fldCharType="separate"/>
            </w:r>
            <w:r w:rsidR="00680052">
              <w:rPr>
                <w:noProof/>
                <w:webHidden/>
              </w:rPr>
              <w:t>87</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05" w:history="1">
            <w:r w:rsidR="00DE3971" w:rsidRPr="006011B1">
              <w:rPr>
                <w:rStyle w:val="Hyperlink"/>
                <w:rFonts w:ascii="Times New Roman" w:hAnsi="Times New Roman" w:cs="Times New Roman"/>
                <w:b/>
                <w:noProof/>
              </w:rPr>
              <w:t>5.2</w:t>
            </w:r>
            <w:r w:rsidR="00DE3971">
              <w:rPr>
                <w:noProof/>
              </w:rPr>
              <w:tab/>
            </w:r>
            <w:r w:rsidR="00DE3971" w:rsidRPr="006011B1">
              <w:rPr>
                <w:rStyle w:val="Hyperlink"/>
                <w:rFonts w:ascii="Times New Roman" w:hAnsi="Times New Roman" w:cs="Times New Roman"/>
                <w:b/>
                <w:noProof/>
              </w:rPr>
              <w:t>Kết nhập:</w:t>
            </w:r>
            <w:r w:rsidR="00DE3971">
              <w:rPr>
                <w:noProof/>
                <w:webHidden/>
              </w:rPr>
              <w:tab/>
            </w:r>
            <w:r w:rsidR="00DE3971">
              <w:rPr>
                <w:noProof/>
                <w:webHidden/>
              </w:rPr>
              <w:fldChar w:fldCharType="begin"/>
            </w:r>
            <w:r w:rsidR="00DE3971">
              <w:rPr>
                <w:noProof/>
                <w:webHidden/>
              </w:rPr>
              <w:instrText xml:space="preserve"> PAGEREF _Toc403367905 \h </w:instrText>
            </w:r>
            <w:r w:rsidR="00DE3971">
              <w:rPr>
                <w:noProof/>
                <w:webHidden/>
              </w:rPr>
            </w:r>
            <w:r w:rsidR="00DE3971">
              <w:rPr>
                <w:noProof/>
                <w:webHidden/>
              </w:rPr>
              <w:fldChar w:fldCharType="separate"/>
            </w:r>
            <w:r w:rsidR="00680052">
              <w:rPr>
                <w:noProof/>
                <w:webHidden/>
              </w:rPr>
              <w:t>87</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06" w:history="1">
            <w:r w:rsidR="00DE3971" w:rsidRPr="006011B1">
              <w:rPr>
                <w:rStyle w:val="Hyperlink"/>
                <w:rFonts w:ascii="Times New Roman" w:hAnsi="Times New Roman" w:cs="Times New Roman"/>
                <w:b/>
                <w:noProof/>
              </w:rPr>
              <w:t>5.3</w:t>
            </w:r>
            <w:r w:rsidR="00DE3971">
              <w:rPr>
                <w:noProof/>
              </w:rPr>
              <w:tab/>
            </w:r>
            <w:r w:rsidR="00DE3971" w:rsidRPr="006011B1">
              <w:rPr>
                <w:rStyle w:val="Hyperlink"/>
                <w:rFonts w:ascii="Times New Roman" w:hAnsi="Times New Roman" w:cs="Times New Roman"/>
                <w:b/>
                <w:noProof/>
              </w:rPr>
              <w:t>Kết xuất:</w:t>
            </w:r>
            <w:r w:rsidR="00DE3971">
              <w:rPr>
                <w:noProof/>
                <w:webHidden/>
              </w:rPr>
              <w:tab/>
            </w:r>
            <w:r w:rsidR="00DE3971">
              <w:rPr>
                <w:noProof/>
                <w:webHidden/>
              </w:rPr>
              <w:fldChar w:fldCharType="begin"/>
            </w:r>
            <w:r w:rsidR="00DE3971">
              <w:rPr>
                <w:noProof/>
                <w:webHidden/>
              </w:rPr>
              <w:instrText xml:space="preserve"> PAGEREF _Toc403367906 \h </w:instrText>
            </w:r>
            <w:r w:rsidR="00DE3971">
              <w:rPr>
                <w:noProof/>
                <w:webHidden/>
              </w:rPr>
            </w:r>
            <w:r w:rsidR="00DE3971">
              <w:rPr>
                <w:noProof/>
                <w:webHidden/>
              </w:rPr>
              <w:fldChar w:fldCharType="separate"/>
            </w:r>
            <w:r w:rsidR="00680052">
              <w:rPr>
                <w:noProof/>
                <w:webHidden/>
              </w:rPr>
              <w:t>87</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07" w:history="1">
            <w:r w:rsidR="00DE3971" w:rsidRPr="006011B1">
              <w:rPr>
                <w:rStyle w:val="Hyperlink"/>
                <w:rFonts w:ascii="Times New Roman" w:hAnsi="Times New Roman" w:cs="Times New Roman"/>
                <w:b/>
                <w:noProof/>
              </w:rPr>
              <w:t>5.4</w:t>
            </w:r>
            <w:r w:rsidR="00DE3971">
              <w:rPr>
                <w:noProof/>
              </w:rPr>
              <w:tab/>
            </w:r>
            <w:r w:rsidR="00DE3971" w:rsidRPr="006011B1">
              <w:rPr>
                <w:rStyle w:val="Hyperlink"/>
                <w:rFonts w:ascii="Times New Roman" w:hAnsi="Times New Roman" w:cs="Times New Roman"/>
                <w:b/>
                <w:noProof/>
              </w:rPr>
              <w:t>Các yêu cầu về môi trường</w:t>
            </w:r>
            <w:r w:rsidR="00DE3971">
              <w:rPr>
                <w:noProof/>
                <w:webHidden/>
              </w:rPr>
              <w:tab/>
            </w:r>
            <w:r w:rsidR="00DE3971">
              <w:rPr>
                <w:noProof/>
                <w:webHidden/>
              </w:rPr>
              <w:fldChar w:fldCharType="begin"/>
            </w:r>
            <w:r w:rsidR="00DE3971">
              <w:rPr>
                <w:noProof/>
                <w:webHidden/>
              </w:rPr>
              <w:instrText xml:space="preserve"> PAGEREF _Toc403367907 \h </w:instrText>
            </w:r>
            <w:r w:rsidR="00DE3971">
              <w:rPr>
                <w:noProof/>
                <w:webHidden/>
              </w:rPr>
            </w:r>
            <w:r w:rsidR="00DE3971">
              <w:rPr>
                <w:noProof/>
                <w:webHidden/>
              </w:rPr>
              <w:fldChar w:fldCharType="separate"/>
            </w:r>
            <w:r w:rsidR="00680052">
              <w:rPr>
                <w:noProof/>
                <w:webHidden/>
              </w:rPr>
              <w:t>88</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08" w:history="1">
            <w:r w:rsidR="00DE3971" w:rsidRPr="006011B1">
              <w:rPr>
                <w:rStyle w:val="Hyperlink"/>
                <w:rFonts w:ascii="Times New Roman" w:hAnsi="Times New Roman" w:cs="Times New Roman"/>
                <w:b/>
                <w:noProof/>
              </w:rPr>
              <w:t>5.4.1</w:t>
            </w:r>
            <w:r w:rsidR="00DE3971">
              <w:rPr>
                <w:noProof/>
              </w:rPr>
              <w:tab/>
            </w:r>
            <w:r w:rsidR="00DE3971" w:rsidRPr="006011B1">
              <w:rPr>
                <w:rStyle w:val="Hyperlink"/>
                <w:rFonts w:ascii="Times New Roman" w:hAnsi="Times New Roman" w:cs="Times New Roman"/>
                <w:b/>
                <w:noProof/>
              </w:rPr>
              <w:t>Phần cứng</w:t>
            </w:r>
            <w:r w:rsidR="00DE3971">
              <w:rPr>
                <w:noProof/>
                <w:webHidden/>
              </w:rPr>
              <w:tab/>
            </w:r>
            <w:r w:rsidR="00DE3971">
              <w:rPr>
                <w:noProof/>
                <w:webHidden/>
              </w:rPr>
              <w:fldChar w:fldCharType="begin"/>
            </w:r>
            <w:r w:rsidR="00DE3971">
              <w:rPr>
                <w:noProof/>
                <w:webHidden/>
              </w:rPr>
              <w:instrText xml:space="preserve"> PAGEREF _Toc403367908 \h </w:instrText>
            </w:r>
            <w:r w:rsidR="00DE3971">
              <w:rPr>
                <w:noProof/>
                <w:webHidden/>
              </w:rPr>
            </w:r>
            <w:r w:rsidR="00DE3971">
              <w:rPr>
                <w:noProof/>
                <w:webHidden/>
              </w:rPr>
              <w:fldChar w:fldCharType="separate"/>
            </w:r>
            <w:r w:rsidR="00680052">
              <w:rPr>
                <w:noProof/>
                <w:webHidden/>
              </w:rPr>
              <w:t>88</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09" w:history="1">
            <w:r w:rsidR="00DE3971" w:rsidRPr="006011B1">
              <w:rPr>
                <w:rStyle w:val="Hyperlink"/>
                <w:rFonts w:ascii="Times New Roman" w:hAnsi="Times New Roman" w:cs="Times New Roman"/>
                <w:b/>
                <w:noProof/>
              </w:rPr>
              <w:t>5.4.2</w:t>
            </w:r>
            <w:r w:rsidR="00DE3971">
              <w:rPr>
                <w:noProof/>
              </w:rPr>
              <w:tab/>
            </w:r>
            <w:r w:rsidR="00DE3971" w:rsidRPr="006011B1">
              <w:rPr>
                <w:rStyle w:val="Hyperlink"/>
                <w:rFonts w:ascii="Times New Roman" w:hAnsi="Times New Roman" w:cs="Times New Roman"/>
                <w:b/>
                <w:noProof/>
              </w:rPr>
              <w:t>Phần mềm</w:t>
            </w:r>
            <w:r w:rsidR="00DE3971">
              <w:rPr>
                <w:noProof/>
                <w:webHidden/>
              </w:rPr>
              <w:tab/>
            </w:r>
            <w:r w:rsidR="00DE3971">
              <w:rPr>
                <w:noProof/>
                <w:webHidden/>
              </w:rPr>
              <w:fldChar w:fldCharType="begin"/>
            </w:r>
            <w:r w:rsidR="00DE3971">
              <w:rPr>
                <w:noProof/>
                <w:webHidden/>
              </w:rPr>
              <w:instrText xml:space="preserve"> PAGEREF _Toc403367909 \h </w:instrText>
            </w:r>
            <w:r w:rsidR="00DE3971">
              <w:rPr>
                <w:noProof/>
                <w:webHidden/>
              </w:rPr>
            </w:r>
            <w:r w:rsidR="00DE3971">
              <w:rPr>
                <w:noProof/>
                <w:webHidden/>
              </w:rPr>
              <w:fldChar w:fldCharType="separate"/>
            </w:r>
            <w:r w:rsidR="00680052">
              <w:rPr>
                <w:noProof/>
                <w:webHidden/>
              </w:rPr>
              <w:t>88</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910" w:history="1">
            <w:r w:rsidR="00DE3971" w:rsidRPr="006011B1">
              <w:rPr>
                <w:rStyle w:val="Hyperlink"/>
                <w:rFonts w:ascii="Times New Roman" w:hAnsi="Times New Roman" w:cs="Times New Roman"/>
                <w:b/>
                <w:noProof/>
              </w:rPr>
              <w:t>6.</w:t>
            </w:r>
            <w:r w:rsidR="00DE3971">
              <w:rPr>
                <w:rFonts w:eastAsiaTheme="minorEastAsia"/>
                <w:noProof/>
              </w:rPr>
              <w:tab/>
            </w:r>
            <w:r w:rsidR="00DE3971" w:rsidRPr="006011B1">
              <w:rPr>
                <w:rStyle w:val="Hyperlink"/>
                <w:rFonts w:ascii="Times New Roman" w:hAnsi="Times New Roman" w:cs="Times New Roman"/>
                <w:b/>
                <w:noProof/>
              </w:rPr>
              <w:t>Trường hợp kiểm thử 4: Thay đổi thông tin cá nhân</w:t>
            </w:r>
            <w:r w:rsidR="00DE3971">
              <w:rPr>
                <w:noProof/>
                <w:webHidden/>
              </w:rPr>
              <w:tab/>
            </w:r>
            <w:r w:rsidR="00DE3971">
              <w:rPr>
                <w:noProof/>
                <w:webHidden/>
              </w:rPr>
              <w:fldChar w:fldCharType="begin"/>
            </w:r>
            <w:r w:rsidR="00DE3971">
              <w:rPr>
                <w:noProof/>
                <w:webHidden/>
              </w:rPr>
              <w:instrText xml:space="preserve"> PAGEREF _Toc403367910 \h </w:instrText>
            </w:r>
            <w:r w:rsidR="00DE3971">
              <w:rPr>
                <w:noProof/>
                <w:webHidden/>
              </w:rPr>
            </w:r>
            <w:r w:rsidR="00DE3971">
              <w:rPr>
                <w:noProof/>
                <w:webHidden/>
              </w:rPr>
              <w:fldChar w:fldCharType="separate"/>
            </w:r>
            <w:r w:rsidR="00680052">
              <w:rPr>
                <w:noProof/>
                <w:webHidden/>
              </w:rPr>
              <w:t>88</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11" w:history="1">
            <w:r w:rsidR="00DE3971" w:rsidRPr="006011B1">
              <w:rPr>
                <w:rStyle w:val="Hyperlink"/>
                <w:rFonts w:ascii="Times New Roman" w:hAnsi="Times New Roman" w:cs="Times New Roman"/>
                <w:b/>
                <w:noProof/>
              </w:rPr>
              <w:t>6.1</w:t>
            </w:r>
            <w:r w:rsidR="00DE3971">
              <w:rPr>
                <w:noProof/>
              </w:rPr>
              <w:tab/>
            </w:r>
            <w:r w:rsidR="00DE3971" w:rsidRPr="006011B1">
              <w:rPr>
                <w:rStyle w:val="Hyperlink"/>
                <w:rFonts w:ascii="Times New Roman" w:hAnsi="Times New Roman" w:cs="Times New Roman"/>
                <w:b/>
                <w:noProof/>
              </w:rPr>
              <w:t>Mục tiêu:</w:t>
            </w:r>
            <w:r w:rsidR="00DE3971">
              <w:rPr>
                <w:noProof/>
                <w:webHidden/>
              </w:rPr>
              <w:tab/>
            </w:r>
            <w:r w:rsidR="00DE3971">
              <w:rPr>
                <w:noProof/>
                <w:webHidden/>
              </w:rPr>
              <w:fldChar w:fldCharType="begin"/>
            </w:r>
            <w:r w:rsidR="00DE3971">
              <w:rPr>
                <w:noProof/>
                <w:webHidden/>
              </w:rPr>
              <w:instrText xml:space="preserve"> PAGEREF _Toc403367911 \h </w:instrText>
            </w:r>
            <w:r w:rsidR="00DE3971">
              <w:rPr>
                <w:noProof/>
                <w:webHidden/>
              </w:rPr>
            </w:r>
            <w:r w:rsidR="00DE3971">
              <w:rPr>
                <w:noProof/>
                <w:webHidden/>
              </w:rPr>
              <w:fldChar w:fldCharType="separate"/>
            </w:r>
            <w:r w:rsidR="00680052">
              <w:rPr>
                <w:noProof/>
                <w:webHidden/>
              </w:rPr>
              <w:t>88</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12" w:history="1">
            <w:r w:rsidR="00DE3971" w:rsidRPr="006011B1">
              <w:rPr>
                <w:rStyle w:val="Hyperlink"/>
                <w:rFonts w:ascii="Times New Roman" w:hAnsi="Times New Roman" w:cs="Times New Roman"/>
                <w:b/>
                <w:noProof/>
              </w:rPr>
              <w:t>6.3</w:t>
            </w:r>
            <w:r w:rsidR="00DE3971">
              <w:rPr>
                <w:noProof/>
              </w:rPr>
              <w:tab/>
            </w:r>
            <w:r w:rsidR="00DE3971" w:rsidRPr="006011B1">
              <w:rPr>
                <w:rStyle w:val="Hyperlink"/>
                <w:rFonts w:ascii="Times New Roman" w:hAnsi="Times New Roman" w:cs="Times New Roman"/>
                <w:b/>
                <w:noProof/>
              </w:rPr>
              <w:t>Kết xuất:</w:t>
            </w:r>
            <w:r w:rsidR="00DE3971">
              <w:rPr>
                <w:noProof/>
                <w:webHidden/>
              </w:rPr>
              <w:tab/>
            </w:r>
            <w:r w:rsidR="00DE3971">
              <w:rPr>
                <w:noProof/>
                <w:webHidden/>
              </w:rPr>
              <w:fldChar w:fldCharType="begin"/>
            </w:r>
            <w:r w:rsidR="00DE3971">
              <w:rPr>
                <w:noProof/>
                <w:webHidden/>
              </w:rPr>
              <w:instrText xml:space="preserve"> PAGEREF _Toc403367912 \h </w:instrText>
            </w:r>
            <w:r w:rsidR="00DE3971">
              <w:rPr>
                <w:noProof/>
                <w:webHidden/>
              </w:rPr>
            </w:r>
            <w:r w:rsidR="00DE3971">
              <w:rPr>
                <w:noProof/>
                <w:webHidden/>
              </w:rPr>
              <w:fldChar w:fldCharType="separate"/>
            </w:r>
            <w:r w:rsidR="00680052">
              <w:rPr>
                <w:noProof/>
                <w:webHidden/>
              </w:rPr>
              <w:t>88</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13" w:history="1">
            <w:r w:rsidR="00DE3971" w:rsidRPr="006011B1">
              <w:rPr>
                <w:rStyle w:val="Hyperlink"/>
                <w:rFonts w:ascii="Times New Roman" w:hAnsi="Times New Roman" w:cs="Times New Roman"/>
                <w:b/>
                <w:noProof/>
              </w:rPr>
              <w:t>6.4</w:t>
            </w:r>
            <w:r w:rsidR="00DE3971">
              <w:rPr>
                <w:noProof/>
              </w:rPr>
              <w:tab/>
            </w:r>
            <w:r w:rsidR="00DE3971" w:rsidRPr="006011B1">
              <w:rPr>
                <w:rStyle w:val="Hyperlink"/>
                <w:rFonts w:ascii="Times New Roman" w:hAnsi="Times New Roman" w:cs="Times New Roman"/>
                <w:b/>
                <w:noProof/>
              </w:rPr>
              <w:t>Các yêu cầu về môi trường</w:t>
            </w:r>
            <w:r w:rsidR="00DE3971">
              <w:rPr>
                <w:noProof/>
                <w:webHidden/>
              </w:rPr>
              <w:tab/>
            </w:r>
            <w:r w:rsidR="00DE3971">
              <w:rPr>
                <w:noProof/>
                <w:webHidden/>
              </w:rPr>
              <w:fldChar w:fldCharType="begin"/>
            </w:r>
            <w:r w:rsidR="00DE3971">
              <w:rPr>
                <w:noProof/>
                <w:webHidden/>
              </w:rPr>
              <w:instrText xml:space="preserve"> PAGEREF _Toc403367913 \h </w:instrText>
            </w:r>
            <w:r w:rsidR="00DE3971">
              <w:rPr>
                <w:noProof/>
                <w:webHidden/>
              </w:rPr>
            </w:r>
            <w:r w:rsidR="00DE3971">
              <w:rPr>
                <w:noProof/>
                <w:webHidden/>
              </w:rPr>
              <w:fldChar w:fldCharType="separate"/>
            </w:r>
            <w:r w:rsidR="00680052">
              <w:rPr>
                <w:noProof/>
                <w:webHidden/>
              </w:rPr>
              <w:t>88</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14" w:history="1">
            <w:r w:rsidR="00DE3971" w:rsidRPr="006011B1">
              <w:rPr>
                <w:rStyle w:val="Hyperlink"/>
                <w:rFonts w:ascii="Times New Roman" w:hAnsi="Times New Roman" w:cs="Times New Roman"/>
                <w:b/>
                <w:noProof/>
              </w:rPr>
              <w:t>6.4.1</w:t>
            </w:r>
            <w:r w:rsidR="00DE3971">
              <w:rPr>
                <w:noProof/>
              </w:rPr>
              <w:tab/>
            </w:r>
            <w:r w:rsidR="00DE3971" w:rsidRPr="006011B1">
              <w:rPr>
                <w:rStyle w:val="Hyperlink"/>
                <w:rFonts w:ascii="Times New Roman" w:hAnsi="Times New Roman" w:cs="Times New Roman"/>
                <w:b/>
                <w:noProof/>
              </w:rPr>
              <w:t>Phần cứng</w:t>
            </w:r>
            <w:r w:rsidR="00DE3971">
              <w:rPr>
                <w:noProof/>
                <w:webHidden/>
              </w:rPr>
              <w:tab/>
            </w:r>
            <w:r w:rsidR="00DE3971">
              <w:rPr>
                <w:noProof/>
                <w:webHidden/>
              </w:rPr>
              <w:fldChar w:fldCharType="begin"/>
            </w:r>
            <w:r w:rsidR="00DE3971">
              <w:rPr>
                <w:noProof/>
                <w:webHidden/>
              </w:rPr>
              <w:instrText xml:space="preserve"> PAGEREF _Toc403367914 \h </w:instrText>
            </w:r>
            <w:r w:rsidR="00DE3971">
              <w:rPr>
                <w:noProof/>
                <w:webHidden/>
              </w:rPr>
            </w:r>
            <w:r w:rsidR="00DE3971">
              <w:rPr>
                <w:noProof/>
                <w:webHidden/>
              </w:rPr>
              <w:fldChar w:fldCharType="separate"/>
            </w:r>
            <w:r w:rsidR="00680052">
              <w:rPr>
                <w:noProof/>
                <w:webHidden/>
              </w:rPr>
              <w:t>88</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15" w:history="1">
            <w:r w:rsidR="00DE3971" w:rsidRPr="006011B1">
              <w:rPr>
                <w:rStyle w:val="Hyperlink"/>
                <w:rFonts w:ascii="Times New Roman" w:hAnsi="Times New Roman" w:cs="Times New Roman"/>
                <w:b/>
                <w:noProof/>
              </w:rPr>
              <w:t>6.4.2</w:t>
            </w:r>
            <w:r w:rsidR="00DE3971">
              <w:rPr>
                <w:noProof/>
              </w:rPr>
              <w:tab/>
            </w:r>
            <w:r w:rsidR="00DE3971" w:rsidRPr="006011B1">
              <w:rPr>
                <w:rStyle w:val="Hyperlink"/>
                <w:rFonts w:ascii="Times New Roman" w:hAnsi="Times New Roman" w:cs="Times New Roman"/>
                <w:b/>
                <w:noProof/>
              </w:rPr>
              <w:t>Phần mềm</w:t>
            </w:r>
            <w:r w:rsidR="00DE3971">
              <w:rPr>
                <w:noProof/>
                <w:webHidden/>
              </w:rPr>
              <w:tab/>
            </w:r>
            <w:r w:rsidR="00DE3971">
              <w:rPr>
                <w:noProof/>
                <w:webHidden/>
              </w:rPr>
              <w:fldChar w:fldCharType="begin"/>
            </w:r>
            <w:r w:rsidR="00DE3971">
              <w:rPr>
                <w:noProof/>
                <w:webHidden/>
              </w:rPr>
              <w:instrText xml:space="preserve"> PAGEREF _Toc403367915 \h </w:instrText>
            </w:r>
            <w:r w:rsidR="00DE3971">
              <w:rPr>
                <w:noProof/>
                <w:webHidden/>
              </w:rPr>
            </w:r>
            <w:r w:rsidR="00DE3971">
              <w:rPr>
                <w:noProof/>
                <w:webHidden/>
              </w:rPr>
              <w:fldChar w:fldCharType="separate"/>
            </w:r>
            <w:r w:rsidR="00680052">
              <w:rPr>
                <w:noProof/>
                <w:webHidden/>
              </w:rPr>
              <w:t>89</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16" w:history="1">
            <w:r w:rsidR="00DE3971" w:rsidRPr="006011B1">
              <w:rPr>
                <w:rStyle w:val="Hyperlink"/>
                <w:rFonts w:ascii="Times New Roman" w:hAnsi="Times New Roman" w:cs="Times New Roman"/>
                <w:b/>
                <w:noProof/>
              </w:rPr>
              <w:t>6.5</w:t>
            </w:r>
            <w:r w:rsidR="00DE3971">
              <w:rPr>
                <w:noProof/>
              </w:rPr>
              <w:tab/>
            </w:r>
            <w:r w:rsidR="00DE3971" w:rsidRPr="006011B1">
              <w:rPr>
                <w:rStyle w:val="Hyperlink"/>
                <w:rFonts w:ascii="Times New Roman" w:hAnsi="Times New Roman" w:cs="Times New Roman"/>
                <w:b/>
                <w:noProof/>
              </w:rPr>
              <w:t>Các yêu cầu thủ tục đặc biệt</w:t>
            </w:r>
            <w:r w:rsidR="00DE3971">
              <w:rPr>
                <w:noProof/>
                <w:webHidden/>
              </w:rPr>
              <w:tab/>
            </w:r>
            <w:r w:rsidR="00DE3971">
              <w:rPr>
                <w:noProof/>
                <w:webHidden/>
              </w:rPr>
              <w:fldChar w:fldCharType="begin"/>
            </w:r>
            <w:r w:rsidR="00DE3971">
              <w:rPr>
                <w:noProof/>
                <w:webHidden/>
              </w:rPr>
              <w:instrText xml:space="preserve"> PAGEREF _Toc403367916 \h </w:instrText>
            </w:r>
            <w:r w:rsidR="00DE3971">
              <w:rPr>
                <w:noProof/>
                <w:webHidden/>
              </w:rPr>
            </w:r>
            <w:r w:rsidR="00DE3971">
              <w:rPr>
                <w:noProof/>
                <w:webHidden/>
              </w:rPr>
              <w:fldChar w:fldCharType="separate"/>
            </w:r>
            <w:r w:rsidR="00680052">
              <w:rPr>
                <w:noProof/>
                <w:webHidden/>
              </w:rPr>
              <w:t>89</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17" w:history="1">
            <w:r w:rsidR="00DE3971" w:rsidRPr="006011B1">
              <w:rPr>
                <w:rStyle w:val="Hyperlink"/>
                <w:rFonts w:ascii="Times New Roman" w:hAnsi="Times New Roman" w:cs="Times New Roman"/>
                <w:b/>
                <w:noProof/>
              </w:rPr>
              <w:t>6.6</w:t>
            </w:r>
            <w:r w:rsidR="00DE3971">
              <w:rPr>
                <w:noProof/>
              </w:rPr>
              <w:tab/>
            </w:r>
            <w:r w:rsidR="00DE3971" w:rsidRPr="006011B1">
              <w:rPr>
                <w:rStyle w:val="Hyperlink"/>
                <w:rFonts w:ascii="Times New Roman" w:hAnsi="Times New Roman" w:cs="Times New Roman"/>
                <w:b/>
                <w:noProof/>
              </w:rPr>
              <w:t>Quan hệ phục thuộc giữa các trường hợp</w:t>
            </w:r>
            <w:r w:rsidR="00DE3971">
              <w:rPr>
                <w:noProof/>
                <w:webHidden/>
              </w:rPr>
              <w:tab/>
            </w:r>
            <w:r w:rsidR="00DE3971">
              <w:rPr>
                <w:noProof/>
                <w:webHidden/>
              </w:rPr>
              <w:fldChar w:fldCharType="begin"/>
            </w:r>
            <w:r w:rsidR="00DE3971">
              <w:rPr>
                <w:noProof/>
                <w:webHidden/>
              </w:rPr>
              <w:instrText xml:space="preserve"> PAGEREF _Toc403367917 \h </w:instrText>
            </w:r>
            <w:r w:rsidR="00DE3971">
              <w:rPr>
                <w:noProof/>
                <w:webHidden/>
              </w:rPr>
            </w:r>
            <w:r w:rsidR="00DE3971">
              <w:rPr>
                <w:noProof/>
                <w:webHidden/>
              </w:rPr>
              <w:fldChar w:fldCharType="separate"/>
            </w:r>
            <w:r w:rsidR="00680052">
              <w:rPr>
                <w:noProof/>
                <w:webHidden/>
              </w:rPr>
              <w:t>89</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918" w:history="1">
            <w:r w:rsidR="00DE3971" w:rsidRPr="006011B1">
              <w:rPr>
                <w:rStyle w:val="Hyperlink"/>
                <w:rFonts w:ascii="Times New Roman" w:hAnsi="Times New Roman" w:cs="Times New Roman"/>
                <w:b/>
                <w:noProof/>
              </w:rPr>
              <w:t>7.</w:t>
            </w:r>
            <w:r w:rsidR="00DE3971">
              <w:rPr>
                <w:rFonts w:eastAsiaTheme="minorEastAsia"/>
                <w:noProof/>
              </w:rPr>
              <w:tab/>
            </w:r>
            <w:r w:rsidR="00DE3971" w:rsidRPr="006011B1">
              <w:rPr>
                <w:rStyle w:val="Hyperlink"/>
                <w:rFonts w:ascii="Times New Roman" w:hAnsi="Times New Roman" w:cs="Times New Roman"/>
                <w:b/>
                <w:noProof/>
              </w:rPr>
              <w:t>Trường hợp kiểm thử 4: Thêm diển đàn</w:t>
            </w:r>
            <w:r w:rsidR="00DE3971">
              <w:rPr>
                <w:noProof/>
                <w:webHidden/>
              </w:rPr>
              <w:tab/>
            </w:r>
            <w:r w:rsidR="00DE3971">
              <w:rPr>
                <w:noProof/>
                <w:webHidden/>
              </w:rPr>
              <w:fldChar w:fldCharType="begin"/>
            </w:r>
            <w:r w:rsidR="00DE3971">
              <w:rPr>
                <w:noProof/>
                <w:webHidden/>
              </w:rPr>
              <w:instrText xml:space="preserve"> PAGEREF _Toc403367918 \h </w:instrText>
            </w:r>
            <w:r w:rsidR="00DE3971">
              <w:rPr>
                <w:noProof/>
                <w:webHidden/>
              </w:rPr>
            </w:r>
            <w:r w:rsidR="00DE3971">
              <w:rPr>
                <w:noProof/>
                <w:webHidden/>
              </w:rPr>
              <w:fldChar w:fldCharType="separate"/>
            </w:r>
            <w:r w:rsidR="00680052">
              <w:rPr>
                <w:noProof/>
                <w:webHidden/>
              </w:rPr>
              <w:t>89</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19" w:history="1">
            <w:r w:rsidR="00DE3971" w:rsidRPr="006011B1">
              <w:rPr>
                <w:rStyle w:val="Hyperlink"/>
                <w:rFonts w:ascii="Times New Roman" w:hAnsi="Times New Roman" w:cs="Times New Roman"/>
                <w:b/>
                <w:noProof/>
              </w:rPr>
              <w:t>7.1</w:t>
            </w:r>
            <w:r w:rsidR="00DE3971">
              <w:rPr>
                <w:noProof/>
              </w:rPr>
              <w:tab/>
            </w:r>
            <w:r w:rsidR="00DE3971" w:rsidRPr="006011B1">
              <w:rPr>
                <w:rStyle w:val="Hyperlink"/>
                <w:rFonts w:ascii="Times New Roman" w:hAnsi="Times New Roman" w:cs="Times New Roman"/>
                <w:b/>
                <w:noProof/>
              </w:rPr>
              <w:t>Mục tiêu:</w:t>
            </w:r>
            <w:r w:rsidR="00DE3971">
              <w:rPr>
                <w:noProof/>
                <w:webHidden/>
              </w:rPr>
              <w:tab/>
            </w:r>
            <w:r w:rsidR="00DE3971">
              <w:rPr>
                <w:noProof/>
                <w:webHidden/>
              </w:rPr>
              <w:fldChar w:fldCharType="begin"/>
            </w:r>
            <w:r w:rsidR="00DE3971">
              <w:rPr>
                <w:noProof/>
                <w:webHidden/>
              </w:rPr>
              <w:instrText xml:space="preserve"> PAGEREF _Toc403367919 \h </w:instrText>
            </w:r>
            <w:r w:rsidR="00DE3971">
              <w:rPr>
                <w:noProof/>
                <w:webHidden/>
              </w:rPr>
            </w:r>
            <w:r w:rsidR="00DE3971">
              <w:rPr>
                <w:noProof/>
                <w:webHidden/>
              </w:rPr>
              <w:fldChar w:fldCharType="separate"/>
            </w:r>
            <w:r w:rsidR="00680052">
              <w:rPr>
                <w:noProof/>
                <w:webHidden/>
              </w:rPr>
              <w:t>89</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20" w:history="1">
            <w:r w:rsidR="00DE3971" w:rsidRPr="006011B1">
              <w:rPr>
                <w:rStyle w:val="Hyperlink"/>
                <w:rFonts w:ascii="Times New Roman" w:hAnsi="Times New Roman" w:cs="Times New Roman"/>
                <w:b/>
                <w:noProof/>
              </w:rPr>
              <w:t>7.3</w:t>
            </w:r>
            <w:r w:rsidR="00DE3971">
              <w:rPr>
                <w:noProof/>
              </w:rPr>
              <w:tab/>
            </w:r>
            <w:r w:rsidR="00DE3971" w:rsidRPr="006011B1">
              <w:rPr>
                <w:rStyle w:val="Hyperlink"/>
                <w:rFonts w:ascii="Times New Roman" w:hAnsi="Times New Roman" w:cs="Times New Roman"/>
                <w:b/>
                <w:noProof/>
              </w:rPr>
              <w:t>Kết xuất:</w:t>
            </w:r>
            <w:r w:rsidR="00DE3971">
              <w:rPr>
                <w:noProof/>
                <w:webHidden/>
              </w:rPr>
              <w:tab/>
            </w:r>
            <w:r w:rsidR="00DE3971">
              <w:rPr>
                <w:noProof/>
                <w:webHidden/>
              </w:rPr>
              <w:fldChar w:fldCharType="begin"/>
            </w:r>
            <w:r w:rsidR="00DE3971">
              <w:rPr>
                <w:noProof/>
                <w:webHidden/>
              </w:rPr>
              <w:instrText xml:space="preserve"> PAGEREF _Toc403367920 \h </w:instrText>
            </w:r>
            <w:r w:rsidR="00DE3971">
              <w:rPr>
                <w:noProof/>
                <w:webHidden/>
              </w:rPr>
            </w:r>
            <w:r w:rsidR="00DE3971">
              <w:rPr>
                <w:noProof/>
                <w:webHidden/>
              </w:rPr>
              <w:fldChar w:fldCharType="separate"/>
            </w:r>
            <w:r w:rsidR="00680052">
              <w:rPr>
                <w:noProof/>
                <w:webHidden/>
              </w:rPr>
              <w:t>89</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21" w:history="1">
            <w:r w:rsidR="00DE3971" w:rsidRPr="006011B1">
              <w:rPr>
                <w:rStyle w:val="Hyperlink"/>
                <w:rFonts w:ascii="Times New Roman" w:hAnsi="Times New Roman" w:cs="Times New Roman"/>
                <w:b/>
                <w:noProof/>
              </w:rPr>
              <w:t>7.4</w:t>
            </w:r>
            <w:r w:rsidR="00DE3971">
              <w:rPr>
                <w:noProof/>
              </w:rPr>
              <w:tab/>
            </w:r>
            <w:r w:rsidR="00DE3971" w:rsidRPr="006011B1">
              <w:rPr>
                <w:rStyle w:val="Hyperlink"/>
                <w:rFonts w:ascii="Times New Roman" w:hAnsi="Times New Roman" w:cs="Times New Roman"/>
                <w:b/>
                <w:noProof/>
              </w:rPr>
              <w:t>Các yêu cầu về môi trường</w:t>
            </w:r>
            <w:r w:rsidR="00DE3971">
              <w:rPr>
                <w:noProof/>
                <w:webHidden/>
              </w:rPr>
              <w:tab/>
            </w:r>
            <w:r w:rsidR="00DE3971">
              <w:rPr>
                <w:noProof/>
                <w:webHidden/>
              </w:rPr>
              <w:fldChar w:fldCharType="begin"/>
            </w:r>
            <w:r w:rsidR="00DE3971">
              <w:rPr>
                <w:noProof/>
                <w:webHidden/>
              </w:rPr>
              <w:instrText xml:space="preserve"> PAGEREF _Toc403367921 \h </w:instrText>
            </w:r>
            <w:r w:rsidR="00DE3971">
              <w:rPr>
                <w:noProof/>
                <w:webHidden/>
              </w:rPr>
            </w:r>
            <w:r w:rsidR="00DE3971">
              <w:rPr>
                <w:noProof/>
                <w:webHidden/>
              </w:rPr>
              <w:fldChar w:fldCharType="separate"/>
            </w:r>
            <w:r w:rsidR="00680052">
              <w:rPr>
                <w:noProof/>
                <w:webHidden/>
              </w:rPr>
              <w:t>89</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22" w:history="1">
            <w:r w:rsidR="00DE3971" w:rsidRPr="006011B1">
              <w:rPr>
                <w:rStyle w:val="Hyperlink"/>
                <w:rFonts w:ascii="Times New Roman" w:hAnsi="Times New Roman" w:cs="Times New Roman"/>
                <w:b/>
                <w:noProof/>
              </w:rPr>
              <w:t>7.4.1</w:t>
            </w:r>
            <w:r w:rsidR="00DE3971">
              <w:rPr>
                <w:noProof/>
              </w:rPr>
              <w:tab/>
            </w:r>
            <w:r w:rsidR="00DE3971" w:rsidRPr="006011B1">
              <w:rPr>
                <w:rStyle w:val="Hyperlink"/>
                <w:rFonts w:ascii="Times New Roman" w:hAnsi="Times New Roman" w:cs="Times New Roman"/>
                <w:b/>
                <w:noProof/>
              </w:rPr>
              <w:t>Phần cứng</w:t>
            </w:r>
            <w:r w:rsidR="00DE3971">
              <w:rPr>
                <w:noProof/>
                <w:webHidden/>
              </w:rPr>
              <w:tab/>
            </w:r>
            <w:r w:rsidR="00DE3971">
              <w:rPr>
                <w:noProof/>
                <w:webHidden/>
              </w:rPr>
              <w:fldChar w:fldCharType="begin"/>
            </w:r>
            <w:r w:rsidR="00DE3971">
              <w:rPr>
                <w:noProof/>
                <w:webHidden/>
              </w:rPr>
              <w:instrText xml:space="preserve"> PAGEREF _Toc403367922 \h </w:instrText>
            </w:r>
            <w:r w:rsidR="00DE3971">
              <w:rPr>
                <w:noProof/>
                <w:webHidden/>
              </w:rPr>
            </w:r>
            <w:r w:rsidR="00DE3971">
              <w:rPr>
                <w:noProof/>
                <w:webHidden/>
              </w:rPr>
              <w:fldChar w:fldCharType="separate"/>
            </w:r>
            <w:r w:rsidR="00680052">
              <w:rPr>
                <w:noProof/>
                <w:webHidden/>
              </w:rPr>
              <w:t>89</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23" w:history="1">
            <w:r w:rsidR="00DE3971" w:rsidRPr="006011B1">
              <w:rPr>
                <w:rStyle w:val="Hyperlink"/>
                <w:rFonts w:ascii="Times New Roman" w:hAnsi="Times New Roman" w:cs="Times New Roman"/>
                <w:b/>
                <w:noProof/>
              </w:rPr>
              <w:t>7.4.2</w:t>
            </w:r>
            <w:r w:rsidR="00DE3971">
              <w:rPr>
                <w:noProof/>
              </w:rPr>
              <w:tab/>
            </w:r>
            <w:r w:rsidR="00DE3971" w:rsidRPr="006011B1">
              <w:rPr>
                <w:rStyle w:val="Hyperlink"/>
                <w:rFonts w:ascii="Times New Roman" w:hAnsi="Times New Roman" w:cs="Times New Roman"/>
                <w:b/>
                <w:noProof/>
              </w:rPr>
              <w:t>Phần mềm</w:t>
            </w:r>
            <w:r w:rsidR="00DE3971">
              <w:rPr>
                <w:noProof/>
                <w:webHidden/>
              </w:rPr>
              <w:tab/>
            </w:r>
            <w:r w:rsidR="00DE3971">
              <w:rPr>
                <w:noProof/>
                <w:webHidden/>
              </w:rPr>
              <w:fldChar w:fldCharType="begin"/>
            </w:r>
            <w:r w:rsidR="00DE3971">
              <w:rPr>
                <w:noProof/>
                <w:webHidden/>
              </w:rPr>
              <w:instrText xml:space="preserve"> PAGEREF _Toc403367923 \h </w:instrText>
            </w:r>
            <w:r w:rsidR="00DE3971">
              <w:rPr>
                <w:noProof/>
                <w:webHidden/>
              </w:rPr>
            </w:r>
            <w:r w:rsidR="00DE3971">
              <w:rPr>
                <w:noProof/>
                <w:webHidden/>
              </w:rPr>
              <w:fldChar w:fldCharType="separate"/>
            </w:r>
            <w:r w:rsidR="00680052">
              <w:rPr>
                <w:noProof/>
                <w:webHidden/>
              </w:rPr>
              <w:t>89</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24" w:history="1">
            <w:r w:rsidR="00DE3971" w:rsidRPr="006011B1">
              <w:rPr>
                <w:rStyle w:val="Hyperlink"/>
                <w:rFonts w:ascii="Times New Roman" w:hAnsi="Times New Roman" w:cs="Times New Roman"/>
                <w:b/>
                <w:noProof/>
              </w:rPr>
              <w:t>7.5</w:t>
            </w:r>
            <w:r w:rsidR="00DE3971">
              <w:rPr>
                <w:noProof/>
              </w:rPr>
              <w:tab/>
            </w:r>
            <w:r w:rsidR="00DE3971" w:rsidRPr="006011B1">
              <w:rPr>
                <w:rStyle w:val="Hyperlink"/>
                <w:rFonts w:ascii="Times New Roman" w:hAnsi="Times New Roman" w:cs="Times New Roman"/>
                <w:b/>
                <w:noProof/>
              </w:rPr>
              <w:t>Các yêu cầu thủ tục đặc biệt</w:t>
            </w:r>
            <w:r w:rsidR="00DE3971">
              <w:rPr>
                <w:noProof/>
                <w:webHidden/>
              </w:rPr>
              <w:tab/>
            </w:r>
            <w:r w:rsidR="00DE3971">
              <w:rPr>
                <w:noProof/>
                <w:webHidden/>
              </w:rPr>
              <w:fldChar w:fldCharType="begin"/>
            </w:r>
            <w:r w:rsidR="00DE3971">
              <w:rPr>
                <w:noProof/>
                <w:webHidden/>
              </w:rPr>
              <w:instrText xml:space="preserve"> PAGEREF _Toc403367924 \h </w:instrText>
            </w:r>
            <w:r w:rsidR="00DE3971">
              <w:rPr>
                <w:noProof/>
                <w:webHidden/>
              </w:rPr>
            </w:r>
            <w:r w:rsidR="00DE3971">
              <w:rPr>
                <w:noProof/>
                <w:webHidden/>
              </w:rPr>
              <w:fldChar w:fldCharType="separate"/>
            </w:r>
            <w:r w:rsidR="00680052">
              <w:rPr>
                <w:noProof/>
                <w:webHidden/>
              </w:rPr>
              <w:t>89</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25" w:history="1">
            <w:r w:rsidR="00DE3971" w:rsidRPr="006011B1">
              <w:rPr>
                <w:rStyle w:val="Hyperlink"/>
                <w:rFonts w:ascii="Times New Roman" w:hAnsi="Times New Roman" w:cs="Times New Roman"/>
                <w:b/>
                <w:noProof/>
              </w:rPr>
              <w:t>7.6</w:t>
            </w:r>
            <w:r w:rsidR="00DE3971">
              <w:rPr>
                <w:noProof/>
              </w:rPr>
              <w:tab/>
            </w:r>
            <w:r w:rsidR="00DE3971" w:rsidRPr="006011B1">
              <w:rPr>
                <w:rStyle w:val="Hyperlink"/>
                <w:rFonts w:ascii="Times New Roman" w:hAnsi="Times New Roman" w:cs="Times New Roman"/>
                <w:b/>
                <w:noProof/>
              </w:rPr>
              <w:t>Quan hệ phục thuộc giữa các trường hợp</w:t>
            </w:r>
            <w:r w:rsidR="00DE3971">
              <w:rPr>
                <w:noProof/>
                <w:webHidden/>
              </w:rPr>
              <w:tab/>
            </w:r>
            <w:r w:rsidR="00DE3971">
              <w:rPr>
                <w:noProof/>
                <w:webHidden/>
              </w:rPr>
              <w:fldChar w:fldCharType="begin"/>
            </w:r>
            <w:r w:rsidR="00DE3971">
              <w:rPr>
                <w:noProof/>
                <w:webHidden/>
              </w:rPr>
              <w:instrText xml:space="preserve"> PAGEREF _Toc403367925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926" w:history="1">
            <w:r w:rsidR="00DE3971" w:rsidRPr="006011B1">
              <w:rPr>
                <w:rStyle w:val="Hyperlink"/>
                <w:rFonts w:ascii="Times New Roman" w:hAnsi="Times New Roman" w:cs="Times New Roman"/>
                <w:b/>
                <w:noProof/>
              </w:rPr>
              <w:t>8.</w:t>
            </w:r>
            <w:r w:rsidR="00DE3971">
              <w:rPr>
                <w:rFonts w:eastAsiaTheme="minorEastAsia"/>
                <w:noProof/>
              </w:rPr>
              <w:tab/>
            </w:r>
            <w:r w:rsidR="00DE3971" w:rsidRPr="006011B1">
              <w:rPr>
                <w:rStyle w:val="Hyperlink"/>
                <w:rFonts w:ascii="Times New Roman" w:hAnsi="Times New Roman" w:cs="Times New Roman"/>
                <w:b/>
                <w:noProof/>
              </w:rPr>
              <w:t>Trường hợp kiểm thử 4: Thêm chủ đề</w:t>
            </w:r>
            <w:r w:rsidR="00DE3971">
              <w:rPr>
                <w:noProof/>
                <w:webHidden/>
              </w:rPr>
              <w:tab/>
            </w:r>
            <w:r w:rsidR="00DE3971">
              <w:rPr>
                <w:noProof/>
                <w:webHidden/>
              </w:rPr>
              <w:fldChar w:fldCharType="begin"/>
            </w:r>
            <w:r w:rsidR="00DE3971">
              <w:rPr>
                <w:noProof/>
                <w:webHidden/>
              </w:rPr>
              <w:instrText xml:space="preserve"> PAGEREF _Toc403367926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27" w:history="1">
            <w:r w:rsidR="00DE3971" w:rsidRPr="006011B1">
              <w:rPr>
                <w:rStyle w:val="Hyperlink"/>
                <w:rFonts w:ascii="Times New Roman" w:hAnsi="Times New Roman" w:cs="Times New Roman"/>
                <w:b/>
                <w:noProof/>
              </w:rPr>
              <w:t>8.1</w:t>
            </w:r>
            <w:r w:rsidR="00DE3971">
              <w:rPr>
                <w:noProof/>
              </w:rPr>
              <w:tab/>
            </w:r>
            <w:r w:rsidR="00DE3971" w:rsidRPr="006011B1">
              <w:rPr>
                <w:rStyle w:val="Hyperlink"/>
                <w:rFonts w:ascii="Times New Roman" w:hAnsi="Times New Roman" w:cs="Times New Roman"/>
                <w:b/>
                <w:noProof/>
              </w:rPr>
              <w:t>Mục tiêu:</w:t>
            </w:r>
            <w:r w:rsidR="00DE3971">
              <w:rPr>
                <w:noProof/>
                <w:webHidden/>
              </w:rPr>
              <w:tab/>
            </w:r>
            <w:r w:rsidR="00DE3971">
              <w:rPr>
                <w:noProof/>
                <w:webHidden/>
              </w:rPr>
              <w:fldChar w:fldCharType="begin"/>
            </w:r>
            <w:r w:rsidR="00DE3971">
              <w:rPr>
                <w:noProof/>
                <w:webHidden/>
              </w:rPr>
              <w:instrText xml:space="preserve"> PAGEREF _Toc403367927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28" w:history="1">
            <w:r w:rsidR="00DE3971" w:rsidRPr="006011B1">
              <w:rPr>
                <w:rStyle w:val="Hyperlink"/>
                <w:rFonts w:ascii="Times New Roman" w:hAnsi="Times New Roman" w:cs="Times New Roman"/>
                <w:b/>
                <w:noProof/>
              </w:rPr>
              <w:t>8.2</w:t>
            </w:r>
            <w:r w:rsidR="00DE3971">
              <w:rPr>
                <w:noProof/>
              </w:rPr>
              <w:tab/>
            </w:r>
            <w:r w:rsidR="00DE3971" w:rsidRPr="006011B1">
              <w:rPr>
                <w:rStyle w:val="Hyperlink"/>
                <w:rFonts w:ascii="Times New Roman" w:hAnsi="Times New Roman" w:cs="Times New Roman"/>
                <w:b/>
                <w:noProof/>
              </w:rPr>
              <w:t>Kết nhập:</w:t>
            </w:r>
            <w:r w:rsidR="00DE3971">
              <w:rPr>
                <w:noProof/>
                <w:webHidden/>
              </w:rPr>
              <w:tab/>
            </w:r>
            <w:r w:rsidR="00DE3971">
              <w:rPr>
                <w:noProof/>
                <w:webHidden/>
              </w:rPr>
              <w:fldChar w:fldCharType="begin"/>
            </w:r>
            <w:r w:rsidR="00DE3971">
              <w:rPr>
                <w:noProof/>
                <w:webHidden/>
              </w:rPr>
              <w:instrText xml:space="preserve"> PAGEREF _Toc403367928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29" w:history="1">
            <w:r w:rsidR="00DE3971" w:rsidRPr="006011B1">
              <w:rPr>
                <w:rStyle w:val="Hyperlink"/>
                <w:rFonts w:ascii="Times New Roman" w:hAnsi="Times New Roman" w:cs="Times New Roman"/>
                <w:b/>
                <w:noProof/>
              </w:rPr>
              <w:t>8.3</w:t>
            </w:r>
            <w:r w:rsidR="00DE3971">
              <w:rPr>
                <w:noProof/>
              </w:rPr>
              <w:tab/>
            </w:r>
            <w:r w:rsidR="00DE3971" w:rsidRPr="006011B1">
              <w:rPr>
                <w:rStyle w:val="Hyperlink"/>
                <w:rFonts w:ascii="Times New Roman" w:hAnsi="Times New Roman" w:cs="Times New Roman"/>
                <w:b/>
                <w:noProof/>
              </w:rPr>
              <w:t>Kết xuất:</w:t>
            </w:r>
            <w:r w:rsidR="00DE3971">
              <w:rPr>
                <w:noProof/>
                <w:webHidden/>
              </w:rPr>
              <w:tab/>
            </w:r>
            <w:r w:rsidR="00DE3971">
              <w:rPr>
                <w:noProof/>
                <w:webHidden/>
              </w:rPr>
              <w:fldChar w:fldCharType="begin"/>
            </w:r>
            <w:r w:rsidR="00DE3971">
              <w:rPr>
                <w:noProof/>
                <w:webHidden/>
              </w:rPr>
              <w:instrText xml:space="preserve"> PAGEREF _Toc403367929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30" w:history="1">
            <w:r w:rsidR="00DE3971" w:rsidRPr="006011B1">
              <w:rPr>
                <w:rStyle w:val="Hyperlink"/>
                <w:rFonts w:ascii="Times New Roman" w:hAnsi="Times New Roman" w:cs="Times New Roman"/>
                <w:b/>
                <w:noProof/>
              </w:rPr>
              <w:t>8.4</w:t>
            </w:r>
            <w:r w:rsidR="00DE3971">
              <w:rPr>
                <w:noProof/>
              </w:rPr>
              <w:tab/>
            </w:r>
            <w:r w:rsidR="00DE3971" w:rsidRPr="006011B1">
              <w:rPr>
                <w:rStyle w:val="Hyperlink"/>
                <w:rFonts w:ascii="Times New Roman" w:hAnsi="Times New Roman" w:cs="Times New Roman"/>
                <w:b/>
                <w:noProof/>
              </w:rPr>
              <w:t>Các yêu cầu về môi trường</w:t>
            </w:r>
            <w:r w:rsidR="00DE3971">
              <w:rPr>
                <w:noProof/>
                <w:webHidden/>
              </w:rPr>
              <w:tab/>
            </w:r>
            <w:r w:rsidR="00DE3971">
              <w:rPr>
                <w:noProof/>
                <w:webHidden/>
              </w:rPr>
              <w:fldChar w:fldCharType="begin"/>
            </w:r>
            <w:r w:rsidR="00DE3971">
              <w:rPr>
                <w:noProof/>
                <w:webHidden/>
              </w:rPr>
              <w:instrText xml:space="preserve"> PAGEREF _Toc403367930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31" w:history="1">
            <w:r w:rsidR="00DE3971" w:rsidRPr="006011B1">
              <w:rPr>
                <w:rStyle w:val="Hyperlink"/>
                <w:rFonts w:ascii="Times New Roman" w:hAnsi="Times New Roman" w:cs="Times New Roman"/>
                <w:b/>
                <w:noProof/>
              </w:rPr>
              <w:t>8.4.1</w:t>
            </w:r>
            <w:r w:rsidR="00DE3971">
              <w:rPr>
                <w:noProof/>
              </w:rPr>
              <w:tab/>
            </w:r>
            <w:r w:rsidR="00DE3971" w:rsidRPr="006011B1">
              <w:rPr>
                <w:rStyle w:val="Hyperlink"/>
                <w:rFonts w:ascii="Times New Roman" w:hAnsi="Times New Roman" w:cs="Times New Roman"/>
                <w:b/>
                <w:noProof/>
              </w:rPr>
              <w:t>Phần cứng</w:t>
            </w:r>
            <w:r w:rsidR="00DE3971">
              <w:rPr>
                <w:noProof/>
                <w:webHidden/>
              </w:rPr>
              <w:tab/>
            </w:r>
            <w:r w:rsidR="00DE3971">
              <w:rPr>
                <w:noProof/>
                <w:webHidden/>
              </w:rPr>
              <w:fldChar w:fldCharType="begin"/>
            </w:r>
            <w:r w:rsidR="00DE3971">
              <w:rPr>
                <w:noProof/>
                <w:webHidden/>
              </w:rPr>
              <w:instrText xml:space="preserve"> PAGEREF _Toc403367931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32" w:history="1">
            <w:r w:rsidR="00DE3971" w:rsidRPr="006011B1">
              <w:rPr>
                <w:rStyle w:val="Hyperlink"/>
                <w:rFonts w:ascii="Times New Roman" w:hAnsi="Times New Roman" w:cs="Times New Roman"/>
                <w:b/>
                <w:noProof/>
              </w:rPr>
              <w:t>8.4.2</w:t>
            </w:r>
            <w:r w:rsidR="00DE3971">
              <w:rPr>
                <w:noProof/>
              </w:rPr>
              <w:tab/>
            </w:r>
            <w:r w:rsidR="00DE3971" w:rsidRPr="006011B1">
              <w:rPr>
                <w:rStyle w:val="Hyperlink"/>
                <w:rFonts w:ascii="Times New Roman" w:hAnsi="Times New Roman" w:cs="Times New Roman"/>
                <w:b/>
                <w:noProof/>
              </w:rPr>
              <w:t>Phần mềm</w:t>
            </w:r>
            <w:r w:rsidR="00DE3971">
              <w:rPr>
                <w:noProof/>
                <w:webHidden/>
              </w:rPr>
              <w:tab/>
            </w:r>
            <w:r w:rsidR="00DE3971">
              <w:rPr>
                <w:noProof/>
                <w:webHidden/>
              </w:rPr>
              <w:fldChar w:fldCharType="begin"/>
            </w:r>
            <w:r w:rsidR="00DE3971">
              <w:rPr>
                <w:noProof/>
                <w:webHidden/>
              </w:rPr>
              <w:instrText xml:space="preserve"> PAGEREF _Toc403367932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33" w:history="1">
            <w:r w:rsidR="00DE3971" w:rsidRPr="006011B1">
              <w:rPr>
                <w:rStyle w:val="Hyperlink"/>
                <w:rFonts w:ascii="Times New Roman" w:hAnsi="Times New Roman" w:cs="Times New Roman"/>
                <w:b/>
                <w:noProof/>
              </w:rPr>
              <w:t>8.5</w:t>
            </w:r>
            <w:r w:rsidR="00DE3971">
              <w:rPr>
                <w:noProof/>
              </w:rPr>
              <w:tab/>
            </w:r>
            <w:r w:rsidR="00DE3971" w:rsidRPr="006011B1">
              <w:rPr>
                <w:rStyle w:val="Hyperlink"/>
                <w:rFonts w:ascii="Times New Roman" w:hAnsi="Times New Roman" w:cs="Times New Roman"/>
                <w:b/>
                <w:noProof/>
              </w:rPr>
              <w:t>Các yêu cầu thủ tục đặc biệt</w:t>
            </w:r>
            <w:r w:rsidR="00DE3971">
              <w:rPr>
                <w:noProof/>
                <w:webHidden/>
              </w:rPr>
              <w:tab/>
            </w:r>
            <w:r w:rsidR="00DE3971">
              <w:rPr>
                <w:noProof/>
                <w:webHidden/>
              </w:rPr>
              <w:fldChar w:fldCharType="begin"/>
            </w:r>
            <w:r w:rsidR="00DE3971">
              <w:rPr>
                <w:noProof/>
                <w:webHidden/>
              </w:rPr>
              <w:instrText xml:space="preserve"> PAGEREF _Toc403367933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34" w:history="1">
            <w:r w:rsidR="00DE3971" w:rsidRPr="006011B1">
              <w:rPr>
                <w:rStyle w:val="Hyperlink"/>
                <w:rFonts w:ascii="Times New Roman" w:hAnsi="Times New Roman" w:cs="Times New Roman"/>
                <w:b/>
                <w:noProof/>
              </w:rPr>
              <w:t>8.6</w:t>
            </w:r>
            <w:r w:rsidR="00DE3971">
              <w:rPr>
                <w:noProof/>
              </w:rPr>
              <w:tab/>
            </w:r>
            <w:r w:rsidR="00DE3971" w:rsidRPr="006011B1">
              <w:rPr>
                <w:rStyle w:val="Hyperlink"/>
                <w:rFonts w:ascii="Times New Roman" w:hAnsi="Times New Roman" w:cs="Times New Roman"/>
                <w:b/>
                <w:noProof/>
              </w:rPr>
              <w:t>Quan hệ phục thuộc giữa các trường hợp</w:t>
            </w:r>
            <w:r w:rsidR="00DE3971">
              <w:rPr>
                <w:noProof/>
                <w:webHidden/>
              </w:rPr>
              <w:tab/>
            </w:r>
            <w:r w:rsidR="00DE3971">
              <w:rPr>
                <w:noProof/>
                <w:webHidden/>
              </w:rPr>
              <w:fldChar w:fldCharType="begin"/>
            </w:r>
            <w:r w:rsidR="00DE3971">
              <w:rPr>
                <w:noProof/>
                <w:webHidden/>
              </w:rPr>
              <w:instrText xml:space="preserve"> PAGEREF _Toc403367934 \h </w:instrText>
            </w:r>
            <w:r w:rsidR="00DE3971">
              <w:rPr>
                <w:noProof/>
                <w:webHidden/>
              </w:rPr>
            </w:r>
            <w:r w:rsidR="00DE3971">
              <w:rPr>
                <w:noProof/>
                <w:webHidden/>
              </w:rPr>
              <w:fldChar w:fldCharType="separate"/>
            </w:r>
            <w:r w:rsidR="00680052">
              <w:rPr>
                <w:noProof/>
                <w:webHidden/>
              </w:rPr>
              <w:t>90</w:t>
            </w:r>
            <w:r w:rsidR="00DE3971">
              <w:rPr>
                <w:noProof/>
                <w:webHidden/>
              </w:rPr>
              <w:fldChar w:fldCharType="end"/>
            </w:r>
          </w:hyperlink>
        </w:p>
        <w:p w:rsidR="00DE3971" w:rsidRDefault="00721850" w:rsidP="00DE3971">
          <w:pPr>
            <w:pStyle w:val="TOC1"/>
            <w:rPr>
              <w:rFonts w:eastAsiaTheme="minorEastAsia"/>
              <w:noProof/>
            </w:rPr>
          </w:pPr>
          <w:hyperlink w:anchor="_Toc403367935" w:history="1">
            <w:r w:rsidR="00DE3971" w:rsidRPr="006011B1">
              <w:rPr>
                <w:rStyle w:val="Hyperlink"/>
                <w:rFonts w:ascii="Times New Roman" w:hAnsi="Times New Roman" w:cs="Times New Roman"/>
                <w:b/>
                <w:noProof/>
              </w:rPr>
              <w:t>Kế hoạch Đảm bảo chất lượng phần mềm</w:t>
            </w:r>
            <w:r w:rsidR="00DE3971">
              <w:rPr>
                <w:noProof/>
                <w:webHidden/>
              </w:rPr>
              <w:tab/>
            </w:r>
            <w:r w:rsidR="00DE3971">
              <w:rPr>
                <w:noProof/>
                <w:webHidden/>
              </w:rPr>
              <w:fldChar w:fldCharType="begin"/>
            </w:r>
            <w:r w:rsidR="00DE3971">
              <w:rPr>
                <w:noProof/>
                <w:webHidden/>
              </w:rPr>
              <w:instrText xml:space="preserve"> PAGEREF _Toc403367935 \h </w:instrText>
            </w:r>
            <w:r w:rsidR="00DE3971">
              <w:rPr>
                <w:noProof/>
                <w:webHidden/>
              </w:rPr>
            </w:r>
            <w:r w:rsidR="00DE3971">
              <w:rPr>
                <w:noProof/>
                <w:webHidden/>
              </w:rPr>
              <w:fldChar w:fldCharType="separate"/>
            </w:r>
            <w:r w:rsidR="00680052">
              <w:rPr>
                <w:noProof/>
                <w:webHidden/>
              </w:rPr>
              <w:t>91</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936" w:history="1">
            <w:r w:rsidR="00DE3971" w:rsidRPr="006011B1">
              <w:rPr>
                <w:rStyle w:val="Hyperlink"/>
                <w:rFonts w:ascii="Times New Roman" w:hAnsi="Times New Roman" w:cs="Times New Roman"/>
                <w:b/>
                <w:noProof/>
              </w:rPr>
              <w:t>1.</w:t>
            </w:r>
            <w:r w:rsidR="00DE3971">
              <w:rPr>
                <w:rFonts w:eastAsiaTheme="minorEastAsia"/>
                <w:noProof/>
              </w:rPr>
              <w:tab/>
            </w:r>
            <w:r w:rsidR="00DE3971" w:rsidRPr="006011B1">
              <w:rPr>
                <w:rStyle w:val="Hyperlink"/>
                <w:rFonts w:ascii="Times New Roman" w:hAnsi="Times New Roman" w:cs="Times New Roman"/>
                <w:b/>
                <w:noProof/>
              </w:rPr>
              <w:t>Mục đích</w:t>
            </w:r>
            <w:r w:rsidR="00DE3971">
              <w:rPr>
                <w:noProof/>
                <w:webHidden/>
              </w:rPr>
              <w:tab/>
            </w:r>
            <w:r w:rsidR="00DE3971">
              <w:rPr>
                <w:noProof/>
                <w:webHidden/>
              </w:rPr>
              <w:fldChar w:fldCharType="begin"/>
            </w:r>
            <w:r w:rsidR="00DE3971">
              <w:rPr>
                <w:noProof/>
                <w:webHidden/>
              </w:rPr>
              <w:instrText xml:space="preserve"> PAGEREF _Toc403367936 \h </w:instrText>
            </w:r>
            <w:r w:rsidR="00DE3971">
              <w:rPr>
                <w:noProof/>
                <w:webHidden/>
              </w:rPr>
            </w:r>
            <w:r w:rsidR="00DE3971">
              <w:rPr>
                <w:noProof/>
                <w:webHidden/>
              </w:rPr>
              <w:fldChar w:fldCharType="separate"/>
            </w:r>
            <w:r w:rsidR="00680052">
              <w:rPr>
                <w:noProof/>
                <w:webHidden/>
              </w:rPr>
              <w:t>92</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937" w:history="1">
            <w:r w:rsidR="00DE3971" w:rsidRPr="006011B1">
              <w:rPr>
                <w:rStyle w:val="Hyperlink"/>
                <w:rFonts w:ascii="Times New Roman" w:hAnsi="Times New Roman" w:cs="Times New Roman"/>
                <w:b/>
                <w:noProof/>
              </w:rPr>
              <w:t>2.</w:t>
            </w:r>
            <w:r w:rsidR="00DE3971">
              <w:rPr>
                <w:rFonts w:eastAsiaTheme="minorEastAsia"/>
                <w:noProof/>
              </w:rPr>
              <w:tab/>
            </w:r>
            <w:r w:rsidR="00DE3971" w:rsidRPr="006011B1">
              <w:rPr>
                <w:rStyle w:val="Hyperlink"/>
                <w:rFonts w:ascii="Times New Roman" w:hAnsi="Times New Roman" w:cs="Times New Roman"/>
                <w:b/>
                <w:noProof/>
              </w:rPr>
              <w:t>Bảng chú giải thuật ngữ</w:t>
            </w:r>
            <w:r w:rsidR="00DE3971">
              <w:rPr>
                <w:noProof/>
                <w:webHidden/>
              </w:rPr>
              <w:tab/>
            </w:r>
            <w:r w:rsidR="00DE3971">
              <w:rPr>
                <w:noProof/>
                <w:webHidden/>
              </w:rPr>
              <w:fldChar w:fldCharType="begin"/>
            </w:r>
            <w:r w:rsidR="00DE3971">
              <w:rPr>
                <w:noProof/>
                <w:webHidden/>
              </w:rPr>
              <w:instrText xml:space="preserve"> PAGEREF _Toc403367937 \h </w:instrText>
            </w:r>
            <w:r w:rsidR="00DE3971">
              <w:rPr>
                <w:noProof/>
                <w:webHidden/>
              </w:rPr>
            </w:r>
            <w:r w:rsidR="00DE3971">
              <w:rPr>
                <w:noProof/>
                <w:webHidden/>
              </w:rPr>
              <w:fldChar w:fldCharType="separate"/>
            </w:r>
            <w:r w:rsidR="00680052">
              <w:rPr>
                <w:noProof/>
                <w:webHidden/>
              </w:rPr>
              <w:t>92</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938" w:history="1">
            <w:r w:rsidR="00DE3971" w:rsidRPr="006011B1">
              <w:rPr>
                <w:rStyle w:val="Hyperlink"/>
                <w:rFonts w:ascii="Times New Roman" w:hAnsi="Times New Roman" w:cs="Times New Roman"/>
                <w:b/>
                <w:noProof/>
              </w:rPr>
              <w:t>3.</w:t>
            </w:r>
            <w:r w:rsidR="00DE3971">
              <w:rPr>
                <w:rFonts w:eastAsiaTheme="minorEastAsia"/>
                <w:noProof/>
              </w:rPr>
              <w:tab/>
            </w:r>
            <w:r w:rsidR="00DE3971" w:rsidRPr="006011B1">
              <w:rPr>
                <w:rStyle w:val="Hyperlink"/>
                <w:rFonts w:ascii="Times New Roman" w:hAnsi="Times New Roman" w:cs="Times New Roman"/>
                <w:b/>
                <w:noProof/>
              </w:rPr>
              <w:t>Tài liệu tham khảo</w:t>
            </w:r>
            <w:r w:rsidR="00DE3971">
              <w:rPr>
                <w:noProof/>
                <w:webHidden/>
              </w:rPr>
              <w:tab/>
            </w:r>
            <w:r w:rsidR="00DE3971">
              <w:rPr>
                <w:noProof/>
                <w:webHidden/>
              </w:rPr>
              <w:fldChar w:fldCharType="begin"/>
            </w:r>
            <w:r w:rsidR="00DE3971">
              <w:rPr>
                <w:noProof/>
                <w:webHidden/>
              </w:rPr>
              <w:instrText xml:space="preserve"> PAGEREF _Toc403367938 \h </w:instrText>
            </w:r>
            <w:r w:rsidR="00DE3971">
              <w:rPr>
                <w:noProof/>
                <w:webHidden/>
              </w:rPr>
            </w:r>
            <w:r w:rsidR="00DE3971">
              <w:rPr>
                <w:noProof/>
                <w:webHidden/>
              </w:rPr>
              <w:fldChar w:fldCharType="separate"/>
            </w:r>
            <w:r w:rsidR="00680052">
              <w:rPr>
                <w:noProof/>
                <w:webHidden/>
              </w:rPr>
              <w:t>92</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939" w:history="1">
            <w:r w:rsidR="00DE3971" w:rsidRPr="006011B1">
              <w:rPr>
                <w:rStyle w:val="Hyperlink"/>
                <w:rFonts w:ascii="Times New Roman" w:hAnsi="Times New Roman" w:cs="Times New Roman"/>
                <w:b/>
                <w:noProof/>
              </w:rPr>
              <w:t>4.</w:t>
            </w:r>
            <w:r w:rsidR="00DE3971">
              <w:rPr>
                <w:rFonts w:eastAsiaTheme="minorEastAsia"/>
                <w:noProof/>
              </w:rPr>
              <w:tab/>
            </w:r>
            <w:r w:rsidR="00DE3971" w:rsidRPr="006011B1">
              <w:rPr>
                <w:rStyle w:val="Hyperlink"/>
                <w:rFonts w:ascii="Times New Roman" w:hAnsi="Times New Roman" w:cs="Times New Roman"/>
                <w:b/>
                <w:noProof/>
              </w:rPr>
              <w:t>Quản lý</w:t>
            </w:r>
            <w:r w:rsidR="00DE3971">
              <w:rPr>
                <w:noProof/>
                <w:webHidden/>
              </w:rPr>
              <w:tab/>
            </w:r>
            <w:r w:rsidR="00DE3971">
              <w:rPr>
                <w:noProof/>
                <w:webHidden/>
              </w:rPr>
              <w:fldChar w:fldCharType="begin"/>
            </w:r>
            <w:r w:rsidR="00DE3971">
              <w:rPr>
                <w:noProof/>
                <w:webHidden/>
              </w:rPr>
              <w:instrText xml:space="preserve"> PAGEREF _Toc403367939 \h </w:instrText>
            </w:r>
            <w:r w:rsidR="00DE3971">
              <w:rPr>
                <w:noProof/>
                <w:webHidden/>
              </w:rPr>
            </w:r>
            <w:r w:rsidR="00DE3971">
              <w:rPr>
                <w:noProof/>
                <w:webHidden/>
              </w:rPr>
              <w:fldChar w:fldCharType="separate"/>
            </w:r>
            <w:r w:rsidR="00680052">
              <w:rPr>
                <w:noProof/>
                <w:webHidden/>
              </w:rPr>
              <w:t>92</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40" w:history="1">
            <w:r w:rsidR="00DE3971" w:rsidRPr="006011B1">
              <w:rPr>
                <w:rStyle w:val="Hyperlink"/>
                <w:rFonts w:ascii="Times New Roman" w:hAnsi="Times New Roman" w:cs="Times New Roman"/>
                <w:b/>
                <w:noProof/>
              </w:rPr>
              <w:t>4.1</w:t>
            </w:r>
            <w:r w:rsidR="00DE3971">
              <w:rPr>
                <w:noProof/>
              </w:rPr>
              <w:tab/>
            </w:r>
            <w:r w:rsidR="00DE3971" w:rsidRPr="006011B1">
              <w:rPr>
                <w:rStyle w:val="Hyperlink"/>
                <w:rFonts w:ascii="Times New Roman" w:hAnsi="Times New Roman" w:cs="Times New Roman"/>
                <w:b/>
                <w:noProof/>
              </w:rPr>
              <w:t>Tổ chức</w:t>
            </w:r>
            <w:r w:rsidR="00DE3971">
              <w:rPr>
                <w:noProof/>
                <w:webHidden/>
              </w:rPr>
              <w:tab/>
            </w:r>
            <w:r w:rsidR="00DE3971">
              <w:rPr>
                <w:noProof/>
                <w:webHidden/>
              </w:rPr>
              <w:fldChar w:fldCharType="begin"/>
            </w:r>
            <w:r w:rsidR="00DE3971">
              <w:rPr>
                <w:noProof/>
                <w:webHidden/>
              </w:rPr>
              <w:instrText xml:space="preserve"> PAGEREF _Toc403367940 \h </w:instrText>
            </w:r>
            <w:r w:rsidR="00DE3971">
              <w:rPr>
                <w:noProof/>
                <w:webHidden/>
              </w:rPr>
            </w:r>
            <w:r w:rsidR="00DE3971">
              <w:rPr>
                <w:noProof/>
                <w:webHidden/>
              </w:rPr>
              <w:fldChar w:fldCharType="separate"/>
            </w:r>
            <w:r w:rsidR="00680052">
              <w:rPr>
                <w:noProof/>
                <w:webHidden/>
              </w:rPr>
              <w:t>92</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41" w:history="1">
            <w:r w:rsidR="00DE3971" w:rsidRPr="006011B1">
              <w:rPr>
                <w:rStyle w:val="Hyperlink"/>
                <w:rFonts w:ascii="Times New Roman" w:hAnsi="Times New Roman" w:cs="Times New Roman"/>
                <w:b/>
                <w:noProof/>
              </w:rPr>
              <w:t>4.2</w:t>
            </w:r>
            <w:r w:rsidR="00DE3971">
              <w:rPr>
                <w:noProof/>
              </w:rPr>
              <w:tab/>
            </w:r>
            <w:r w:rsidR="00DE3971" w:rsidRPr="006011B1">
              <w:rPr>
                <w:rStyle w:val="Hyperlink"/>
                <w:rFonts w:ascii="Times New Roman" w:hAnsi="Times New Roman" w:cs="Times New Roman"/>
                <w:b/>
                <w:noProof/>
              </w:rPr>
              <w:t>Công việc</w:t>
            </w:r>
            <w:r w:rsidR="00DE3971">
              <w:rPr>
                <w:noProof/>
                <w:webHidden/>
              </w:rPr>
              <w:tab/>
            </w:r>
            <w:r w:rsidR="00DE3971">
              <w:rPr>
                <w:noProof/>
                <w:webHidden/>
              </w:rPr>
              <w:fldChar w:fldCharType="begin"/>
            </w:r>
            <w:r w:rsidR="00DE3971">
              <w:rPr>
                <w:noProof/>
                <w:webHidden/>
              </w:rPr>
              <w:instrText xml:space="preserve"> PAGEREF _Toc403367941 \h </w:instrText>
            </w:r>
            <w:r w:rsidR="00DE3971">
              <w:rPr>
                <w:noProof/>
                <w:webHidden/>
              </w:rPr>
            </w:r>
            <w:r w:rsidR="00DE3971">
              <w:rPr>
                <w:noProof/>
                <w:webHidden/>
              </w:rPr>
              <w:fldChar w:fldCharType="separate"/>
            </w:r>
            <w:r w:rsidR="00680052">
              <w:rPr>
                <w:noProof/>
                <w:webHidden/>
              </w:rPr>
              <w:t>92</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42" w:history="1">
            <w:r w:rsidR="00DE3971" w:rsidRPr="006011B1">
              <w:rPr>
                <w:rStyle w:val="Hyperlink"/>
                <w:rFonts w:ascii="Times New Roman" w:hAnsi="Times New Roman" w:cs="Times New Roman"/>
                <w:b/>
                <w:noProof/>
              </w:rPr>
              <w:t>4.3</w:t>
            </w:r>
            <w:r w:rsidR="00DE3971">
              <w:rPr>
                <w:noProof/>
              </w:rPr>
              <w:tab/>
            </w:r>
            <w:r w:rsidR="00DE3971" w:rsidRPr="006011B1">
              <w:rPr>
                <w:rStyle w:val="Hyperlink"/>
                <w:rFonts w:ascii="Times New Roman" w:hAnsi="Times New Roman" w:cs="Times New Roman"/>
                <w:b/>
                <w:noProof/>
              </w:rPr>
              <w:t>Vai trò và trách nhiệm</w:t>
            </w:r>
            <w:r w:rsidR="00DE3971">
              <w:rPr>
                <w:noProof/>
                <w:webHidden/>
              </w:rPr>
              <w:tab/>
            </w:r>
            <w:r w:rsidR="00DE3971">
              <w:rPr>
                <w:noProof/>
                <w:webHidden/>
              </w:rPr>
              <w:fldChar w:fldCharType="begin"/>
            </w:r>
            <w:r w:rsidR="00DE3971">
              <w:rPr>
                <w:noProof/>
                <w:webHidden/>
              </w:rPr>
              <w:instrText xml:space="preserve"> PAGEREF _Toc403367942 \h </w:instrText>
            </w:r>
            <w:r w:rsidR="00DE3971">
              <w:rPr>
                <w:noProof/>
                <w:webHidden/>
              </w:rPr>
            </w:r>
            <w:r w:rsidR="00DE3971">
              <w:rPr>
                <w:noProof/>
                <w:webHidden/>
              </w:rPr>
              <w:fldChar w:fldCharType="separate"/>
            </w:r>
            <w:r w:rsidR="00680052">
              <w:rPr>
                <w:noProof/>
                <w:webHidden/>
              </w:rPr>
              <w:t>92</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43" w:history="1">
            <w:r w:rsidR="00DE3971" w:rsidRPr="006011B1">
              <w:rPr>
                <w:rStyle w:val="Hyperlink"/>
                <w:rFonts w:ascii="Times New Roman" w:hAnsi="Times New Roman" w:cs="Times New Roman"/>
                <w:b/>
                <w:noProof/>
              </w:rPr>
              <w:t>4.4</w:t>
            </w:r>
            <w:r w:rsidR="00DE3971">
              <w:rPr>
                <w:noProof/>
              </w:rPr>
              <w:tab/>
            </w:r>
            <w:r w:rsidR="00DE3971" w:rsidRPr="006011B1">
              <w:rPr>
                <w:rStyle w:val="Hyperlink"/>
                <w:rFonts w:ascii="Times New Roman" w:hAnsi="Times New Roman" w:cs="Times New Roman"/>
                <w:b/>
                <w:noProof/>
              </w:rPr>
              <w:t>Các nguồn tài nguyên được dự đoán để đảm bảo chất lượng</w:t>
            </w:r>
            <w:r w:rsidR="00DE3971">
              <w:rPr>
                <w:noProof/>
                <w:webHidden/>
              </w:rPr>
              <w:tab/>
            </w:r>
            <w:r w:rsidR="00DE3971">
              <w:rPr>
                <w:noProof/>
                <w:webHidden/>
              </w:rPr>
              <w:fldChar w:fldCharType="begin"/>
            </w:r>
            <w:r w:rsidR="00DE3971">
              <w:rPr>
                <w:noProof/>
                <w:webHidden/>
              </w:rPr>
              <w:instrText xml:space="preserve"> PAGEREF _Toc403367943 \h </w:instrText>
            </w:r>
            <w:r w:rsidR="00DE3971">
              <w:rPr>
                <w:noProof/>
                <w:webHidden/>
              </w:rPr>
            </w:r>
            <w:r w:rsidR="00DE3971">
              <w:rPr>
                <w:noProof/>
                <w:webHidden/>
              </w:rPr>
              <w:fldChar w:fldCharType="separate"/>
            </w:r>
            <w:r w:rsidR="00680052">
              <w:rPr>
                <w:noProof/>
                <w:webHidden/>
              </w:rPr>
              <w:t>92</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944" w:history="1">
            <w:r w:rsidR="00DE3971" w:rsidRPr="006011B1">
              <w:rPr>
                <w:rStyle w:val="Hyperlink"/>
                <w:rFonts w:ascii="Times New Roman" w:hAnsi="Times New Roman" w:cs="Times New Roman"/>
                <w:b/>
                <w:noProof/>
              </w:rPr>
              <w:t>5.</w:t>
            </w:r>
            <w:r w:rsidR="00DE3971">
              <w:rPr>
                <w:rFonts w:eastAsiaTheme="minorEastAsia"/>
                <w:noProof/>
              </w:rPr>
              <w:tab/>
            </w:r>
            <w:r w:rsidR="00DE3971" w:rsidRPr="006011B1">
              <w:rPr>
                <w:rStyle w:val="Hyperlink"/>
                <w:rFonts w:ascii="Times New Roman" w:hAnsi="Times New Roman" w:cs="Times New Roman"/>
                <w:b/>
                <w:noProof/>
              </w:rPr>
              <w:t>Tài liệu</w:t>
            </w:r>
            <w:r w:rsidR="00DE3971">
              <w:rPr>
                <w:noProof/>
                <w:webHidden/>
              </w:rPr>
              <w:tab/>
            </w:r>
            <w:r w:rsidR="00DE3971">
              <w:rPr>
                <w:noProof/>
                <w:webHidden/>
              </w:rPr>
              <w:fldChar w:fldCharType="begin"/>
            </w:r>
            <w:r w:rsidR="00DE3971">
              <w:rPr>
                <w:noProof/>
                <w:webHidden/>
              </w:rPr>
              <w:instrText xml:space="preserve"> PAGEREF _Toc403367944 \h </w:instrText>
            </w:r>
            <w:r w:rsidR="00DE3971">
              <w:rPr>
                <w:noProof/>
                <w:webHidden/>
              </w:rPr>
            </w:r>
            <w:r w:rsidR="00DE3971">
              <w:rPr>
                <w:noProof/>
                <w:webHidden/>
              </w:rPr>
              <w:fldChar w:fldCharType="separate"/>
            </w:r>
            <w:r w:rsidR="00680052">
              <w:rPr>
                <w:noProof/>
                <w:webHidden/>
              </w:rPr>
              <w:t>93</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45" w:history="1">
            <w:r w:rsidR="00DE3971" w:rsidRPr="006011B1">
              <w:rPr>
                <w:rStyle w:val="Hyperlink"/>
                <w:rFonts w:ascii="Times New Roman" w:hAnsi="Times New Roman" w:cs="Times New Roman"/>
                <w:b/>
                <w:noProof/>
              </w:rPr>
              <w:t>5.1</w:t>
            </w:r>
            <w:r w:rsidR="00DE3971">
              <w:rPr>
                <w:noProof/>
              </w:rPr>
              <w:tab/>
            </w:r>
            <w:r w:rsidR="00DE3971" w:rsidRPr="006011B1">
              <w:rPr>
                <w:rStyle w:val="Hyperlink"/>
                <w:rFonts w:ascii="Times New Roman" w:hAnsi="Times New Roman" w:cs="Times New Roman"/>
                <w:b/>
                <w:noProof/>
              </w:rPr>
              <w:t>Mục đích</w:t>
            </w:r>
            <w:r w:rsidR="00DE3971">
              <w:rPr>
                <w:noProof/>
                <w:webHidden/>
              </w:rPr>
              <w:tab/>
            </w:r>
            <w:r w:rsidR="00DE3971">
              <w:rPr>
                <w:noProof/>
                <w:webHidden/>
              </w:rPr>
              <w:fldChar w:fldCharType="begin"/>
            </w:r>
            <w:r w:rsidR="00DE3971">
              <w:rPr>
                <w:noProof/>
                <w:webHidden/>
              </w:rPr>
              <w:instrText xml:space="preserve"> PAGEREF _Toc403367945 \h </w:instrText>
            </w:r>
            <w:r w:rsidR="00DE3971">
              <w:rPr>
                <w:noProof/>
                <w:webHidden/>
              </w:rPr>
            </w:r>
            <w:r w:rsidR="00DE3971">
              <w:rPr>
                <w:noProof/>
                <w:webHidden/>
              </w:rPr>
              <w:fldChar w:fldCharType="separate"/>
            </w:r>
            <w:r w:rsidR="00680052">
              <w:rPr>
                <w:noProof/>
                <w:webHidden/>
              </w:rPr>
              <w:t>93</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46" w:history="1">
            <w:r w:rsidR="00DE3971" w:rsidRPr="006011B1">
              <w:rPr>
                <w:rStyle w:val="Hyperlink"/>
                <w:rFonts w:ascii="Times New Roman" w:hAnsi="Times New Roman" w:cs="Times New Roman"/>
                <w:b/>
                <w:noProof/>
              </w:rPr>
              <w:t>5.2</w:t>
            </w:r>
            <w:r w:rsidR="00DE3971">
              <w:rPr>
                <w:noProof/>
              </w:rPr>
              <w:tab/>
            </w:r>
            <w:r w:rsidR="00DE3971" w:rsidRPr="006011B1">
              <w:rPr>
                <w:rStyle w:val="Hyperlink"/>
                <w:rFonts w:ascii="Times New Roman" w:hAnsi="Times New Roman" w:cs="Times New Roman"/>
                <w:b/>
                <w:noProof/>
              </w:rPr>
              <w:t>Yêu cầu tài liệu tối thiểu</w:t>
            </w:r>
            <w:r w:rsidR="00DE3971">
              <w:rPr>
                <w:noProof/>
                <w:webHidden/>
              </w:rPr>
              <w:tab/>
            </w:r>
            <w:r w:rsidR="00DE3971">
              <w:rPr>
                <w:noProof/>
                <w:webHidden/>
              </w:rPr>
              <w:fldChar w:fldCharType="begin"/>
            </w:r>
            <w:r w:rsidR="00DE3971">
              <w:rPr>
                <w:noProof/>
                <w:webHidden/>
              </w:rPr>
              <w:instrText xml:space="preserve"> PAGEREF _Toc403367946 \h </w:instrText>
            </w:r>
            <w:r w:rsidR="00DE3971">
              <w:rPr>
                <w:noProof/>
                <w:webHidden/>
              </w:rPr>
            </w:r>
            <w:r w:rsidR="00DE3971">
              <w:rPr>
                <w:noProof/>
                <w:webHidden/>
              </w:rPr>
              <w:fldChar w:fldCharType="separate"/>
            </w:r>
            <w:r w:rsidR="00680052">
              <w:rPr>
                <w:noProof/>
                <w:webHidden/>
              </w:rPr>
              <w:t>93</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47" w:history="1">
            <w:r w:rsidR="00DE3971" w:rsidRPr="006011B1">
              <w:rPr>
                <w:rStyle w:val="Hyperlink"/>
                <w:rFonts w:ascii="Times New Roman" w:hAnsi="Times New Roman" w:cs="Times New Roman"/>
                <w:b/>
                <w:noProof/>
              </w:rPr>
              <w:t>5.2.1</w:t>
            </w:r>
            <w:r w:rsidR="00DE3971">
              <w:rPr>
                <w:noProof/>
              </w:rPr>
              <w:tab/>
            </w:r>
            <w:r w:rsidR="00DE3971" w:rsidRPr="006011B1">
              <w:rPr>
                <w:rStyle w:val="Hyperlink"/>
                <w:rFonts w:ascii="Times New Roman" w:hAnsi="Times New Roman" w:cs="Times New Roman"/>
                <w:b/>
                <w:noProof/>
              </w:rPr>
              <w:t>Mô tả yêu cầu phần mềm</w:t>
            </w:r>
            <w:r w:rsidR="00DE3971">
              <w:rPr>
                <w:noProof/>
                <w:webHidden/>
              </w:rPr>
              <w:tab/>
            </w:r>
            <w:r w:rsidR="00DE3971">
              <w:rPr>
                <w:noProof/>
                <w:webHidden/>
              </w:rPr>
              <w:fldChar w:fldCharType="begin"/>
            </w:r>
            <w:r w:rsidR="00DE3971">
              <w:rPr>
                <w:noProof/>
                <w:webHidden/>
              </w:rPr>
              <w:instrText xml:space="preserve"> PAGEREF _Toc403367947 \h </w:instrText>
            </w:r>
            <w:r w:rsidR="00DE3971">
              <w:rPr>
                <w:noProof/>
                <w:webHidden/>
              </w:rPr>
            </w:r>
            <w:r w:rsidR="00DE3971">
              <w:rPr>
                <w:noProof/>
                <w:webHidden/>
              </w:rPr>
              <w:fldChar w:fldCharType="separate"/>
            </w:r>
            <w:r w:rsidR="00680052">
              <w:rPr>
                <w:noProof/>
                <w:webHidden/>
              </w:rPr>
              <w:t>93</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48" w:history="1">
            <w:r w:rsidR="00DE3971" w:rsidRPr="006011B1">
              <w:rPr>
                <w:rStyle w:val="Hyperlink"/>
                <w:rFonts w:ascii="Times New Roman" w:hAnsi="Times New Roman" w:cs="Times New Roman"/>
                <w:b/>
                <w:noProof/>
              </w:rPr>
              <w:t>5.2.2</w:t>
            </w:r>
            <w:r w:rsidR="00DE3971">
              <w:rPr>
                <w:noProof/>
              </w:rPr>
              <w:tab/>
            </w:r>
            <w:r w:rsidR="00DE3971" w:rsidRPr="006011B1">
              <w:rPr>
                <w:rStyle w:val="Hyperlink"/>
                <w:rFonts w:ascii="Times New Roman" w:hAnsi="Times New Roman" w:cs="Times New Roman"/>
                <w:b/>
                <w:noProof/>
              </w:rPr>
              <w:t>Mô tả thiết kế phần mềm</w:t>
            </w:r>
            <w:r w:rsidR="00DE3971">
              <w:rPr>
                <w:noProof/>
                <w:webHidden/>
              </w:rPr>
              <w:tab/>
            </w:r>
            <w:r w:rsidR="00DE3971">
              <w:rPr>
                <w:noProof/>
                <w:webHidden/>
              </w:rPr>
              <w:fldChar w:fldCharType="begin"/>
            </w:r>
            <w:r w:rsidR="00DE3971">
              <w:rPr>
                <w:noProof/>
                <w:webHidden/>
              </w:rPr>
              <w:instrText xml:space="preserve"> PAGEREF _Toc403367948 \h </w:instrText>
            </w:r>
            <w:r w:rsidR="00DE3971">
              <w:rPr>
                <w:noProof/>
                <w:webHidden/>
              </w:rPr>
            </w:r>
            <w:r w:rsidR="00DE3971">
              <w:rPr>
                <w:noProof/>
                <w:webHidden/>
              </w:rPr>
              <w:fldChar w:fldCharType="separate"/>
            </w:r>
            <w:r w:rsidR="00680052">
              <w:rPr>
                <w:noProof/>
                <w:webHidden/>
              </w:rPr>
              <w:t>93</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49" w:history="1">
            <w:r w:rsidR="00DE3971" w:rsidRPr="006011B1">
              <w:rPr>
                <w:rStyle w:val="Hyperlink"/>
                <w:rFonts w:ascii="Times New Roman" w:hAnsi="Times New Roman" w:cs="Times New Roman"/>
                <w:b/>
                <w:noProof/>
              </w:rPr>
              <w:t>5.2.3</w:t>
            </w:r>
            <w:r w:rsidR="00DE3971">
              <w:rPr>
                <w:noProof/>
              </w:rPr>
              <w:tab/>
            </w:r>
            <w:r w:rsidR="00DE3971" w:rsidRPr="006011B1">
              <w:rPr>
                <w:rStyle w:val="Hyperlink"/>
                <w:rFonts w:ascii="Times New Roman" w:hAnsi="Times New Roman" w:cs="Times New Roman"/>
                <w:b/>
                <w:noProof/>
              </w:rPr>
              <w:t>Các kế hoạch thẩm tra và công nhận hợp lệ</w:t>
            </w:r>
            <w:r w:rsidR="00DE3971">
              <w:rPr>
                <w:noProof/>
                <w:webHidden/>
              </w:rPr>
              <w:tab/>
            </w:r>
            <w:r w:rsidR="00DE3971">
              <w:rPr>
                <w:noProof/>
                <w:webHidden/>
              </w:rPr>
              <w:fldChar w:fldCharType="begin"/>
            </w:r>
            <w:r w:rsidR="00DE3971">
              <w:rPr>
                <w:noProof/>
                <w:webHidden/>
              </w:rPr>
              <w:instrText xml:space="preserve"> PAGEREF _Toc403367949 \h </w:instrText>
            </w:r>
            <w:r w:rsidR="00DE3971">
              <w:rPr>
                <w:noProof/>
                <w:webHidden/>
              </w:rPr>
            </w:r>
            <w:r w:rsidR="00DE3971">
              <w:rPr>
                <w:noProof/>
                <w:webHidden/>
              </w:rPr>
              <w:fldChar w:fldCharType="separate"/>
            </w:r>
            <w:r w:rsidR="00680052">
              <w:rPr>
                <w:noProof/>
                <w:webHidden/>
              </w:rPr>
              <w:t>93</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50" w:history="1">
            <w:r w:rsidR="00DE3971" w:rsidRPr="006011B1">
              <w:rPr>
                <w:rStyle w:val="Hyperlink"/>
                <w:rFonts w:ascii="Times New Roman" w:hAnsi="Times New Roman" w:cs="Times New Roman"/>
                <w:b/>
                <w:noProof/>
              </w:rPr>
              <w:t>5.2.4</w:t>
            </w:r>
            <w:r w:rsidR="00DE3971">
              <w:rPr>
                <w:noProof/>
              </w:rPr>
              <w:tab/>
            </w:r>
            <w:r w:rsidR="00DE3971" w:rsidRPr="006011B1">
              <w:rPr>
                <w:rStyle w:val="Hyperlink"/>
                <w:rFonts w:ascii="Times New Roman" w:hAnsi="Times New Roman" w:cs="Times New Roman"/>
                <w:b/>
                <w:noProof/>
              </w:rPr>
              <w:t>Báo cáo các kết quả thẩm tra và công nhận hợp lệ</w:t>
            </w:r>
            <w:r w:rsidR="00DE3971">
              <w:rPr>
                <w:noProof/>
                <w:webHidden/>
              </w:rPr>
              <w:tab/>
            </w:r>
            <w:r w:rsidR="00DE3971">
              <w:rPr>
                <w:noProof/>
                <w:webHidden/>
              </w:rPr>
              <w:fldChar w:fldCharType="begin"/>
            </w:r>
            <w:r w:rsidR="00DE3971">
              <w:rPr>
                <w:noProof/>
                <w:webHidden/>
              </w:rPr>
              <w:instrText xml:space="preserve"> PAGEREF _Toc403367950 \h </w:instrText>
            </w:r>
            <w:r w:rsidR="00DE3971">
              <w:rPr>
                <w:noProof/>
                <w:webHidden/>
              </w:rPr>
            </w:r>
            <w:r w:rsidR="00DE3971">
              <w:rPr>
                <w:noProof/>
                <w:webHidden/>
              </w:rPr>
              <w:fldChar w:fldCharType="separate"/>
            </w:r>
            <w:r w:rsidR="00680052">
              <w:rPr>
                <w:noProof/>
                <w:webHidden/>
              </w:rPr>
              <w:t>95</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51" w:history="1">
            <w:r w:rsidR="00DE3971" w:rsidRPr="006011B1">
              <w:rPr>
                <w:rStyle w:val="Hyperlink"/>
                <w:rFonts w:ascii="Times New Roman" w:hAnsi="Times New Roman" w:cs="Times New Roman"/>
                <w:b/>
                <w:noProof/>
              </w:rPr>
              <w:t>5.2.5</w:t>
            </w:r>
            <w:r w:rsidR="00DE3971">
              <w:rPr>
                <w:noProof/>
              </w:rPr>
              <w:tab/>
            </w:r>
            <w:r w:rsidR="00DE3971" w:rsidRPr="006011B1">
              <w:rPr>
                <w:rStyle w:val="Hyperlink"/>
                <w:rFonts w:ascii="Times New Roman" w:hAnsi="Times New Roman" w:cs="Times New Roman"/>
                <w:b/>
                <w:noProof/>
              </w:rPr>
              <w:t>Tài liệu người dùng</w:t>
            </w:r>
            <w:r w:rsidR="00DE3971">
              <w:rPr>
                <w:noProof/>
                <w:webHidden/>
              </w:rPr>
              <w:tab/>
            </w:r>
            <w:r w:rsidR="00DE3971">
              <w:rPr>
                <w:noProof/>
                <w:webHidden/>
              </w:rPr>
              <w:fldChar w:fldCharType="begin"/>
            </w:r>
            <w:r w:rsidR="00DE3971">
              <w:rPr>
                <w:noProof/>
                <w:webHidden/>
              </w:rPr>
              <w:instrText xml:space="preserve"> PAGEREF _Toc403367951 \h </w:instrText>
            </w:r>
            <w:r w:rsidR="00DE3971">
              <w:rPr>
                <w:noProof/>
                <w:webHidden/>
              </w:rPr>
            </w:r>
            <w:r w:rsidR="00DE3971">
              <w:rPr>
                <w:noProof/>
                <w:webHidden/>
              </w:rPr>
              <w:fldChar w:fldCharType="separate"/>
            </w:r>
            <w:r w:rsidR="00680052">
              <w:rPr>
                <w:noProof/>
                <w:webHidden/>
              </w:rPr>
              <w:t>95</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52" w:history="1">
            <w:r w:rsidR="00DE3971" w:rsidRPr="006011B1">
              <w:rPr>
                <w:rStyle w:val="Hyperlink"/>
                <w:rFonts w:ascii="Times New Roman" w:hAnsi="Times New Roman" w:cs="Times New Roman"/>
                <w:b/>
                <w:noProof/>
              </w:rPr>
              <w:t>5.2.6</w:t>
            </w:r>
            <w:r w:rsidR="00DE3971">
              <w:rPr>
                <w:noProof/>
              </w:rPr>
              <w:tab/>
            </w:r>
            <w:r w:rsidR="00DE3971" w:rsidRPr="006011B1">
              <w:rPr>
                <w:rStyle w:val="Hyperlink"/>
                <w:rFonts w:ascii="Times New Roman" w:hAnsi="Times New Roman" w:cs="Times New Roman"/>
                <w:b/>
                <w:noProof/>
              </w:rPr>
              <w:t>Kế hoạch quản lý cấu hình phần mềm</w:t>
            </w:r>
            <w:r w:rsidR="00DE3971">
              <w:rPr>
                <w:noProof/>
                <w:webHidden/>
              </w:rPr>
              <w:tab/>
            </w:r>
            <w:r w:rsidR="00DE3971">
              <w:rPr>
                <w:noProof/>
                <w:webHidden/>
              </w:rPr>
              <w:fldChar w:fldCharType="begin"/>
            </w:r>
            <w:r w:rsidR="00DE3971">
              <w:rPr>
                <w:noProof/>
                <w:webHidden/>
              </w:rPr>
              <w:instrText xml:space="preserve"> PAGEREF _Toc403367952 \h </w:instrText>
            </w:r>
            <w:r w:rsidR="00DE3971">
              <w:rPr>
                <w:noProof/>
                <w:webHidden/>
              </w:rPr>
            </w:r>
            <w:r w:rsidR="00DE3971">
              <w:rPr>
                <w:noProof/>
                <w:webHidden/>
              </w:rPr>
              <w:fldChar w:fldCharType="separate"/>
            </w:r>
            <w:r w:rsidR="00680052">
              <w:rPr>
                <w:noProof/>
                <w:webHidden/>
              </w:rPr>
              <w:t>95</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53" w:history="1">
            <w:r w:rsidR="00DE3971" w:rsidRPr="006011B1">
              <w:rPr>
                <w:rStyle w:val="Hyperlink"/>
                <w:rFonts w:ascii="Times New Roman" w:hAnsi="Times New Roman" w:cs="Times New Roman"/>
                <w:b/>
                <w:noProof/>
              </w:rPr>
              <w:t>5.2.7</w:t>
            </w:r>
            <w:r w:rsidR="00DE3971">
              <w:rPr>
                <w:noProof/>
              </w:rPr>
              <w:tab/>
            </w:r>
            <w:r w:rsidR="00DE3971" w:rsidRPr="006011B1">
              <w:rPr>
                <w:rStyle w:val="Hyperlink"/>
                <w:rFonts w:ascii="Times New Roman" w:hAnsi="Times New Roman" w:cs="Times New Roman"/>
                <w:b/>
                <w:noProof/>
              </w:rPr>
              <w:t>Các tài liệu khác</w:t>
            </w:r>
            <w:r w:rsidR="00DE3971">
              <w:rPr>
                <w:noProof/>
                <w:webHidden/>
              </w:rPr>
              <w:tab/>
            </w:r>
            <w:r w:rsidR="00DE3971">
              <w:rPr>
                <w:noProof/>
                <w:webHidden/>
              </w:rPr>
              <w:fldChar w:fldCharType="begin"/>
            </w:r>
            <w:r w:rsidR="00DE3971">
              <w:rPr>
                <w:noProof/>
                <w:webHidden/>
              </w:rPr>
              <w:instrText xml:space="preserve"> PAGEREF _Toc403367953 \h </w:instrText>
            </w:r>
            <w:r w:rsidR="00DE3971">
              <w:rPr>
                <w:noProof/>
                <w:webHidden/>
              </w:rPr>
            </w:r>
            <w:r w:rsidR="00DE3971">
              <w:rPr>
                <w:noProof/>
                <w:webHidden/>
              </w:rPr>
              <w:fldChar w:fldCharType="separate"/>
            </w:r>
            <w:r w:rsidR="00680052">
              <w:rPr>
                <w:noProof/>
                <w:webHidden/>
              </w:rPr>
              <w:t>96</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954" w:history="1">
            <w:r w:rsidR="00DE3971" w:rsidRPr="006011B1">
              <w:rPr>
                <w:rStyle w:val="Hyperlink"/>
                <w:rFonts w:ascii="Times New Roman" w:hAnsi="Times New Roman" w:cs="Times New Roman"/>
                <w:b/>
                <w:noProof/>
              </w:rPr>
              <w:t>6.</w:t>
            </w:r>
            <w:r w:rsidR="00DE3971">
              <w:rPr>
                <w:rFonts w:eastAsiaTheme="minorEastAsia"/>
                <w:noProof/>
              </w:rPr>
              <w:tab/>
            </w:r>
            <w:r w:rsidR="00DE3971" w:rsidRPr="006011B1">
              <w:rPr>
                <w:rStyle w:val="Hyperlink"/>
                <w:rFonts w:ascii="Times New Roman" w:hAnsi="Times New Roman" w:cs="Times New Roman"/>
                <w:b/>
                <w:noProof/>
              </w:rPr>
              <w:t>Các chuẩn, thực tiển, quy ước và các phép đó</w:t>
            </w:r>
            <w:r w:rsidR="00DE3971">
              <w:rPr>
                <w:noProof/>
                <w:webHidden/>
              </w:rPr>
              <w:tab/>
            </w:r>
            <w:r w:rsidR="00DE3971">
              <w:rPr>
                <w:noProof/>
                <w:webHidden/>
              </w:rPr>
              <w:fldChar w:fldCharType="begin"/>
            </w:r>
            <w:r w:rsidR="00DE3971">
              <w:rPr>
                <w:noProof/>
                <w:webHidden/>
              </w:rPr>
              <w:instrText xml:space="preserve"> PAGEREF _Toc403367954 \h </w:instrText>
            </w:r>
            <w:r w:rsidR="00DE3971">
              <w:rPr>
                <w:noProof/>
                <w:webHidden/>
              </w:rPr>
            </w:r>
            <w:r w:rsidR="00DE3971">
              <w:rPr>
                <w:noProof/>
                <w:webHidden/>
              </w:rPr>
              <w:fldChar w:fldCharType="separate"/>
            </w:r>
            <w:r w:rsidR="00680052">
              <w:rPr>
                <w:noProof/>
                <w:webHidden/>
              </w:rPr>
              <w:t>96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55" w:history="1">
            <w:r w:rsidR="00DE3971" w:rsidRPr="006011B1">
              <w:rPr>
                <w:rStyle w:val="Hyperlink"/>
                <w:rFonts w:ascii="Times New Roman" w:hAnsi="Times New Roman" w:cs="Times New Roman"/>
                <w:b/>
                <w:noProof/>
              </w:rPr>
              <w:t>6.1</w:t>
            </w:r>
            <w:r w:rsidR="00DE3971">
              <w:rPr>
                <w:noProof/>
              </w:rPr>
              <w:tab/>
            </w:r>
            <w:r w:rsidR="00DE3971" w:rsidRPr="006011B1">
              <w:rPr>
                <w:rStyle w:val="Hyperlink"/>
                <w:rFonts w:ascii="Times New Roman" w:hAnsi="Times New Roman" w:cs="Times New Roman"/>
                <w:b/>
                <w:noProof/>
              </w:rPr>
              <w:t>Mục đích</w:t>
            </w:r>
            <w:r w:rsidR="00DE3971">
              <w:rPr>
                <w:noProof/>
                <w:webHidden/>
              </w:rPr>
              <w:tab/>
            </w:r>
            <w:r w:rsidR="00DE3971">
              <w:rPr>
                <w:noProof/>
                <w:webHidden/>
              </w:rPr>
              <w:fldChar w:fldCharType="begin"/>
            </w:r>
            <w:r w:rsidR="00DE3971">
              <w:rPr>
                <w:noProof/>
                <w:webHidden/>
              </w:rPr>
              <w:instrText xml:space="preserve"> PAGEREF _Toc403367955 \h </w:instrText>
            </w:r>
            <w:r w:rsidR="00DE3971">
              <w:rPr>
                <w:noProof/>
                <w:webHidden/>
              </w:rPr>
            </w:r>
            <w:r w:rsidR="00DE3971">
              <w:rPr>
                <w:noProof/>
                <w:webHidden/>
              </w:rPr>
              <w:fldChar w:fldCharType="separate"/>
            </w:r>
            <w:r w:rsidR="00680052">
              <w:rPr>
                <w:noProof/>
                <w:webHidden/>
              </w:rPr>
              <w:t>96</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56" w:history="1">
            <w:r w:rsidR="00DE3971" w:rsidRPr="006011B1">
              <w:rPr>
                <w:rStyle w:val="Hyperlink"/>
                <w:rFonts w:ascii="Times New Roman" w:hAnsi="Times New Roman" w:cs="Times New Roman"/>
                <w:b/>
                <w:noProof/>
              </w:rPr>
              <w:t>6.2</w:t>
            </w:r>
            <w:r w:rsidR="00DE3971">
              <w:rPr>
                <w:noProof/>
              </w:rPr>
              <w:tab/>
            </w:r>
            <w:r w:rsidR="00DE3971" w:rsidRPr="006011B1">
              <w:rPr>
                <w:rStyle w:val="Hyperlink"/>
                <w:rFonts w:ascii="Times New Roman" w:hAnsi="Times New Roman" w:cs="Times New Roman"/>
                <w:b/>
                <w:noProof/>
              </w:rPr>
              <w:t>Nội dung</w:t>
            </w:r>
            <w:r w:rsidR="00DE3971">
              <w:rPr>
                <w:noProof/>
                <w:webHidden/>
              </w:rPr>
              <w:tab/>
            </w:r>
            <w:r w:rsidR="00DE3971">
              <w:rPr>
                <w:noProof/>
                <w:webHidden/>
              </w:rPr>
              <w:fldChar w:fldCharType="begin"/>
            </w:r>
            <w:r w:rsidR="00DE3971">
              <w:rPr>
                <w:noProof/>
                <w:webHidden/>
              </w:rPr>
              <w:instrText xml:space="preserve"> PAGEREF _Toc403367956 \h </w:instrText>
            </w:r>
            <w:r w:rsidR="00DE3971">
              <w:rPr>
                <w:noProof/>
                <w:webHidden/>
              </w:rPr>
            </w:r>
            <w:r w:rsidR="00DE3971">
              <w:rPr>
                <w:noProof/>
                <w:webHidden/>
              </w:rPr>
              <w:fldChar w:fldCharType="separate"/>
            </w:r>
            <w:r w:rsidR="00680052">
              <w:rPr>
                <w:noProof/>
                <w:webHidden/>
              </w:rPr>
              <w:t>97</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957" w:history="1">
            <w:r w:rsidR="00DE3971" w:rsidRPr="006011B1">
              <w:rPr>
                <w:rStyle w:val="Hyperlink"/>
                <w:rFonts w:ascii="Times New Roman" w:hAnsi="Times New Roman" w:cs="Times New Roman"/>
                <w:b/>
                <w:noProof/>
              </w:rPr>
              <w:t>7.</w:t>
            </w:r>
            <w:r w:rsidR="00DE3971">
              <w:rPr>
                <w:rFonts w:eastAsiaTheme="minorEastAsia"/>
                <w:noProof/>
              </w:rPr>
              <w:tab/>
            </w:r>
            <w:r w:rsidR="00DE3971" w:rsidRPr="006011B1">
              <w:rPr>
                <w:rStyle w:val="Hyperlink"/>
                <w:rFonts w:ascii="Times New Roman" w:hAnsi="Times New Roman" w:cs="Times New Roman"/>
                <w:b/>
                <w:noProof/>
              </w:rPr>
              <w:t>Xem lại phần mềm</w:t>
            </w:r>
            <w:r w:rsidR="00DE3971">
              <w:rPr>
                <w:noProof/>
                <w:webHidden/>
              </w:rPr>
              <w:tab/>
            </w:r>
            <w:r w:rsidR="00DE3971">
              <w:rPr>
                <w:noProof/>
                <w:webHidden/>
              </w:rPr>
              <w:fldChar w:fldCharType="begin"/>
            </w:r>
            <w:r w:rsidR="00DE3971">
              <w:rPr>
                <w:noProof/>
                <w:webHidden/>
              </w:rPr>
              <w:instrText xml:space="preserve"> PAGEREF _Toc403367957 \h </w:instrText>
            </w:r>
            <w:r w:rsidR="00DE3971">
              <w:rPr>
                <w:noProof/>
                <w:webHidden/>
              </w:rPr>
            </w:r>
            <w:r w:rsidR="00DE3971">
              <w:rPr>
                <w:noProof/>
                <w:webHidden/>
              </w:rPr>
              <w:fldChar w:fldCharType="separate"/>
            </w:r>
            <w:r w:rsidR="00680052">
              <w:rPr>
                <w:noProof/>
                <w:webHidden/>
              </w:rPr>
              <w:t>97</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58" w:history="1">
            <w:r w:rsidR="00DE3971" w:rsidRPr="006011B1">
              <w:rPr>
                <w:rStyle w:val="Hyperlink"/>
                <w:rFonts w:ascii="Times New Roman" w:hAnsi="Times New Roman" w:cs="Times New Roman"/>
                <w:b/>
                <w:noProof/>
              </w:rPr>
              <w:t>7.1</w:t>
            </w:r>
            <w:r w:rsidR="00DE3971">
              <w:rPr>
                <w:noProof/>
              </w:rPr>
              <w:tab/>
            </w:r>
            <w:r w:rsidR="00DE3971" w:rsidRPr="006011B1">
              <w:rPr>
                <w:rStyle w:val="Hyperlink"/>
                <w:rFonts w:ascii="Times New Roman" w:hAnsi="Times New Roman" w:cs="Times New Roman"/>
                <w:b/>
                <w:noProof/>
              </w:rPr>
              <w:t>Mục đích</w:t>
            </w:r>
            <w:r w:rsidR="00DE3971">
              <w:rPr>
                <w:noProof/>
                <w:webHidden/>
              </w:rPr>
              <w:tab/>
            </w:r>
            <w:r w:rsidR="00DE3971">
              <w:rPr>
                <w:noProof/>
                <w:webHidden/>
              </w:rPr>
              <w:fldChar w:fldCharType="begin"/>
            </w:r>
            <w:r w:rsidR="00DE3971">
              <w:rPr>
                <w:noProof/>
                <w:webHidden/>
              </w:rPr>
              <w:instrText xml:space="preserve"> PAGEREF _Toc403367958 \h </w:instrText>
            </w:r>
            <w:r w:rsidR="00DE3971">
              <w:rPr>
                <w:noProof/>
                <w:webHidden/>
              </w:rPr>
            </w:r>
            <w:r w:rsidR="00DE3971">
              <w:rPr>
                <w:noProof/>
                <w:webHidden/>
              </w:rPr>
              <w:fldChar w:fldCharType="separate"/>
            </w:r>
            <w:r w:rsidR="00680052">
              <w:rPr>
                <w:noProof/>
                <w:webHidden/>
              </w:rPr>
              <w:t>97</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59" w:history="1">
            <w:r w:rsidR="00DE3971" w:rsidRPr="006011B1">
              <w:rPr>
                <w:rStyle w:val="Hyperlink"/>
                <w:rFonts w:ascii="Times New Roman" w:hAnsi="Times New Roman" w:cs="Times New Roman"/>
                <w:b/>
                <w:noProof/>
              </w:rPr>
              <w:t>7.2</w:t>
            </w:r>
            <w:r w:rsidR="00DE3971">
              <w:rPr>
                <w:noProof/>
              </w:rPr>
              <w:tab/>
            </w:r>
            <w:r w:rsidR="00DE3971" w:rsidRPr="006011B1">
              <w:rPr>
                <w:rStyle w:val="Hyperlink"/>
                <w:rFonts w:ascii="Times New Roman" w:hAnsi="Times New Roman" w:cs="Times New Roman"/>
                <w:b/>
                <w:noProof/>
              </w:rPr>
              <w:t>Các yêu cầu tối thiểu</w:t>
            </w:r>
            <w:r w:rsidR="00DE3971">
              <w:rPr>
                <w:noProof/>
                <w:webHidden/>
              </w:rPr>
              <w:tab/>
            </w:r>
            <w:r w:rsidR="00DE3971">
              <w:rPr>
                <w:noProof/>
                <w:webHidden/>
              </w:rPr>
              <w:fldChar w:fldCharType="begin"/>
            </w:r>
            <w:r w:rsidR="00DE3971">
              <w:rPr>
                <w:noProof/>
                <w:webHidden/>
              </w:rPr>
              <w:instrText xml:space="preserve"> PAGEREF _Toc403367959 \h </w:instrText>
            </w:r>
            <w:r w:rsidR="00DE3971">
              <w:rPr>
                <w:noProof/>
                <w:webHidden/>
              </w:rPr>
            </w:r>
            <w:r w:rsidR="00DE3971">
              <w:rPr>
                <w:noProof/>
                <w:webHidden/>
              </w:rPr>
              <w:fldChar w:fldCharType="separate"/>
            </w:r>
            <w:r w:rsidR="00680052">
              <w:rPr>
                <w:noProof/>
                <w:webHidden/>
              </w:rPr>
              <w:t>97</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60" w:history="1">
            <w:r w:rsidR="00DE3971" w:rsidRPr="006011B1">
              <w:rPr>
                <w:rStyle w:val="Hyperlink"/>
                <w:rFonts w:ascii="Times New Roman" w:hAnsi="Times New Roman" w:cs="Times New Roman"/>
                <w:b/>
                <w:noProof/>
              </w:rPr>
              <w:t>7.2.1</w:t>
            </w:r>
            <w:r w:rsidR="00DE3971">
              <w:rPr>
                <w:noProof/>
              </w:rPr>
              <w:tab/>
            </w:r>
            <w:r w:rsidR="00DE3971" w:rsidRPr="006011B1">
              <w:rPr>
                <w:rStyle w:val="Hyperlink"/>
                <w:rFonts w:ascii="Times New Roman" w:hAnsi="Times New Roman" w:cs="Times New Roman"/>
                <w:b/>
                <w:noProof/>
              </w:rPr>
              <w:t>Xem lại đặc tả phần mềm</w:t>
            </w:r>
            <w:r w:rsidR="00DE3971">
              <w:rPr>
                <w:noProof/>
                <w:webHidden/>
              </w:rPr>
              <w:tab/>
            </w:r>
            <w:r w:rsidR="00DE3971">
              <w:rPr>
                <w:noProof/>
                <w:webHidden/>
              </w:rPr>
              <w:fldChar w:fldCharType="begin"/>
            </w:r>
            <w:r w:rsidR="00DE3971">
              <w:rPr>
                <w:noProof/>
                <w:webHidden/>
              </w:rPr>
              <w:instrText xml:space="preserve"> PAGEREF _Toc403367960 \h </w:instrText>
            </w:r>
            <w:r w:rsidR="00DE3971">
              <w:rPr>
                <w:noProof/>
                <w:webHidden/>
              </w:rPr>
            </w:r>
            <w:r w:rsidR="00DE3971">
              <w:rPr>
                <w:noProof/>
                <w:webHidden/>
              </w:rPr>
              <w:fldChar w:fldCharType="separate"/>
            </w:r>
            <w:r w:rsidR="00680052">
              <w:rPr>
                <w:noProof/>
                <w:webHidden/>
              </w:rPr>
              <w:t>97</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61" w:history="1">
            <w:r w:rsidR="00DE3971" w:rsidRPr="006011B1">
              <w:rPr>
                <w:rStyle w:val="Hyperlink"/>
                <w:rFonts w:ascii="Times New Roman" w:hAnsi="Times New Roman" w:cs="Times New Roman"/>
                <w:b/>
                <w:noProof/>
              </w:rPr>
              <w:t>7.2.2</w:t>
            </w:r>
            <w:r w:rsidR="00DE3971">
              <w:rPr>
                <w:noProof/>
              </w:rPr>
              <w:tab/>
            </w:r>
            <w:r w:rsidR="00DE3971" w:rsidRPr="006011B1">
              <w:rPr>
                <w:rStyle w:val="Hyperlink"/>
                <w:rFonts w:ascii="Times New Roman" w:hAnsi="Times New Roman" w:cs="Times New Roman"/>
                <w:b/>
                <w:noProof/>
              </w:rPr>
              <w:t>Xem lại thiết kế kiến trúc</w:t>
            </w:r>
            <w:r w:rsidR="00DE3971">
              <w:rPr>
                <w:noProof/>
                <w:webHidden/>
              </w:rPr>
              <w:tab/>
            </w:r>
            <w:r w:rsidR="00DE3971">
              <w:rPr>
                <w:noProof/>
                <w:webHidden/>
              </w:rPr>
              <w:fldChar w:fldCharType="begin"/>
            </w:r>
            <w:r w:rsidR="00DE3971">
              <w:rPr>
                <w:noProof/>
                <w:webHidden/>
              </w:rPr>
              <w:instrText xml:space="preserve"> PAGEREF _Toc403367961 \h </w:instrText>
            </w:r>
            <w:r w:rsidR="00DE3971">
              <w:rPr>
                <w:noProof/>
                <w:webHidden/>
              </w:rPr>
            </w:r>
            <w:r w:rsidR="00DE3971">
              <w:rPr>
                <w:noProof/>
                <w:webHidden/>
              </w:rPr>
              <w:fldChar w:fldCharType="separate"/>
            </w:r>
            <w:r w:rsidR="00680052">
              <w:rPr>
                <w:noProof/>
                <w:webHidden/>
              </w:rPr>
              <w:t>98</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62" w:history="1">
            <w:r w:rsidR="00DE3971" w:rsidRPr="006011B1">
              <w:rPr>
                <w:rStyle w:val="Hyperlink"/>
                <w:rFonts w:ascii="Times New Roman" w:hAnsi="Times New Roman" w:cs="Times New Roman"/>
                <w:b/>
                <w:noProof/>
              </w:rPr>
              <w:t>7.2.3</w:t>
            </w:r>
            <w:r w:rsidR="00DE3971">
              <w:rPr>
                <w:noProof/>
              </w:rPr>
              <w:tab/>
            </w:r>
            <w:r w:rsidR="00DE3971" w:rsidRPr="006011B1">
              <w:rPr>
                <w:rStyle w:val="Hyperlink"/>
                <w:rFonts w:ascii="Times New Roman" w:hAnsi="Times New Roman" w:cs="Times New Roman"/>
                <w:b/>
                <w:noProof/>
              </w:rPr>
              <w:t>Xem lại thiết kế chi tiết</w:t>
            </w:r>
            <w:r w:rsidR="00DE3971">
              <w:rPr>
                <w:noProof/>
                <w:webHidden/>
              </w:rPr>
              <w:tab/>
            </w:r>
            <w:r w:rsidR="00DE3971">
              <w:rPr>
                <w:noProof/>
                <w:webHidden/>
              </w:rPr>
              <w:fldChar w:fldCharType="begin"/>
            </w:r>
            <w:r w:rsidR="00DE3971">
              <w:rPr>
                <w:noProof/>
                <w:webHidden/>
              </w:rPr>
              <w:instrText xml:space="preserve"> PAGEREF _Toc403367962 \h </w:instrText>
            </w:r>
            <w:r w:rsidR="00DE3971">
              <w:rPr>
                <w:noProof/>
                <w:webHidden/>
              </w:rPr>
            </w:r>
            <w:r w:rsidR="00DE3971">
              <w:rPr>
                <w:noProof/>
                <w:webHidden/>
              </w:rPr>
              <w:fldChar w:fldCharType="separate"/>
            </w:r>
            <w:r w:rsidR="00680052">
              <w:rPr>
                <w:noProof/>
                <w:webHidden/>
              </w:rPr>
              <w:t>98</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63" w:history="1">
            <w:r w:rsidR="00DE3971" w:rsidRPr="006011B1">
              <w:rPr>
                <w:rStyle w:val="Hyperlink"/>
                <w:rFonts w:ascii="Times New Roman" w:hAnsi="Times New Roman" w:cs="Times New Roman"/>
                <w:b/>
                <w:noProof/>
              </w:rPr>
              <w:t>7.2.4</w:t>
            </w:r>
            <w:r w:rsidR="00DE3971">
              <w:rPr>
                <w:noProof/>
              </w:rPr>
              <w:tab/>
            </w:r>
            <w:r w:rsidR="00DE3971" w:rsidRPr="006011B1">
              <w:rPr>
                <w:rStyle w:val="Hyperlink"/>
                <w:rFonts w:ascii="Times New Roman" w:hAnsi="Times New Roman" w:cs="Times New Roman"/>
                <w:b/>
                <w:noProof/>
              </w:rPr>
              <w:t>Xem lại kế hoạch thẩm tra và công nhận hợp lệ</w:t>
            </w:r>
            <w:r w:rsidR="00DE3971">
              <w:rPr>
                <w:noProof/>
                <w:webHidden/>
              </w:rPr>
              <w:tab/>
            </w:r>
            <w:r w:rsidR="00DE3971">
              <w:rPr>
                <w:noProof/>
                <w:webHidden/>
              </w:rPr>
              <w:fldChar w:fldCharType="begin"/>
            </w:r>
            <w:r w:rsidR="00DE3971">
              <w:rPr>
                <w:noProof/>
                <w:webHidden/>
              </w:rPr>
              <w:instrText xml:space="preserve"> PAGEREF _Toc403367963 \h </w:instrText>
            </w:r>
            <w:r w:rsidR="00DE3971">
              <w:rPr>
                <w:noProof/>
                <w:webHidden/>
              </w:rPr>
            </w:r>
            <w:r w:rsidR="00DE3971">
              <w:rPr>
                <w:noProof/>
                <w:webHidden/>
              </w:rPr>
              <w:fldChar w:fldCharType="separate"/>
            </w:r>
            <w:r w:rsidR="00680052">
              <w:rPr>
                <w:noProof/>
                <w:webHidden/>
              </w:rPr>
              <w:t>98</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64" w:history="1">
            <w:r w:rsidR="00DE3971" w:rsidRPr="006011B1">
              <w:rPr>
                <w:rStyle w:val="Hyperlink"/>
                <w:rFonts w:ascii="Times New Roman" w:hAnsi="Times New Roman" w:cs="Times New Roman"/>
                <w:b/>
                <w:noProof/>
              </w:rPr>
              <w:t>7.2.5</w:t>
            </w:r>
            <w:r w:rsidR="00DE3971">
              <w:rPr>
                <w:noProof/>
              </w:rPr>
              <w:tab/>
            </w:r>
            <w:r w:rsidR="00DE3971" w:rsidRPr="006011B1">
              <w:rPr>
                <w:rStyle w:val="Hyperlink"/>
                <w:rFonts w:ascii="Times New Roman" w:hAnsi="Times New Roman" w:cs="Times New Roman"/>
                <w:b/>
                <w:noProof/>
              </w:rPr>
              <w:t>Kiểm toán chức năng</w:t>
            </w:r>
            <w:r w:rsidR="00DE3971">
              <w:rPr>
                <w:noProof/>
                <w:webHidden/>
              </w:rPr>
              <w:tab/>
            </w:r>
            <w:r w:rsidR="00DE3971">
              <w:rPr>
                <w:noProof/>
                <w:webHidden/>
              </w:rPr>
              <w:fldChar w:fldCharType="begin"/>
            </w:r>
            <w:r w:rsidR="00DE3971">
              <w:rPr>
                <w:noProof/>
                <w:webHidden/>
              </w:rPr>
              <w:instrText xml:space="preserve"> PAGEREF _Toc403367964 \h </w:instrText>
            </w:r>
            <w:r w:rsidR="00DE3971">
              <w:rPr>
                <w:noProof/>
                <w:webHidden/>
              </w:rPr>
            </w:r>
            <w:r w:rsidR="00DE3971">
              <w:rPr>
                <w:noProof/>
                <w:webHidden/>
              </w:rPr>
              <w:fldChar w:fldCharType="separate"/>
            </w:r>
            <w:r w:rsidR="00680052">
              <w:rPr>
                <w:noProof/>
                <w:webHidden/>
              </w:rPr>
              <w:t>98</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65" w:history="1">
            <w:r w:rsidR="00DE3971" w:rsidRPr="006011B1">
              <w:rPr>
                <w:rStyle w:val="Hyperlink"/>
                <w:rFonts w:ascii="Times New Roman" w:hAnsi="Times New Roman" w:cs="Times New Roman"/>
                <w:b/>
                <w:noProof/>
              </w:rPr>
              <w:t>7.2.6</w:t>
            </w:r>
            <w:r w:rsidR="00DE3971">
              <w:rPr>
                <w:noProof/>
              </w:rPr>
              <w:tab/>
            </w:r>
            <w:r w:rsidR="00DE3971" w:rsidRPr="006011B1">
              <w:rPr>
                <w:rStyle w:val="Hyperlink"/>
                <w:rFonts w:ascii="Times New Roman" w:hAnsi="Times New Roman" w:cs="Times New Roman"/>
                <w:b/>
                <w:noProof/>
              </w:rPr>
              <w:t>Kiểm toán vật lý</w:t>
            </w:r>
            <w:r w:rsidR="00DE3971">
              <w:rPr>
                <w:noProof/>
                <w:webHidden/>
              </w:rPr>
              <w:tab/>
            </w:r>
            <w:r w:rsidR="00DE3971">
              <w:rPr>
                <w:noProof/>
                <w:webHidden/>
              </w:rPr>
              <w:fldChar w:fldCharType="begin"/>
            </w:r>
            <w:r w:rsidR="00DE3971">
              <w:rPr>
                <w:noProof/>
                <w:webHidden/>
              </w:rPr>
              <w:instrText xml:space="preserve"> PAGEREF _Toc403367965 \h </w:instrText>
            </w:r>
            <w:r w:rsidR="00DE3971">
              <w:rPr>
                <w:noProof/>
                <w:webHidden/>
              </w:rPr>
            </w:r>
            <w:r w:rsidR="00DE3971">
              <w:rPr>
                <w:noProof/>
                <w:webHidden/>
              </w:rPr>
              <w:fldChar w:fldCharType="separate"/>
            </w:r>
            <w:r w:rsidR="00680052">
              <w:rPr>
                <w:noProof/>
                <w:webHidden/>
              </w:rPr>
              <w:t>98</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66" w:history="1">
            <w:r w:rsidR="00DE3971" w:rsidRPr="006011B1">
              <w:rPr>
                <w:rStyle w:val="Hyperlink"/>
                <w:rFonts w:ascii="Times New Roman" w:hAnsi="Times New Roman" w:cs="Times New Roman"/>
                <w:b/>
                <w:noProof/>
              </w:rPr>
              <w:t>7.2.7</w:t>
            </w:r>
            <w:r w:rsidR="00DE3971">
              <w:rPr>
                <w:noProof/>
              </w:rPr>
              <w:tab/>
            </w:r>
            <w:r w:rsidR="00DE3971" w:rsidRPr="006011B1">
              <w:rPr>
                <w:rStyle w:val="Hyperlink"/>
                <w:rFonts w:ascii="Times New Roman" w:hAnsi="Times New Roman" w:cs="Times New Roman"/>
                <w:b/>
                <w:noProof/>
              </w:rPr>
              <w:t>Kiểm toán trong quy trình</w:t>
            </w:r>
            <w:r w:rsidR="00DE3971">
              <w:rPr>
                <w:noProof/>
                <w:webHidden/>
              </w:rPr>
              <w:tab/>
            </w:r>
            <w:r w:rsidR="00DE3971">
              <w:rPr>
                <w:noProof/>
                <w:webHidden/>
              </w:rPr>
              <w:fldChar w:fldCharType="begin"/>
            </w:r>
            <w:r w:rsidR="00DE3971">
              <w:rPr>
                <w:noProof/>
                <w:webHidden/>
              </w:rPr>
              <w:instrText xml:space="preserve"> PAGEREF _Toc403367966 \h </w:instrText>
            </w:r>
            <w:r w:rsidR="00DE3971">
              <w:rPr>
                <w:noProof/>
                <w:webHidden/>
              </w:rPr>
            </w:r>
            <w:r w:rsidR="00DE3971">
              <w:rPr>
                <w:noProof/>
                <w:webHidden/>
              </w:rPr>
              <w:fldChar w:fldCharType="separate"/>
            </w:r>
            <w:r w:rsidR="00680052">
              <w:rPr>
                <w:noProof/>
                <w:webHidden/>
              </w:rPr>
              <w:t>98</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67" w:history="1">
            <w:r w:rsidR="00DE3971" w:rsidRPr="006011B1">
              <w:rPr>
                <w:rStyle w:val="Hyperlink"/>
                <w:rFonts w:ascii="Times New Roman" w:hAnsi="Times New Roman" w:cs="Times New Roman"/>
                <w:b/>
                <w:noProof/>
              </w:rPr>
              <w:t>7.2.8</w:t>
            </w:r>
            <w:r w:rsidR="00DE3971">
              <w:rPr>
                <w:noProof/>
              </w:rPr>
              <w:tab/>
            </w:r>
            <w:r w:rsidR="00DE3971" w:rsidRPr="006011B1">
              <w:rPr>
                <w:rStyle w:val="Hyperlink"/>
                <w:rFonts w:ascii="Times New Roman" w:hAnsi="Times New Roman" w:cs="Times New Roman"/>
                <w:b/>
                <w:noProof/>
              </w:rPr>
              <w:t>Xem lại về quản lý</w:t>
            </w:r>
            <w:r w:rsidR="00DE3971">
              <w:rPr>
                <w:noProof/>
                <w:webHidden/>
              </w:rPr>
              <w:tab/>
            </w:r>
            <w:r w:rsidR="00DE3971">
              <w:rPr>
                <w:noProof/>
                <w:webHidden/>
              </w:rPr>
              <w:fldChar w:fldCharType="begin"/>
            </w:r>
            <w:r w:rsidR="00DE3971">
              <w:rPr>
                <w:noProof/>
                <w:webHidden/>
              </w:rPr>
              <w:instrText xml:space="preserve"> PAGEREF _Toc403367967 \h </w:instrText>
            </w:r>
            <w:r w:rsidR="00DE3971">
              <w:rPr>
                <w:noProof/>
                <w:webHidden/>
              </w:rPr>
            </w:r>
            <w:r w:rsidR="00DE3971">
              <w:rPr>
                <w:noProof/>
                <w:webHidden/>
              </w:rPr>
              <w:fldChar w:fldCharType="separate"/>
            </w:r>
            <w:r w:rsidR="00680052">
              <w:rPr>
                <w:noProof/>
                <w:webHidden/>
              </w:rPr>
              <w:t>99</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68" w:history="1">
            <w:r w:rsidR="00DE3971" w:rsidRPr="006011B1">
              <w:rPr>
                <w:rStyle w:val="Hyperlink"/>
                <w:rFonts w:ascii="Times New Roman" w:hAnsi="Times New Roman" w:cs="Times New Roman"/>
                <w:b/>
                <w:noProof/>
              </w:rPr>
              <w:t>7.2.9</w:t>
            </w:r>
            <w:r w:rsidR="00DE3971">
              <w:rPr>
                <w:noProof/>
              </w:rPr>
              <w:tab/>
            </w:r>
            <w:r w:rsidR="00DE3971" w:rsidRPr="006011B1">
              <w:rPr>
                <w:rStyle w:val="Hyperlink"/>
                <w:rFonts w:ascii="Times New Roman" w:hAnsi="Times New Roman" w:cs="Times New Roman"/>
                <w:b/>
                <w:noProof/>
              </w:rPr>
              <w:t>Xem lại kế hoạch quản lý cấu hình</w:t>
            </w:r>
            <w:r w:rsidR="00DE3971">
              <w:rPr>
                <w:noProof/>
                <w:webHidden/>
              </w:rPr>
              <w:tab/>
            </w:r>
            <w:r w:rsidR="00DE3971">
              <w:rPr>
                <w:noProof/>
                <w:webHidden/>
              </w:rPr>
              <w:fldChar w:fldCharType="begin"/>
            </w:r>
            <w:r w:rsidR="00DE3971">
              <w:rPr>
                <w:noProof/>
                <w:webHidden/>
              </w:rPr>
              <w:instrText xml:space="preserve"> PAGEREF _Toc403367968 \h </w:instrText>
            </w:r>
            <w:r w:rsidR="00DE3971">
              <w:rPr>
                <w:noProof/>
                <w:webHidden/>
              </w:rPr>
            </w:r>
            <w:r w:rsidR="00DE3971">
              <w:rPr>
                <w:noProof/>
                <w:webHidden/>
              </w:rPr>
              <w:fldChar w:fldCharType="separate"/>
            </w:r>
            <w:r w:rsidR="00680052">
              <w:rPr>
                <w:noProof/>
                <w:webHidden/>
              </w:rPr>
              <w:t>99</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69" w:history="1">
            <w:r w:rsidR="00DE3971" w:rsidRPr="006011B1">
              <w:rPr>
                <w:rStyle w:val="Hyperlink"/>
                <w:rFonts w:ascii="Times New Roman" w:hAnsi="Times New Roman" w:cs="Times New Roman"/>
                <w:b/>
                <w:noProof/>
              </w:rPr>
              <w:t>7.2.10</w:t>
            </w:r>
            <w:r w:rsidR="00DE3971">
              <w:rPr>
                <w:noProof/>
              </w:rPr>
              <w:tab/>
            </w:r>
            <w:r w:rsidR="00DE3971" w:rsidRPr="006011B1">
              <w:rPr>
                <w:rStyle w:val="Hyperlink"/>
                <w:rFonts w:ascii="Times New Roman" w:hAnsi="Times New Roman" w:cs="Times New Roman"/>
                <w:b/>
                <w:noProof/>
              </w:rPr>
              <w:t>Xem lại sau thực thi</w:t>
            </w:r>
            <w:r w:rsidR="00DE3971">
              <w:rPr>
                <w:noProof/>
                <w:webHidden/>
              </w:rPr>
              <w:tab/>
            </w:r>
            <w:r w:rsidR="00DE3971">
              <w:rPr>
                <w:noProof/>
                <w:webHidden/>
              </w:rPr>
              <w:fldChar w:fldCharType="begin"/>
            </w:r>
            <w:r w:rsidR="00DE3971">
              <w:rPr>
                <w:noProof/>
                <w:webHidden/>
              </w:rPr>
              <w:instrText xml:space="preserve"> PAGEREF _Toc403367969 \h </w:instrText>
            </w:r>
            <w:r w:rsidR="00DE3971">
              <w:rPr>
                <w:noProof/>
                <w:webHidden/>
              </w:rPr>
            </w:r>
            <w:r w:rsidR="00DE3971">
              <w:rPr>
                <w:noProof/>
                <w:webHidden/>
              </w:rPr>
              <w:fldChar w:fldCharType="separate"/>
            </w:r>
            <w:r w:rsidR="00680052">
              <w:rPr>
                <w:noProof/>
                <w:webHidden/>
              </w:rPr>
              <w:t>99</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70" w:history="1">
            <w:r w:rsidR="00DE3971" w:rsidRPr="006011B1">
              <w:rPr>
                <w:rStyle w:val="Hyperlink"/>
                <w:rFonts w:ascii="Times New Roman" w:hAnsi="Times New Roman" w:cs="Times New Roman"/>
                <w:b/>
                <w:noProof/>
              </w:rPr>
              <w:t>7.2.11</w:t>
            </w:r>
            <w:r w:rsidR="00DE3971">
              <w:rPr>
                <w:noProof/>
              </w:rPr>
              <w:tab/>
            </w:r>
            <w:r w:rsidR="00DE3971" w:rsidRPr="006011B1">
              <w:rPr>
                <w:rStyle w:val="Hyperlink"/>
                <w:rFonts w:ascii="Times New Roman" w:hAnsi="Times New Roman" w:cs="Times New Roman"/>
                <w:b/>
                <w:noProof/>
              </w:rPr>
              <w:t>Các kiểm toán và xem lại khác.</w:t>
            </w:r>
            <w:r w:rsidR="00DE3971">
              <w:rPr>
                <w:noProof/>
                <w:webHidden/>
              </w:rPr>
              <w:tab/>
            </w:r>
            <w:r w:rsidR="00DE3971">
              <w:rPr>
                <w:noProof/>
                <w:webHidden/>
              </w:rPr>
              <w:fldChar w:fldCharType="begin"/>
            </w:r>
            <w:r w:rsidR="00DE3971">
              <w:rPr>
                <w:noProof/>
                <w:webHidden/>
              </w:rPr>
              <w:instrText xml:space="preserve"> PAGEREF _Toc403367970 \h </w:instrText>
            </w:r>
            <w:r w:rsidR="00DE3971">
              <w:rPr>
                <w:noProof/>
                <w:webHidden/>
              </w:rPr>
            </w:r>
            <w:r w:rsidR="00DE3971">
              <w:rPr>
                <w:noProof/>
                <w:webHidden/>
              </w:rPr>
              <w:fldChar w:fldCharType="separate"/>
            </w:r>
            <w:r w:rsidR="00680052">
              <w:rPr>
                <w:noProof/>
                <w:webHidden/>
              </w:rPr>
              <w:t>99</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971" w:history="1">
            <w:r w:rsidR="00DE3971" w:rsidRPr="006011B1">
              <w:rPr>
                <w:rStyle w:val="Hyperlink"/>
                <w:rFonts w:ascii="Times New Roman" w:hAnsi="Times New Roman" w:cs="Times New Roman"/>
                <w:b/>
                <w:noProof/>
              </w:rPr>
              <w:t>8.</w:t>
            </w:r>
            <w:r w:rsidR="00DE3971">
              <w:rPr>
                <w:rFonts w:eastAsiaTheme="minorEastAsia"/>
                <w:noProof/>
              </w:rPr>
              <w:tab/>
            </w:r>
            <w:r w:rsidR="00DE3971" w:rsidRPr="006011B1">
              <w:rPr>
                <w:rStyle w:val="Hyperlink"/>
                <w:rFonts w:ascii="Times New Roman" w:hAnsi="Times New Roman" w:cs="Times New Roman"/>
                <w:b/>
                <w:noProof/>
              </w:rPr>
              <w:t>Kiểm thử</w:t>
            </w:r>
            <w:r w:rsidR="00DE3971">
              <w:rPr>
                <w:noProof/>
                <w:webHidden/>
              </w:rPr>
              <w:tab/>
            </w:r>
            <w:r w:rsidR="00DE3971">
              <w:rPr>
                <w:noProof/>
                <w:webHidden/>
              </w:rPr>
              <w:fldChar w:fldCharType="begin"/>
            </w:r>
            <w:r w:rsidR="00DE3971">
              <w:rPr>
                <w:noProof/>
                <w:webHidden/>
              </w:rPr>
              <w:instrText xml:space="preserve"> PAGEREF _Toc403367971 \h </w:instrText>
            </w:r>
            <w:r w:rsidR="00DE3971">
              <w:rPr>
                <w:noProof/>
                <w:webHidden/>
              </w:rPr>
            </w:r>
            <w:r w:rsidR="00DE3971">
              <w:rPr>
                <w:noProof/>
                <w:webHidden/>
              </w:rPr>
              <w:fldChar w:fldCharType="separate"/>
            </w:r>
            <w:r w:rsidR="00680052">
              <w:rPr>
                <w:noProof/>
                <w:webHidden/>
              </w:rPr>
              <w:t>99</w:t>
            </w:r>
            <w:r w:rsidR="00DE3971">
              <w:rPr>
                <w:noProof/>
                <w:webHidden/>
              </w:rPr>
              <w:fldChar w:fldCharType="end"/>
            </w:r>
          </w:hyperlink>
        </w:p>
        <w:p w:rsidR="00DE3971" w:rsidRDefault="00721850">
          <w:pPr>
            <w:pStyle w:val="TOC2"/>
            <w:tabs>
              <w:tab w:val="left" w:pos="660"/>
              <w:tab w:val="right" w:leader="dot" w:pos="9350"/>
            </w:tabs>
            <w:rPr>
              <w:rFonts w:eastAsiaTheme="minorEastAsia"/>
              <w:noProof/>
            </w:rPr>
          </w:pPr>
          <w:hyperlink w:anchor="_Toc403367972" w:history="1">
            <w:r w:rsidR="00DE3971" w:rsidRPr="006011B1">
              <w:rPr>
                <w:rStyle w:val="Hyperlink"/>
                <w:rFonts w:ascii="Times New Roman" w:hAnsi="Times New Roman" w:cs="Times New Roman"/>
                <w:b/>
                <w:noProof/>
              </w:rPr>
              <w:t>9.</w:t>
            </w:r>
            <w:r w:rsidR="00DE3971">
              <w:rPr>
                <w:rFonts w:eastAsiaTheme="minorEastAsia"/>
                <w:noProof/>
              </w:rPr>
              <w:tab/>
            </w:r>
            <w:r w:rsidR="00DE3971" w:rsidRPr="006011B1">
              <w:rPr>
                <w:rStyle w:val="Hyperlink"/>
                <w:rFonts w:ascii="Times New Roman" w:hAnsi="Times New Roman" w:cs="Times New Roman"/>
                <w:b/>
                <w:noProof/>
              </w:rPr>
              <w:t>Hoạt động hiểu chỉnh và báo cáo vấn đề</w:t>
            </w:r>
            <w:r w:rsidR="00DE3971">
              <w:rPr>
                <w:noProof/>
                <w:webHidden/>
              </w:rPr>
              <w:tab/>
            </w:r>
            <w:r w:rsidR="00DE3971">
              <w:rPr>
                <w:noProof/>
                <w:webHidden/>
              </w:rPr>
              <w:fldChar w:fldCharType="begin"/>
            </w:r>
            <w:r w:rsidR="00DE3971">
              <w:rPr>
                <w:noProof/>
                <w:webHidden/>
              </w:rPr>
              <w:instrText xml:space="preserve"> PAGEREF _Toc403367972 \h </w:instrText>
            </w:r>
            <w:r w:rsidR="00DE3971">
              <w:rPr>
                <w:noProof/>
                <w:webHidden/>
              </w:rPr>
            </w:r>
            <w:r w:rsidR="00DE3971">
              <w:rPr>
                <w:noProof/>
                <w:webHidden/>
              </w:rPr>
              <w:fldChar w:fldCharType="separate"/>
            </w:r>
            <w:r w:rsidR="00680052">
              <w:rPr>
                <w:noProof/>
                <w:webHidden/>
              </w:rPr>
              <w:t>100</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973" w:history="1">
            <w:r w:rsidR="00DE3971" w:rsidRPr="006011B1">
              <w:rPr>
                <w:rStyle w:val="Hyperlink"/>
                <w:rFonts w:ascii="Times New Roman" w:hAnsi="Times New Roman" w:cs="Times New Roman"/>
                <w:b/>
                <w:noProof/>
              </w:rPr>
              <w:t>10.</w:t>
            </w:r>
            <w:r w:rsidR="00DE3971">
              <w:rPr>
                <w:rFonts w:eastAsiaTheme="minorEastAsia"/>
                <w:noProof/>
              </w:rPr>
              <w:tab/>
            </w:r>
            <w:r w:rsidR="00DE3971" w:rsidRPr="006011B1">
              <w:rPr>
                <w:rStyle w:val="Hyperlink"/>
                <w:rFonts w:ascii="Times New Roman" w:hAnsi="Times New Roman" w:cs="Times New Roman"/>
                <w:b/>
                <w:noProof/>
              </w:rPr>
              <w:t>Công cụ, kỹ thuật và phương pháp</w:t>
            </w:r>
            <w:r w:rsidR="00DE3971">
              <w:rPr>
                <w:noProof/>
                <w:webHidden/>
              </w:rPr>
              <w:tab/>
            </w:r>
            <w:r w:rsidR="00DE3971">
              <w:rPr>
                <w:noProof/>
                <w:webHidden/>
              </w:rPr>
              <w:fldChar w:fldCharType="begin"/>
            </w:r>
            <w:r w:rsidR="00DE3971">
              <w:rPr>
                <w:noProof/>
                <w:webHidden/>
              </w:rPr>
              <w:instrText xml:space="preserve"> PAGEREF _Toc403367973 \h </w:instrText>
            </w:r>
            <w:r w:rsidR="00DE3971">
              <w:rPr>
                <w:noProof/>
                <w:webHidden/>
              </w:rPr>
            </w:r>
            <w:r w:rsidR="00DE3971">
              <w:rPr>
                <w:noProof/>
                <w:webHidden/>
              </w:rPr>
              <w:fldChar w:fldCharType="separate"/>
            </w:r>
            <w:r w:rsidR="00680052">
              <w:rPr>
                <w:noProof/>
                <w:webHidden/>
              </w:rPr>
              <w:t>100</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974" w:history="1">
            <w:r w:rsidR="00DE3971" w:rsidRPr="006011B1">
              <w:rPr>
                <w:rStyle w:val="Hyperlink"/>
                <w:rFonts w:ascii="Times New Roman" w:hAnsi="Times New Roman" w:cs="Times New Roman"/>
                <w:b/>
                <w:noProof/>
              </w:rPr>
              <w:t>11.</w:t>
            </w:r>
            <w:r w:rsidR="00DE3971">
              <w:rPr>
                <w:rFonts w:eastAsiaTheme="minorEastAsia"/>
                <w:noProof/>
              </w:rPr>
              <w:tab/>
            </w:r>
            <w:r w:rsidR="00DE3971" w:rsidRPr="006011B1">
              <w:rPr>
                <w:rStyle w:val="Hyperlink"/>
                <w:rFonts w:ascii="Times New Roman" w:hAnsi="Times New Roman" w:cs="Times New Roman"/>
                <w:b/>
                <w:noProof/>
              </w:rPr>
              <w:t>Kiểm soát phương tiện truyền thông</w:t>
            </w:r>
            <w:r w:rsidR="00DE3971">
              <w:rPr>
                <w:noProof/>
                <w:webHidden/>
              </w:rPr>
              <w:tab/>
            </w:r>
            <w:r w:rsidR="00DE3971">
              <w:rPr>
                <w:noProof/>
                <w:webHidden/>
              </w:rPr>
              <w:fldChar w:fldCharType="begin"/>
            </w:r>
            <w:r w:rsidR="00DE3971">
              <w:rPr>
                <w:noProof/>
                <w:webHidden/>
              </w:rPr>
              <w:instrText xml:space="preserve"> PAGEREF _Toc403367974 \h </w:instrText>
            </w:r>
            <w:r w:rsidR="00DE3971">
              <w:rPr>
                <w:noProof/>
                <w:webHidden/>
              </w:rPr>
            </w:r>
            <w:r w:rsidR="00DE3971">
              <w:rPr>
                <w:noProof/>
                <w:webHidden/>
              </w:rPr>
              <w:fldChar w:fldCharType="separate"/>
            </w:r>
            <w:r w:rsidR="00680052">
              <w:rPr>
                <w:noProof/>
                <w:webHidden/>
              </w:rPr>
              <w:t>101</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975" w:history="1">
            <w:r w:rsidR="00DE3971" w:rsidRPr="006011B1">
              <w:rPr>
                <w:rStyle w:val="Hyperlink"/>
                <w:rFonts w:ascii="Times New Roman" w:hAnsi="Times New Roman" w:cs="Times New Roman"/>
                <w:b/>
                <w:noProof/>
              </w:rPr>
              <w:t>12.</w:t>
            </w:r>
            <w:r w:rsidR="00DE3971">
              <w:rPr>
                <w:rFonts w:eastAsiaTheme="minorEastAsia"/>
                <w:noProof/>
              </w:rPr>
              <w:tab/>
            </w:r>
            <w:r w:rsidR="00DE3971" w:rsidRPr="006011B1">
              <w:rPr>
                <w:rStyle w:val="Hyperlink"/>
                <w:rFonts w:ascii="Times New Roman" w:hAnsi="Times New Roman" w:cs="Times New Roman"/>
                <w:b/>
                <w:noProof/>
              </w:rPr>
              <w:t>Kiểm soát nhà cung cấp</w:t>
            </w:r>
            <w:r w:rsidR="00DE3971">
              <w:rPr>
                <w:noProof/>
                <w:webHidden/>
              </w:rPr>
              <w:tab/>
            </w:r>
            <w:r w:rsidR="00DE3971">
              <w:rPr>
                <w:noProof/>
                <w:webHidden/>
              </w:rPr>
              <w:fldChar w:fldCharType="begin"/>
            </w:r>
            <w:r w:rsidR="00DE3971">
              <w:rPr>
                <w:noProof/>
                <w:webHidden/>
              </w:rPr>
              <w:instrText xml:space="preserve"> PAGEREF _Toc403367975 \h </w:instrText>
            </w:r>
            <w:r w:rsidR="00DE3971">
              <w:rPr>
                <w:noProof/>
                <w:webHidden/>
              </w:rPr>
            </w:r>
            <w:r w:rsidR="00DE3971">
              <w:rPr>
                <w:noProof/>
                <w:webHidden/>
              </w:rPr>
              <w:fldChar w:fldCharType="separate"/>
            </w:r>
            <w:r w:rsidR="00680052">
              <w:rPr>
                <w:noProof/>
                <w:webHidden/>
              </w:rPr>
              <w:t>101</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976" w:history="1">
            <w:r w:rsidR="00DE3971" w:rsidRPr="006011B1">
              <w:rPr>
                <w:rStyle w:val="Hyperlink"/>
                <w:rFonts w:ascii="Times New Roman" w:hAnsi="Times New Roman" w:cs="Times New Roman"/>
                <w:b/>
                <w:noProof/>
              </w:rPr>
              <w:t>13.</w:t>
            </w:r>
            <w:r w:rsidR="00DE3971">
              <w:rPr>
                <w:rFonts w:eastAsiaTheme="minorEastAsia"/>
                <w:noProof/>
              </w:rPr>
              <w:tab/>
            </w:r>
            <w:r w:rsidR="00DE3971" w:rsidRPr="006011B1">
              <w:rPr>
                <w:rStyle w:val="Hyperlink"/>
                <w:rFonts w:ascii="Times New Roman" w:hAnsi="Times New Roman" w:cs="Times New Roman"/>
                <w:b/>
                <w:noProof/>
              </w:rPr>
              <w:t>Tập hợp hồ sơ, bảo trì và tiếp tục sử dụng</w:t>
            </w:r>
            <w:r w:rsidR="00DE3971">
              <w:rPr>
                <w:noProof/>
                <w:webHidden/>
              </w:rPr>
              <w:tab/>
            </w:r>
            <w:r w:rsidR="00DE3971">
              <w:rPr>
                <w:noProof/>
                <w:webHidden/>
              </w:rPr>
              <w:fldChar w:fldCharType="begin"/>
            </w:r>
            <w:r w:rsidR="00DE3971">
              <w:rPr>
                <w:noProof/>
                <w:webHidden/>
              </w:rPr>
              <w:instrText xml:space="preserve"> PAGEREF _Toc403367976 \h </w:instrText>
            </w:r>
            <w:r w:rsidR="00DE3971">
              <w:rPr>
                <w:noProof/>
                <w:webHidden/>
              </w:rPr>
            </w:r>
            <w:r w:rsidR="00DE3971">
              <w:rPr>
                <w:noProof/>
                <w:webHidden/>
              </w:rPr>
              <w:fldChar w:fldCharType="separate"/>
            </w:r>
            <w:r w:rsidR="00680052">
              <w:rPr>
                <w:noProof/>
                <w:webHidden/>
              </w:rPr>
              <w:t>101</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977" w:history="1">
            <w:r w:rsidR="00DE3971" w:rsidRPr="006011B1">
              <w:rPr>
                <w:rStyle w:val="Hyperlink"/>
                <w:rFonts w:ascii="Times New Roman" w:hAnsi="Times New Roman" w:cs="Times New Roman"/>
                <w:b/>
                <w:noProof/>
              </w:rPr>
              <w:t>14.</w:t>
            </w:r>
            <w:r w:rsidR="00DE3971">
              <w:rPr>
                <w:rFonts w:eastAsiaTheme="minorEastAsia"/>
                <w:noProof/>
              </w:rPr>
              <w:tab/>
            </w:r>
            <w:r w:rsidR="00DE3971" w:rsidRPr="006011B1">
              <w:rPr>
                <w:rStyle w:val="Hyperlink"/>
                <w:rFonts w:ascii="Times New Roman" w:hAnsi="Times New Roman" w:cs="Times New Roman"/>
                <w:b/>
                <w:noProof/>
              </w:rPr>
              <w:t>Huấn luyện</w:t>
            </w:r>
            <w:r w:rsidR="00DE3971">
              <w:rPr>
                <w:noProof/>
                <w:webHidden/>
              </w:rPr>
              <w:tab/>
            </w:r>
            <w:r w:rsidR="00DE3971">
              <w:rPr>
                <w:noProof/>
                <w:webHidden/>
              </w:rPr>
              <w:fldChar w:fldCharType="begin"/>
            </w:r>
            <w:r w:rsidR="00DE3971">
              <w:rPr>
                <w:noProof/>
                <w:webHidden/>
              </w:rPr>
              <w:instrText xml:space="preserve"> PAGEREF _Toc403367977 \h </w:instrText>
            </w:r>
            <w:r w:rsidR="00DE3971">
              <w:rPr>
                <w:noProof/>
                <w:webHidden/>
              </w:rPr>
            </w:r>
            <w:r w:rsidR="00DE3971">
              <w:rPr>
                <w:noProof/>
                <w:webHidden/>
              </w:rPr>
              <w:fldChar w:fldCharType="separate"/>
            </w:r>
            <w:r w:rsidR="00680052">
              <w:rPr>
                <w:noProof/>
                <w:webHidden/>
              </w:rPr>
              <w:t>101</w:t>
            </w:r>
            <w:r w:rsidR="00DE3971">
              <w:rPr>
                <w:noProof/>
                <w:webHidden/>
              </w:rPr>
              <w:fldChar w:fldCharType="end"/>
            </w:r>
          </w:hyperlink>
        </w:p>
        <w:p w:rsidR="00DE3971" w:rsidRDefault="00721850">
          <w:pPr>
            <w:pStyle w:val="TOC2"/>
            <w:tabs>
              <w:tab w:val="left" w:pos="880"/>
              <w:tab w:val="right" w:leader="dot" w:pos="9350"/>
            </w:tabs>
            <w:rPr>
              <w:rFonts w:eastAsiaTheme="minorEastAsia"/>
              <w:noProof/>
            </w:rPr>
          </w:pPr>
          <w:hyperlink w:anchor="_Toc403367978" w:history="1">
            <w:r w:rsidR="00DE3971" w:rsidRPr="006011B1">
              <w:rPr>
                <w:rStyle w:val="Hyperlink"/>
                <w:rFonts w:ascii="Times New Roman" w:hAnsi="Times New Roman" w:cs="Times New Roman"/>
                <w:b/>
                <w:noProof/>
              </w:rPr>
              <w:t>15.</w:t>
            </w:r>
            <w:r w:rsidR="00DE3971">
              <w:rPr>
                <w:rFonts w:eastAsiaTheme="minorEastAsia"/>
                <w:noProof/>
              </w:rPr>
              <w:tab/>
            </w:r>
            <w:r w:rsidR="00DE3971" w:rsidRPr="006011B1">
              <w:rPr>
                <w:rStyle w:val="Hyperlink"/>
                <w:rFonts w:ascii="Times New Roman" w:hAnsi="Times New Roman" w:cs="Times New Roman"/>
                <w:b/>
                <w:noProof/>
              </w:rPr>
              <w:t>Quản lý rủi ro</w:t>
            </w:r>
            <w:r w:rsidR="00DE3971">
              <w:rPr>
                <w:noProof/>
                <w:webHidden/>
              </w:rPr>
              <w:tab/>
            </w:r>
            <w:r w:rsidR="00DE3971">
              <w:rPr>
                <w:noProof/>
                <w:webHidden/>
              </w:rPr>
              <w:fldChar w:fldCharType="begin"/>
            </w:r>
            <w:r w:rsidR="00DE3971">
              <w:rPr>
                <w:noProof/>
                <w:webHidden/>
              </w:rPr>
              <w:instrText xml:space="preserve"> PAGEREF _Toc403367978 \h </w:instrText>
            </w:r>
            <w:r w:rsidR="00DE3971">
              <w:rPr>
                <w:noProof/>
                <w:webHidden/>
              </w:rPr>
            </w:r>
            <w:r w:rsidR="00DE3971">
              <w:rPr>
                <w:noProof/>
                <w:webHidden/>
              </w:rPr>
              <w:fldChar w:fldCharType="separate"/>
            </w:r>
            <w:r w:rsidR="00680052">
              <w:rPr>
                <w:noProof/>
                <w:webHidden/>
              </w:rPr>
              <w:t>101</w:t>
            </w:r>
            <w:r w:rsidR="00DE3971">
              <w:rPr>
                <w:noProof/>
                <w:webHidden/>
              </w:rPr>
              <w:fldChar w:fldCharType="end"/>
            </w:r>
          </w:hyperlink>
        </w:p>
        <w:p w:rsidR="00DE3971" w:rsidRDefault="00721850">
          <w:pPr>
            <w:pStyle w:val="TOC3"/>
            <w:tabs>
              <w:tab w:val="right" w:leader="dot" w:pos="9350"/>
            </w:tabs>
            <w:rPr>
              <w:noProof/>
            </w:rPr>
          </w:pPr>
          <w:hyperlink w:anchor="_Toc403367979" w:history="1">
            <w:r w:rsidR="00DE3971" w:rsidRPr="006011B1">
              <w:rPr>
                <w:rStyle w:val="Hyperlink"/>
                <w:rFonts w:ascii="Times New Roman" w:hAnsi="Times New Roman" w:cs="Times New Roman"/>
                <w:b/>
                <w:noProof/>
              </w:rPr>
              <w:t>15.1   Rủi ro:</w:t>
            </w:r>
            <w:r w:rsidR="00DE3971">
              <w:rPr>
                <w:noProof/>
                <w:webHidden/>
              </w:rPr>
              <w:tab/>
            </w:r>
            <w:r w:rsidR="00DE3971">
              <w:rPr>
                <w:noProof/>
                <w:webHidden/>
              </w:rPr>
              <w:fldChar w:fldCharType="begin"/>
            </w:r>
            <w:r w:rsidR="00DE3971">
              <w:rPr>
                <w:noProof/>
                <w:webHidden/>
              </w:rPr>
              <w:instrText xml:space="preserve"> PAGEREF _Toc403367979 \h </w:instrText>
            </w:r>
            <w:r w:rsidR="00DE3971">
              <w:rPr>
                <w:noProof/>
                <w:webHidden/>
              </w:rPr>
            </w:r>
            <w:r w:rsidR="00DE3971">
              <w:rPr>
                <w:noProof/>
                <w:webHidden/>
              </w:rPr>
              <w:fldChar w:fldCharType="separate"/>
            </w:r>
            <w:r w:rsidR="00680052">
              <w:rPr>
                <w:noProof/>
                <w:webHidden/>
              </w:rPr>
              <w:t>101</w:t>
            </w:r>
            <w:r w:rsidR="00DE3971">
              <w:rPr>
                <w:noProof/>
                <w:webHidden/>
              </w:rPr>
              <w:fldChar w:fldCharType="end"/>
            </w:r>
          </w:hyperlink>
        </w:p>
        <w:p w:rsidR="00DE3971" w:rsidRDefault="00721850">
          <w:pPr>
            <w:pStyle w:val="TOC3"/>
            <w:tabs>
              <w:tab w:val="left" w:pos="1100"/>
              <w:tab w:val="right" w:leader="dot" w:pos="9350"/>
            </w:tabs>
            <w:rPr>
              <w:noProof/>
            </w:rPr>
          </w:pPr>
          <w:hyperlink w:anchor="_Toc403367980" w:history="1">
            <w:r w:rsidR="00DE3971" w:rsidRPr="006011B1">
              <w:rPr>
                <w:rStyle w:val="Hyperlink"/>
                <w:rFonts w:ascii="Times New Roman" w:hAnsi="Times New Roman" w:cs="Times New Roman"/>
                <w:b/>
                <w:noProof/>
              </w:rPr>
              <w:t>15.2</w:t>
            </w:r>
            <w:r w:rsidR="00DE3971">
              <w:rPr>
                <w:noProof/>
              </w:rPr>
              <w:tab/>
            </w:r>
            <w:r w:rsidR="00DE3971" w:rsidRPr="006011B1">
              <w:rPr>
                <w:rStyle w:val="Hyperlink"/>
                <w:rFonts w:ascii="Times New Roman" w:hAnsi="Times New Roman" w:cs="Times New Roman"/>
                <w:b/>
                <w:noProof/>
              </w:rPr>
              <w:t>Quản lý rủi ro:</w:t>
            </w:r>
            <w:r w:rsidR="00DE3971">
              <w:rPr>
                <w:noProof/>
                <w:webHidden/>
              </w:rPr>
              <w:tab/>
            </w:r>
            <w:r w:rsidR="00DE3971">
              <w:rPr>
                <w:noProof/>
                <w:webHidden/>
              </w:rPr>
              <w:fldChar w:fldCharType="begin"/>
            </w:r>
            <w:r w:rsidR="00DE3971">
              <w:rPr>
                <w:noProof/>
                <w:webHidden/>
              </w:rPr>
              <w:instrText xml:space="preserve"> PAGEREF _Toc403367980 \h </w:instrText>
            </w:r>
            <w:r w:rsidR="00DE3971">
              <w:rPr>
                <w:noProof/>
                <w:webHidden/>
              </w:rPr>
            </w:r>
            <w:r w:rsidR="00DE3971">
              <w:rPr>
                <w:noProof/>
                <w:webHidden/>
              </w:rPr>
              <w:fldChar w:fldCharType="separate"/>
            </w:r>
            <w:r w:rsidR="00680052">
              <w:rPr>
                <w:noProof/>
                <w:webHidden/>
              </w:rPr>
              <w:t>102</w:t>
            </w:r>
            <w:r w:rsidR="00DE3971">
              <w:rPr>
                <w:noProof/>
                <w:webHidden/>
              </w:rPr>
              <w:fldChar w:fldCharType="end"/>
            </w:r>
          </w:hyperlink>
        </w:p>
        <w:p w:rsidR="00DE3971" w:rsidRDefault="00721850">
          <w:pPr>
            <w:pStyle w:val="TOC4"/>
            <w:tabs>
              <w:tab w:val="right" w:leader="dot" w:pos="9350"/>
            </w:tabs>
            <w:rPr>
              <w:noProof/>
            </w:rPr>
          </w:pPr>
          <w:hyperlink w:anchor="_Toc403367981" w:history="1">
            <w:r w:rsidR="00DE3971" w:rsidRPr="006011B1">
              <w:rPr>
                <w:rStyle w:val="Hyperlink"/>
                <w:rFonts w:ascii="Times New Roman" w:eastAsia="Times New Roman" w:hAnsi="Times New Roman" w:cs="Times New Roman"/>
                <w:b/>
                <w:noProof/>
              </w:rPr>
              <w:t>15.2.1  Nhận diện rủi ro:</w:t>
            </w:r>
            <w:r w:rsidR="00DE3971">
              <w:rPr>
                <w:noProof/>
                <w:webHidden/>
              </w:rPr>
              <w:tab/>
            </w:r>
            <w:r w:rsidR="00DE3971">
              <w:rPr>
                <w:noProof/>
                <w:webHidden/>
              </w:rPr>
              <w:fldChar w:fldCharType="begin"/>
            </w:r>
            <w:r w:rsidR="00DE3971">
              <w:rPr>
                <w:noProof/>
                <w:webHidden/>
              </w:rPr>
              <w:instrText xml:space="preserve"> PAGEREF _Toc403367981 \h </w:instrText>
            </w:r>
            <w:r w:rsidR="00DE3971">
              <w:rPr>
                <w:noProof/>
                <w:webHidden/>
              </w:rPr>
            </w:r>
            <w:r w:rsidR="00DE3971">
              <w:rPr>
                <w:noProof/>
                <w:webHidden/>
              </w:rPr>
              <w:fldChar w:fldCharType="separate"/>
            </w:r>
            <w:r w:rsidR="00680052">
              <w:rPr>
                <w:noProof/>
                <w:webHidden/>
              </w:rPr>
              <w:t>104</w:t>
            </w:r>
            <w:r w:rsidR="00DE3971">
              <w:rPr>
                <w:noProof/>
                <w:webHidden/>
              </w:rPr>
              <w:fldChar w:fldCharType="end"/>
            </w:r>
          </w:hyperlink>
        </w:p>
        <w:p w:rsidR="00DE3971" w:rsidRDefault="00721850">
          <w:pPr>
            <w:pStyle w:val="TOC4"/>
            <w:tabs>
              <w:tab w:val="left" w:pos="1540"/>
              <w:tab w:val="right" w:leader="dot" w:pos="9350"/>
            </w:tabs>
            <w:rPr>
              <w:noProof/>
            </w:rPr>
          </w:pPr>
          <w:hyperlink w:anchor="_Toc403367982" w:history="1">
            <w:r w:rsidR="00DE3971" w:rsidRPr="006011B1">
              <w:rPr>
                <w:rStyle w:val="Hyperlink"/>
                <w:rFonts w:ascii="Times New Roman" w:eastAsia="Times New Roman" w:hAnsi="Times New Roman" w:cs="Times New Roman"/>
                <w:b/>
                <w:noProof/>
              </w:rPr>
              <w:t>15.2.2</w:t>
            </w:r>
            <w:r w:rsidR="00DE3971">
              <w:rPr>
                <w:noProof/>
              </w:rPr>
              <w:tab/>
            </w:r>
            <w:r w:rsidR="00DE3971" w:rsidRPr="006011B1">
              <w:rPr>
                <w:rStyle w:val="Hyperlink"/>
                <w:rFonts w:ascii="Times New Roman" w:eastAsia="Times New Roman" w:hAnsi="Times New Roman" w:cs="Times New Roman"/>
                <w:b/>
                <w:noProof/>
              </w:rPr>
              <w:t>Phân tích và phân loại rủi ro:</w:t>
            </w:r>
            <w:r w:rsidR="00DE3971">
              <w:rPr>
                <w:noProof/>
                <w:webHidden/>
              </w:rPr>
              <w:tab/>
            </w:r>
            <w:r w:rsidR="00DE3971">
              <w:rPr>
                <w:noProof/>
                <w:webHidden/>
              </w:rPr>
              <w:fldChar w:fldCharType="begin"/>
            </w:r>
            <w:r w:rsidR="00DE3971">
              <w:rPr>
                <w:noProof/>
                <w:webHidden/>
              </w:rPr>
              <w:instrText xml:space="preserve"> PAGEREF _Toc403367982 \h </w:instrText>
            </w:r>
            <w:r w:rsidR="00DE3971">
              <w:rPr>
                <w:noProof/>
                <w:webHidden/>
              </w:rPr>
            </w:r>
            <w:r w:rsidR="00DE3971">
              <w:rPr>
                <w:noProof/>
                <w:webHidden/>
              </w:rPr>
              <w:fldChar w:fldCharType="separate"/>
            </w:r>
            <w:r w:rsidR="00680052">
              <w:rPr>
                <w:noProof/>
                <w:webHidden/>
              </w:rPr>
              <w:t>105</w:t>
            </w:r>
            <w:r w:rsidR="00DE3971">
              <w:rPr>
                <w:noProof/>
                <w:webHidden/>
              </w:rPr>
              <w:fldChar w:fldCharType="end"/>
            </w:r>
          </w:hyperlink>
        </w:p>
        <w:p w:rsidR="00DE3971" w:rsidRDefault="00721850">
          <w:pPr>
            <w:pStyle w:val="TOC4"/>
            <w:tabs>
              <w:tab w:val="right" w:leader="dot" w:pos="9350"/>
            </w:tabs>
            <w:rPr>
              <w:noProof/>
            </w:rPr>
          </w:pPr>
          <w:hyperlink w:anchor="_Toc403367983" w:history="1">
            <w:r w:rsidR="00DE3971" w:rsidRPr="006011B1">
              <w:rPr>
                <w:rStyle w:val="Hyperlink"/>
                <w:rFonts w:ascii="Times New Roman" w:hAnsi="Times New Roman" w:cs="Times New Roman"/>
                <w:b/>
                <w:noProof/>
              </w:rPr>
              <w:t>15.2.3 Kiểm soát rủi ro:</w:t>
            </w:r>
            <w:r w:rsidR="00DE3971">
              <w:rPr>
                <w:noProof/>
                <w:webHidden/>
              </w:rPr>
              <w:tab/>
            </w:r>
            <w:r w:rsidR="00DE3971">
              <w:rPr>
                <w:noProof/>
                <w:webHidden/>
              </w:rPr>
              <w:fldChar w:fldCharType="begin"/>
            </w:r>
            <w:r w:rsidR="00DE3971">
              <w:rPr>
                <w:noProof/>
                <w:webHidden/>
              </w:rPr>
              <w:instrText xml:space="preserve"> PAGEREF _Toc403367983 \h </w:instrText>
            </w:r>
            <w:r w:rsidR="00DE3971">
              <w:rPr>
                <w:noProof/>
                <w:webHidden/>
              </w:rPr>
            </w:r>
            <w:r w:rsidR="00DE3971">
              <w:rPr>
                <w:noProof/>
                <w:webHidden/>
              </w:rPr>
              <w:fldChar w:fldCharType="separate"/>
            </w:r>
            <w:r w:rsidR="00680052">
              <w:rPr>
                <w:noProof/>
                <w:webHidden/>
              </w:rPr>
              <w:t>106</w:t>
            </w:r>
            <w:r w:rsidR="00DE3971">
              <w:rPr>
                <w:noProof/>
                <w:webHidden/>
              </w:rPr>
              <w:fldChar w:fldCharType="end"/>
            </w:r>
          </w:hyperlink>
        </w:p>
        <w:p w:rsidR="00DE3971" w:rsidRDefault="00721850">
          <w:pPr>
            <w:pStyle w:val="TOC4"/>
            <w:tabs>
              <w:tab w:val="right" w:leader="dot" w:pos="9350"/>
            </w:tabs>
            <w:rPr>
              <w:noProof/>
            </w:rPr>
          </w:pPr>
          <w:hyperlink w:anchor="_Toc403367984" w:history="1">
            <w:r w:rsidR="00DE3971" w:rsidRPr="006011B1">
              <w:rPr>
                <w:rStyle w:val="Hyperlink"/>
                <w:rFonts w:ascii="Times New Roman" w:hAnsi="Times New Roman" w:cs="Times New Roman"/>
                <w:b/>
                <w:noProof/>
                <w:shd w:val="clear" w:color="auto" w:fill="FFFFFF"/>
              </w:rPr>
              <w:t>15.2.4 Giám sát và điều chỉnh:</w:t>
            </w:r>
            <w:r w:rsidR="00DE3971">
              <w:rPr>
                <w:noProof/>
                <w:webHidden/>
              </w:rPr>
              <w:tab/>
            </w:r>
            <w:r w:rsidR="00DE3971">
              <w:rPr>
                <w:noProof/>
                <w:webHidden/>
              </w:rPr>
              <w:fldChar w:fldCharType="begin"/>
            </w:r>
            <w:r w:rsidR="00DE3971">
              <w:rPr>
                <w:noProof/>
                <w:webHidden/>
              </w:rPr>
              <w:instrText xml:space="preserve"> PAGEREF _Toc403367984 \h </w:instrText>
            </w:r>
            <w:r w:rsidR="00DE3971">
              <w:rPr>
                <w:noProof/>
                <w:webHidden/>
              </w:rPr>
            </w:r>
            <w:r w:rsidR="00DE3971">
              <w:rPr>
                <w:noProof/>
                <w:webHidden/>
              </w:rPr>
              <w:fldChar w:fldCharType="separate"/>
            </w:r>
            <w:r w:rsidR="00680052">
              <w:rPr>
                <w:noProof/>
                <w:webHidden/>
              </w:rPr>
              <w:t>106</w:t>
            </w:r>
            <w:r w:rsidR="00DE3971">
              <w:rPr>
                <w:noProof/>
                <w:webHidden/>
              </w:rPr>
              <w:fldChar w:fldCharType="end"/>
            </w:r>
          </w:hyperlink>
        </w:p>
        <w:p w:rsidR="00E94111" w:rsidRDefault="00E94111">
          <w:r>
            <w:fldChar w:fldCharType="end"/>
          </w:r>
        </w:p>
      </w:sdtContent>
    </w:sdt>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p w:rsidR="0092355F" w:rsidRDefault="0092355F" w:rsidP="00D71441">
      <w:pPr>
        <w:jc w:val="right"/>
        <w:rPr>
          <w:rFonts w:ascii="Times New Roman" w:hAnsi="Times New Roman" w:cs="Times New Roman"/>
          <w:b/>
          <w:sz w:val="26"/>
          <w:szCs w:val="26"/>
        </w:rPr>
      </w:pPr>
    </w:p>
    <w:bookmarkStart w:id="8" w:name="_Toc403367795"/>
    <w:p w:rsidR="00D71441" w:rsidRPr="00E94111" w:rsidRDefault="00D71441" w:rsidP="00E94111">
      <w:pPr>
        <w:pStyle w:val="Heading1"/>
        <w:jc w:val="right"/>
        <w:rPr>
          <w:rFonts w:ascii="Times New Roman" w:hAnsi="Times New Roman" w:cs="Times New Roman"/>
          <w:b/>
          <w:color w:val="auto"/>
          <w:sz w:val="44"/>
          <w:szCs w:val="44"/>
        </w:rPr>
      </w:pPr>
      <w:r w:rsidRPr="00E94111">
        <w:rPr>
          <w:rFonts w:ascii="Times New Roman" w:hAnsi="Times New Roman" w:cs="Times New Roman"/>
          <w:b/>
          <w:noProof/>
          <w:color w:val="auto"/>
          <w:sz w:val="44"/>
          <w:szCs w:val="44"/>
          <w:lang w:val="en-US"/>
        </w:rPr>
        <mc:AlternateContent>
          <mc:Choice Requires="wps">
            <w:drawing>
              <wp:anchor distT="0" distB="0" distL="114300" distR="114300" simplePos="0" relativeHeight="251687936" behindDoc="0" locked="0" layoutInCell="1" allowOverlap="1" wp14:anchorId="353D10A9" wp14:editId="02B4E70F">
                <wp:simplePos x="0" y="0"/>
                <wp:positionH relativeFrom="margin">
                  <wp:align>left</wp:align>
                </wp:positionH>
                <wp:positionV relativeFrom="paragraph">
                  <wp:posOffset>-190500</wp:posOffset>
                </wp:positionV>
                <wp:extent cx="5967095" cy="23495"/>
                <wp:effectExtent l="19050" t="19050" r="33655" b="33655"/>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67095" cy="2349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14FD27" id="Straight Connector 185" o:spid="_x0000_s1026" style="position:absolute;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5pt" to="469.8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" strokecolor="black [3200]" strokeweight="2.25pt">
                <v:stroke joinstyle="miter"/>
                <o:lock v:ext="edit" shapetype="f"/>
                <w10:wrap anchorx="margin"/>
              </v:line>
            </w:pict>
          </mc:Fallback>
        </mc:AlternateContent>
      </w:r>
      <w:r w:rsidRPr="00E94111">
        <w:rPr>
          <w:rFonts w:ascii="Times New Roman" w:hAnsi="Times New Roman" w:cs="Times New Roman"/>
          <w:b/>
          <w:color w:val="auto"/>
          <w:sz w:val="44"/>
          <w:szCs w:val="44"/>
        </w:rPr>
        <w:t>Đặc Tả Yêu Cầu Phần Mềm</w:t>
      </w:r>
      <w:bookmarkEnd w:id="8"/>
    </w:p>
    <w:p w:rsidR="00D71441" w:rsidRPr="000E73B8" w:rsidRDefault="00D71441" w:rsidP="00D71441">
      <w:pPr>
        <w:jc w:val="right"/>
        <w:rPr>
          <w:rFonts w:ascii="Times New Roman" w:hAnsi="Times New Roman" w:cs="Times New Roman"/>
          <w:b/>
          <w:sz w:val="44"/>
          <w:szCs w:val="44"/>
        </w:rPr>
      </w:pPr>
    </w:p>
    <w:p w:rsidR="00D71441" w:rsidRPr="000E73B8" w:rsidRDefault="00D71441" w:rsidP="00D71441">
      <w:pPr>
        <w:jc w:val="right"/>
        <w:rPr>
          <w:rFonts w:ascii="Times New Roman" w:hAnsi="Times New Roman" w:cs="Times New Roman"/>
          <w:b/>
          <w:sz w:val="44"/>
          <w:szCs w:val="44"/>
        </w:rPr>
      </w:pPr>
      <w:r w:rsidRPr="000E73B8">
        <w:rPr>
          <w:rFonts w:ascii="Times New Roman" w:hAnsi="Times New Roman" w:cs="Times New Roman"/>
          <w:b/>
          <w:sz w:val="44"/>
          <w:szCs w:val="44"/>
        </w:rPr>
        <w:t>Cho</w:t>
      </w:r>
    </w:p>
    <w:p w:rsidR="00D71441" w:rsidRPr="000E73B8" w:rsidRDefault="00D71441" w:rsidP="00D71441">
      <w:pPr>
        <w:jc w:val="right"/>
        <w:rPr>
          <w:rFonts w:ascii="Times New Roman" w:hAnsi="Times New Roman" w:cs="Times New Roman"/>
          <w:b/>
          <w:sz w:val="44"/>
          <w:szCs w:val="44"/>
        </w:rPr>
      </w:pPr>
    </w:p>
    <w:p w:rsidR="00D71441" w:rsidRPr="000E73B8" w:rsidRDefault="00D71441" w:rsidP="00D71441">
      <w:pPr>
        <w:jc w:val="right"/>
        <w:rPr>
          <w:rFonts w:ascii="Times New Roman" w:hAnsi="Times New Roman" w:cs="Times New Roman"/>
          <w:b/>
          <w:sz w:val="44"/>
          <w:szCs w:val="44"/>
        </w:rPr>
      </w:pPr>
      <w:r w:rsidRPr="000E73B8">
        <w:rPr>
          <w:rFonts w:ascii="Times New Roman" w:hAnsi="Times New Roman" w:cs="Times New Roman"/>
          <w:b/>
          <w:sz w:val="44"/>
          <w:szCs w:val="44"/>
        </w:rPr>
        <w:lastRenderedPageBreak/>
        <w:t>Hệ thống quản lý nhà trọ</w:t>
      </w:r>
    </w:p>
    <w:p w:rsidR="00D71441" w:rsidRPr="000E73B8" w:rsidRDefault="00D71441" w:rsidP="00D71441">
      <w:pPr>
        <w:jc w:val="right"/>
        <w:rPr>
          <w:rFonts w:ascii="Times New Roman" w:hAnsi="Times New Roman" w:cs="Times New Roman"/>
          <w:b/>
          <w:sz w:val="44"/>
          <w:szCs w:val="44"/>
        </w:rPr>
      </w:pPr>
    </w:p>
    <w:p w:rsidR="00D71441" w:rsidRPr="000E73B8" w:rsidRDefault="00D71441" w:rsidP="00D71441">
      <w:pPr>
        <w:jc w:val="right"/>
        <w:rPr>
          <w:rFonts w:ascii="Times New Roman" w:hAnsi="Times New Roman" w:cs="Times New Roman"/>
          <w:b/>
          <w:sz w:val="44"/>
          <w:szCs w:val="44"/>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r w:rsidRPr="00141D43">
        <w:rPr>
          <w:rFonts w:ascii="Times New Roman" w:hAnsi="Times New Roman" w:cs="Times New Roman"/>
          <w:b/>
          <w:sz w:val="26"/>
          <w:szCs w:val="26"/>
        </w:rPr>
        <w:t>Phiên bản 1.0 được phê chuẩn</w:t>
      </w: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i/>
          <w:sz w:val="26"/>
          <w:szCs w:val="26"/>
        </w:rPr>
        <w:sectPr w:rsidR="00D71441" w:rsidRPr="00141D43" w:rsidSect="00BD2115">
          <w:headerReference w:type="default" r:id="rId12"/>
          <w:footerReference w:type="default" r:id="rId13"/>
          <w:pgSz w:w="12240" w:h="15840"/>
          <w:pgMar w:top="1440" w:right="1440" w:bottom="1440" w:left="1440" w:header="720" w:footer="720" w:gutter="0"/>
          <w:pgNumType w:start="2"/>
          <w:cols w:space="720"/>
          <w:titlePg/>
          <w:docGrid w:linePitch="360"/>
        </w:sectPr>
      </w:pPr>
      <w:r w:rsidRPr="00141D43">
        <w:rPr>
          <w:rFonts w:ascii="Times New Roman" w:hAnsi="Times New Roman" w:cs="Times New Roman"/>
          <w:i/>
          <w:sz w:val="26"/>
          <w:szCs w:val="26"/>
        </w:rPr>
        <w:t>Ngày tạo ra bản kế hoạch : 05/09/2014</w:t>
      </w:r>
    </w:p>
    <w:p w:rsidR="00D71441" w:rsidRPr="00141D43" w:rsidRDefault="00D71441" w:rsidP="00D71441">
      <w:pPr>
        <w:pStyle w:val="TOCHeading"/>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jc w:val="both"/>
        <w:rPr>
          <w:rFonts w:ascii="Times New Roman" w:hAnsi="Times New Roman" w:cs="Times New Roman"/>
          <w:sz w:val="26"/>
          <w:szCs w:val="26"/>
        </w:rPr>
      </w:pPr>
    </w:p>
    <w:p w:rsidR="00D71441" w:rsidRPr="00E94111" w:rsidRDefault="00D71441" w:rsidP="00E94111">
      <w:pPr>
        <w:pStyle w:val="ListParagraph"/>
        <w:numPr>
          <w:ilvl w:val="0"/>
          <w:numId w:val="54"/>
        </w:numPr>
        <w:outlineLvl w:val="1"/>
        <w:rPr>
          <w:rFonts w:ascii="Times New Roman" w:hAnsi="Times New Roman" w:cs="Times New Roman"/>
          <w:b/>
          <w:sz w:val="26"/>
          <w:szCs w:val="26"/>
        </w:rPr>
      </w:pPr>
      <w:bookmarkStart w:id="9" w:name="_Toc397647835"/>
      <w:bookmarkStart w:id="10" w:name="_Toc403367796"/>
      <w:r w:rsidRPr="00E94111">
        <w:rPr>
          <w:rFonts w:ascii="Times New Roman" w:hAnsi="Times New Roman" w:cs="Times New Roman"/>
          <w:b/>
          <w:sz w:val="26"/>
          <w:szCs w:val="26"/>
        </w:rPr>
        <w:t>Giới thiệu</w:t>
      </w:r>
      <w:bookmarkEnd w:id="9"/>
      <w:bookmarkEnd w:id="10"/>
    </w:p>
    <w:p w:rsidR="00D71441" w:rsidRPr="00E94111" w:rsidRDefault="00D71441" w:rsidP="00E94111">
      <w:pPr>
        <w:pStyle w:val="ListParagraph"/>
        <w:numPr>
          <w:ilvl w:val="1"/>
          <w:numId w:val="54"/>
        </w:numPr>
        <w:outlineLvl w:val="2"/>
        <w:rPr>
          <w:rFonts w:ascii="Times New Roman" w:hAnsi="Times New Roman" w:cs="Times New Roman"/>
          <w:b/>
          <w:sz w:val="26"/>
          <w:szCs w:val="26"/>
        </w:rPr>
      </w:pPr>
      <w:bookmarkStart w:id="11" w:name="_Toc397647836"/>
      <w:bookmarkStart w:id="12" w:name="_Toc403367797"/>
      <w:r w:rsidRPr="00E94111">
        <w:rPr>
          <w:rFonts w:ascii="Times New Roman" w:hAnsi="Times New Roman" w:cs="Times New Roman"/>
          <w:b/>
          <w:sz w:val="26"/>
          <w:szCs w:val="26"/>
        </w:rPr>
        <w:t>Mục tiêu</w:t>
      </w:r>
      <w:bookmarkEnd w:id="11"/>
      <w:bookmarkEnd w:id="12"/>
    </w:p>
    <w:p w:rsidR="00D71441" w:rsidRPr="00141D43" w:rsidRDefault="00D71441" w:rsidP="00D71441">
      <w:pPr>
        <w:spacing w:after="0" w:line="240" w:lineRule="auto"/>
        <w:ind w:left="360" w:firstLine="360"/>
        <w:jc w:val="both"/>
        <w:rPr>
          <w:rFonts w:ascii="Times New Roman" w:hAnsi="Times New Roman" w:cs="Times New Roman"/>
          <w:sz w:val="26"/>
          <w:szCs w:val="26"/>
        </w:rPr>
      </w:pPr>
      <w:r w:rsidRPr="00141D43">
        <w:rPr>
          <w:rFonts w:ascii="Times New Roman" w:hAnsi="Times New Roman" w:cs="Times New Roman"/>
          <w:color w:val="000000"/>
          <w:sz w:val="26"/>
          <w:szCs w:val="26"/>
        </w:rPr>
        <w:t>Tài liệu này mô tả tổng quan và đầy đủ những yêu cầu về chức năng, yêu cầu phi chức năng, yêu cầu về giao tiếp bên ngoài nhằm cung cấp một cái nhìn toàn diện về các yêu cầu của ứng dụng.</w:t>
      </w:r>
      <w:r w:rsidRPr="00141D43">
        <w:rPr>
          <w:rFonts w:ascii="Times New Roman" w:hAnsi="Times New Roman" w:cs="Times New Roman"/>
          <w:sz w:val="26"/>
          <w:szCs w:val="26"/>
        </w:rPr>
        <w:t xml:space="preserve"> Tài liệu liệt kê ra những giải pháp đã có, những tính năng sẽ làm trong dự án. Tài liệu còn mô tả khách hàng, người sử dụng và các bên liên quan, cung cấp cái nhìn khái quát về ứng dụng Website thông tin nhà trọ và được sử dụng làm nền tảng cho quá trình thiết kế, kiểm thử sau này.</w:t>
      </w:r>
    </w:p>
    <w:p w:rsidR="00D71441" w:rsidRPr="00141D43" w:rsidRDefault="00D71441" w:rsidP="00D71441">
      <w:pPr>
        <w:spacing w:after="0" w:line="240" w:lineRule="auto"/>
        <w:ind w:left="360" w:firstLine="360"/>
        <w:jc w:val="both"/>
        <w:rPr>
          <w:rFonts w:ascii="Times New Roman" w:hAnsi="Times New Roman" w:cs="Times New Roman"/>
          <w:sz w:val="26"/>
          <w:szCs w:val="26"/>
        </w:rPr>
      </w:pPr>
      <w:r w:rsidRPr="00141D43">
        <w:rPr>
          <w:rFonts w:ascii="Times New Roman" w:hAnsi="Times New Roman" w:cs="Times New Roman"/>
          <w:sz w:val="26"/>
          <w:szCs w:val="26"/>
        </w:rPr>
        <w:t>Xây dựng Website thông tin nhà trọ nhằm các mục tiêu sau:</w:t>
      </w:r>
    </w:p>
    <w:p w:rsidR="00D71441" w:rsidRPr="00141D43" w:rsidRDefault="00D71441" w:rsidP="00D71441">
      <w:pPr>
        <w:pStyle w:val="ListParagraph"/>
        <w:numPr>
          <w:ilvl w:val="0"/>
          <w:numId w:val="55"/>
        </w:numPr>
        <w:spacing w:after="0" w:line="240" w:lineRule="auto"/>
        <w:jc w:val="both"/>
        <w:rPr>
          <w:rFonts w:ascii="Times New Roman" w:hAnsi="Times New Roman" w:cs="Times New Roman"/>
          <w:sz w:val="26"/>
          <w:szCs w:val="26"/>
        </w:rPr>
      </w:pPr>
      <w:r w:rsidRPr="00141D43">
        <w:rPr>
          <w:rFonts w:ascii="Times New Roman" w:hAnsi="Times New Roman" w:cs="Times New Roman"/>
          <w:sz w:val="26"/>
          <w:szCs w:val="26"/>
        </w:rPr>
        <w:t>Giúp những người có nhu cầu ở trọ dễ dàng tìm được các thông tin cần thiết về nhà trọ trên địa bàn Cần Thơ.</w:t>
      </w:r>
    </w:p>
    <w:p w:rsidR="00D71441" w:rsidRPr="00141D43" w:rsidRDefault="00D71441" w:rsidP="00D71441">
      <w:pPr>
        <w:pStyle w:val="ListParagraph"/>
        <w:numPr>
          <w:ilvl w:val="0"/>
          <w:numId w:val="55"/>
        </w:numPr>
        <w:spacing w:after="0" w:line="240" w:lineRule="auto"/>
        <w:jc w:val="both"/>
        <w:rPr>
          <w:rFonts w:ascii="Times New Roman" w:hAnsi="Times New Roman" w:cs="Times New Roman"/>
          <w:sz w:val="26"/>
          <w:szCs w:val="26"/>
        </w:rPr>
      </w:pPr>
      <w:r w:rsidRPr="00141D43">
        <w:rPr>
          <w:rFonts w:ascii="Times New Roman" w:hAnsi="Times New Roman" w:cs="Times New Roman"/>
          <w:sz w:val="26"/>
          <w:szCs w:val="26"/>
        </w:rPr>
        <w:t>Giúp chủ nhà trọ giới thiệu nhà trọ của họ với các thông tin cụ thể như sau: địa chỉ, giá phòng, số phòng, chi tiết phòng,… Góp phần giảm chi phí quảng bá cho chủ trọ đến người có nhu cầu thuê trọ.</w:t>
      </w:r>
    </w:p>
    <w:p w:rsidR="00D71441" w:rsidRPr="00141D43" w:rsidRDefault="00D71441" w:rsidP="00D71441">
      <w:pPr>
        <w:pStyle w:val="ListParagraph"/>
        <w:numPr>
          <w:ilvl w:val="0"/>
          <w:numId w:val="55"/>
        </w:numPr>
        <w:spacing w:after="0" w:line="240" w:lineRule="auto"/>
        <w:jc w:val="both"/>
        <w:rPr>
          <w:rFonts w:ascii="Times New Roman" w:hAnsi="Times New Roman" w:cs="Times New Roman"/>
          <w:sz w:val="26"/>
          <w:szCs w:val="26"/>
        </w:rPr>
      </w:pPr>
      <w:r w:rsidRPr="00141D43">
        <w:rPr>
          <w:rFonts w:ascii="Times New Roman" w:hAnsi="Times New Roman" w:cs="Times New Roman"/>
          <w:sz w:val="26"/>
          <w:szCs w:val="26"/>
        </w:rPr>
        <w:t>Giảm thời gian công sức tìm kiếm nhà trọ của người thuê trọ.</w:t>
      </w:r>
    </w:p>
    <w:p w:rsidR="00D71441" w:rsidRPr="00141D43" w:rsidRDefault="00D71441" w:rsidP="00D71441">
      <w:pPr>
        <w:spacing w:after="0" w:line="360" w:lineRule="auto"/>
        <w:ind w:left="360" w:firstLine="360"/>
        <w:jc w:val="both"/>
        <w:rPr>
          <w:rFonts w:ascii="Times New Roman" w:hAnsi="Times New Roman" w:cs="Times New Roman"/>
          <w:sz w:val="26"/>
          <w:szCs w:val="26"/>
        </w:rPr>
      </w:pPr>
      <w:r w:rsidRPr="00141D43">
        <w:rPr>
          <w:rFonts w:ascii="Times New Roman" w:hAnsi="Times New Roman" w:cs="Times New Roman"/>
          <w:sz w:val="26"/>
          <w:szCs w:val="26"/>
        </w:rPr>
        <w:t>Nhóm người dùng sử dụng tài liệu:</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Quản lý dự án: giúp nhóm người dùng này có thể nắm rõ thông tin chung của dự án. Giúp quản lý tiến độ, chất lượng của dự án.</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Nhóm phát triển: giúp nhóm người dùng này có thể nắm rõ những gì họ sẽ phải làm trong dự án. Xác định những chức năng và giao diện cần thiết của hệ thống.</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Nhóm thiết kế: giúp nhóm người dùng này có thể xem lại thiết kế chung của dự án, truy vết những lỗi phát sinh, phát triển những chức năng mới cho dự án.</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Nhóm kiểm thử: giúp nhóm này có thể biết được những chức năng nào sẽ cần kiểm thử, những chức năng nào không cần phải kiểm thử.</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Khách hàng: giúp khách hàng có cái nhìn tổng quan về hệ thống, từ đó có những đánh giá, góp ý để hoàn thiện và hoàn thành hợp đồng dự án.</w:t>
      </w:r>
    </w:p>
    <w:p w:rsidR="00D71441" w:rsidRPr="00E94111" w:rsidRDefault="00D71441" w:rsidP="00E94111">
      <w:pPr>
        <w:pStyle w:val="ListParagraph"/>
        <w:numPr>
          <w:ilvl w:val="1"/>
          <w:numId w:val="54"/>
        </w:numPr>
        <w:outlineLvl w:val="2"/>
        <w:rPr>
          <w:rFonts w:ascii="Times New Roman" w:hAnsi="Times New Roman" w:cs="Times New Roman"/>
          <w:b/>
          <w:sz w:val="26"/>
          <w:szCs w:val="26"/>
        </w:rPr>
      </w:pPr>
      <w:r w:rsidRPr="00E94111">
        <w:rPr>
          <w:rFonts w:ascii="Times New Roman" w:hAnsi="Times New Roman" w:cs="Times New Roman"/>
          <w:b/>
          <w:sz w:val="26"/>
          <w:szCs w:val="26"/>
        </w:rPr>
        <w:t xml:space="preserve"> </w:t>
      </w:r>
      <w:bookmarkStart w:id="13" w:name="_Toc397647837"/>
      <w:bookmarkStart w:id="14" w:name="_Toc403367798"/>
      <w:r w:rsidRPr="00E94111">
        <w:rPr>
          <w:rFonts w:ascii="Times New Roman" w:hAnsi="Times New Roman" w:cs="Times New Roman"/>
          <w:b/>
          <w:sz w:val="26"/>
          <w:szCs w:val="26"/>
        </w:rPr>
        <w:t>Phạm vi sản phẩm</w:t>
      </w:r>
      <w:bookmarkEnd w:id="13"/>
      <w:bookmarkEnd w:id="14"/>
    </w:p>
    <w:p w:rsidR="00D71441" w:rsidRPr="00141D43" w:rsidRDefault="00D71441" w:rsidP="00D71441">
      <w:pPr>
        <w:pStyle w:val="ListParagraph"/>
        <w:ind w:left="792" w:firstLine="648"/>
        <w:jc w:val="both"/>
        <w:rPr>
          <w:rFonts w:ascii="Times New Roman" w:hAnsi="Times New Roman" w:cs="Times New Roman"/>
          <w:sz w:val="26"/>
          <w:szCs w:val="26"/>
        </w:rPr>
      </w:pPr>
      <w:r w:rsidRPr="00141D43">
        <w:rPr>
          <w:rFonts w:ascii="Times New Roman" w:hAnsi="Times New Roman" w:cs="Times New Roman"/>
          <w:sz w:val="26"/>
          <w:szCs w:val="26"/>
        </w:rPr>
        <w:t>Website thông tin nhà trọ quản lý thông tin các nhà trọ trong khu vực nội thành Cần Thơ. Các chủ nhà trọ có thể đăng ký là thành viên của Website này và đăng tải các thông tin về nhà trọ của họ. Khách có thể xem qua và tìm kiếm chổ trọ phù hợp với mình.</w:t>
      </w:r>
    </w:p>
    <w:p w:rsidR="00D71441" w:rsidRPr="00E94111" w:rsidRDefault="00D71441" w:rsidP="00E94111">
      <w:pPr>
        <w:pStyle w:val="ListParagraph"/>
        <w:numPr>
          <w:ilvl w:val="1"/>
          <w:numId w:val="54"/>
        </w:numPr>
        <w:spacing w:after="0"/>
        <w:outlineLvl w:val="2"/>
        <w:rPr>
          <w:rFonts w:ascii="Times New Roman" w:hAnsi="Times New Roman" w:cs="Times New Roman"/>
          <w:b/>
          <w:sz w:val="26"/>
          <w:szCs w:val="26"/>
        </w:rPr>
      </w:pPr>
      <w:bookmarkStart w:id="15" w:name="_Toc397647838"/>
      <w:bookmarkStart w:id="16" w:name="_Toc403367799"/>
      <w:r w:rsidRPr="00E94111">
        <w:rPr>
          <w:rFonts w:ascii="Times New Roman" w:hAnsi="Times New Roman" w:cs="Times New Roman"/>
          <w:b/>
          <w:sz w:val="26"/>
          <w:szCs w:val="26"/>
        </w:rPr>
        <w:t>Bảng chú giải thuật ngữ</w:t>
      </w:r>
      <w:bookmarkEnd w:id="15"/>
      <w:bookmarkEnd w:id="16"/>
    </w:p>
    <w:p w:rsidR="00D71441" w:rsidRPr="00141D43" w:rsidRDefault="00D71441" w:rsidP="00D71441">
      <w:pPr>
        <w:pStyle w:val="ListParagraph"/>
        <w:spacing w:after="0"/>
        <w:ind w:left="792"/>
        <w:rPr>
          <w:rFonts w:ascii="Times New Roman" w:hAnsi="Times New Roman" w:cs="Times New Roman"/>
          <w:sz w:val="26"/>
          <w:szCs w:val="26"/>
        </w:rPr>
      </w:pPr>
    </w:p>
    <w:tbl>
      <w:tblPr>
        <w:tblStyle w:val="TableGrid"/>
        <w:tblW w:w="0" w:type="auto"/>
        <w:tblInd w:w="792" w:type="dxa"/>
        <w:tblLook w:val="04A0" w:firstRow="1" w:lastRow="0" w:firstColumn="1" w:lastColumn="0" w:noHBand="0" w:noVBand="1"/>
      </w:tblPr>
      <w:tblGrid>
        <w:gridCol w:w="842"/>
        <w:gridCol w:w="2981"/>
        <w:gridCol w:w="4735"/>
      </w:tblGrid>
      <w:tr w:rsidR="00D71441" w:rsidRPr="00141D43" w:rsidTr="00ED6AD8">
        <w:tc>
          <w:tcPr>
            <w:tcW w:w="842"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b/>
                <w:sz w:val="26"/>
                <w:szCs w:val="26"/>
              </w:rPr>
              <w:lastRenderedPageBreak/>
              <w:t>STT</w:t>
            </w:r>
          </w:p>
        </w:tc>
        <w:tc>
          <w:tcPr>
            <w:tcW w:w="2981"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b/>
                <w:sz w:val="26"/>
                <w:szCs w:val="26"/>
              </w:rPr>
              <w:t>Thuật ngữ / Từ viết tắt</w:t>
            </w:r>
          </w:p>
        </w:tc>
        <w:tc>
          <w:tcPr>
            <w:tcW w:w="4735"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b/>
                <w:sz w:val="26"/>
                <w:szCs w:val="26"/>
              </w:rPr>
              <w:t>Định nghĩa</w:t>
            </w:r>
          </w:p>
        </w:tc>
      </w:tr>
      <w:tr w:rsidR="00D71441" w:rsidRPr="00141D43" w:rsidTr="00ED6AD8">
        <w:tc>
          <w:tcPr>
            <w:tcW w:w="842" w:type="dxa"/>
          </w:tcPr>
          <w:p w:rsidR="00D71441" w:rsidRPr="00141D43" w:rsidRDefault="00D71441" w:rsidP="00ED6AD8">
            <w:pPr>
              <w:pStyle w:val="ListParagraph"/>
              <w:ind w:left="0"/>
              <w:jc w:val="center"/>
              <w:rPr>
                <w:rFonts w:ascii="Times New Roman" w:hAnsi="Times New Roman" w:cs="Times New Roman"/>
                <w:b/>
                <w:sz w:val="26"/>
                <w:szCs w:val="26"/>
              </w:rPr>
            </w:pPr>
          </w:p>
        </w:tc>
        <w:tc>
          <w:tcPr>
            <w:tcW w:w="2981" w:type="dxa"/>
          </w:tcPr>
          <w:p w:rsidR="00D71441" w:rsidRPr="00141D43" w:rsidRDefault="00D71441" w:rsidP="00ED6AD8">
            <w:pPr>
              <w:pStyle w:val="ListParagraph"/>
              <w:ind w:left="0"/>
              <w:jc w:val="center"/>
              <w:rPr>
                <w:rFonts w:ascii="Times New Roman" w:hAnsi="Times New Roman" w:cs="Times New Roman"/>
                <w:b/>
                <w:sz w:val="26"/>
                <w:szCs w:val="26"/>
              </w:rPr>
            </w:pPr>
          </w:p>
        </w:tc>
        <w:tc>
          <w:tcPr>
            <w:tcW w:w="4735" w:type="dxa"/>
          </w:tcPr>
          <w:p w:rsidR="00D71441" w:rsidRPr="00141D43" w:rsidRDefault="00D71441" w:rsidP="00ED6AD8">
            <w:pPr>
              <w:pStyle w:val="ListParagraph"/>
              <w:ind w:left="0"/>
              <w:jc w:val="center"/>
              <w:rPr>
                <w:rFonts w:ascii="Times New Roman" w:hAnsi="Times New Roman" w:cs="Times New Roman"/>
                <w:b/>
                <w:sz w:val="26"/>
                <w:szCs w:val="26"/>
              </w:rPr>
            </w:pPr>
          </w:p>
        </w:tc>
      </w:tr>
    </w:tbl>
    <w:p w:rsidR="00D71441" w:rsidRPr="00141D43" w:rsidRDefault="00D71441" w:rsidP="00D71441">
      <w:pPr>
        <w:pStyle w:val="ListParagraph"/>
        <w:spacing w:after="0"/>
        <w:ind w:left="792"/>
        <w:rPr>
          <w:rFonts w:ascii="Times New Roman" w:hAnsi="Times New Roman" w:cs="Times New Roman"/>
          <w:sz w:val="26"/>
          <w:szCs w:val="26"/>
        </w:rPr>
      </w:pPr>
    </w:p>
    <w:p w:rsidR="00D71441" w:rsidRPr="00E94111" w:rsidRDefault="00D71441" w:rsidP="00E94111">
      <w:pPr>
        <w:pStyle w:val="ListParagraph"/>
        <w:numPr>
          <w:ilvl w:val="1"/>
          <w:numId w:val="54"/>
        </w:numPr>
        <w:spacing w:after="0"/>
        <w:outlineLvl w:val="2"/>
        <w:rPr>
          <w:rFonts w:ascii="Times New Roman" w:hAnsi="Times New Roman" w:cs="Times New Roman"/>
          <w:b/>
          <w:sz w:val="26"/>
          <w:szCs w:val="26"/>
        </w:rPr>
      </w:pPr>
      <w:bookmarkStart w:id="17" w:name="_Toc397647839"/>
      <w:bookmarkStart w:id="18" w:name="_Toc403367800"/>
      <w:r w:rsidRPr="00E94111">
        <w:rPr>
          <w:rFonts w:ascii="Times New Roman" w:hAnsi="Times New Roman" w:cs="Times New Roman"/>
          <w:b/>
          <w:sz w:val="26"/>
          <w:szCs w:val="26"/>
        </w:rPr>
        <w:t>Tài liệu tham khảo</w:t>
      </w:r>
      <w:bookmarkEnd w:id="17"/>
      <w:bookmarkEnd w:id="18"/>
    </w:p>
    <w:p w:rsidR="00D71441" w:rsidRPr="00141D43" w:rsidRDefault="00D71441" w:rsidP="00D71441">
      <w:pPr>
        <w:pStyle w:val="NormalWeb"/>
        <w:spacing w:after="0"/>
        <w:ind w:firstLine="360"/>
        <w:jc w:val="both"/>
        <w:rPr>
          <w:sz w:val="26"/>
          <w:szCs w:val="26"/>
        </w:rPr>
      </w:pPr>
      <w:r w:rsidRPr="00141D43">
        <w:rPr>
          <w:sz w:val="26"/>
          <w:szCs w:val="26"/>
        </w:rPr>
        <w:t>Giáo trình Nhập môn Công nghệ phần mềm- Phan Phương Lan, Huỳnh Xuân Hiệp, 2004.</w:t>
      </w:r>
    </w:p>
    <w:p w:rsidR="00D71441" w:rsidRPr="00141D43" w:rsidRDefault="00D71441" w:rsidP="00D71441">
      <w:pPr>
        <w:pStyle w:val="NormalWeb"/>
        <w:spacing w:after="0"/>
        <w:ind w:left="360"/>
        <w:jc w:val="both"/>
        <w:rPr>
          <w:sz w:val="26"/>
          <w:szCs w:val="26"/>
        </w:rPr>
      </w:pPr>
      <w:r w:rsidRPr="00141D43">
        <w:rPr>
          <w:sz w:val="26"/>
          <w:szCs w:val="26"/>
        </w:rPr>
        <w:t>Slide bài giảng Nhập môn Công nghệ phần mềm- Phan Phương Lan.</w:t>
      </w:r>
    </w:p>
    <w:p w:rsidR="00D71441" w:rsidRPr="00E94111" w:rsidRDefault="00D71441" w:rsidP="00E94111">
      <w:pPr>
        <w:pStyle w:val="NormalWeb"/>
        <w:spacing w:after="0"/>
        <w:ind w:left="360"/>
        <w:jc w:val="both"/>
        <w:outlineLvl w:val="2"/>
        <w:rPr>
          <w:b/>
          <w:sz w:val="26"/>
          <w:szCs w:val="26"/>
        </w:rPr>
      </w:pPr>
    </w:p>
    <w:p w:rsidR="00D71441" w:rsidRPr="00E94111" w:rsidRDefault="00D71441" w:rsidP="00E94111">
      <w:pPr>
        <w:pStyle w:val="ListParagraph"/>
        <w:numPr>
          <w:ilvl w:val="1"/>
          <w:numId w:val="54"/>
        </w:numPr>
        <w:spacing w:after="0"/>
        <w:outlineLvl w:val="2"/>
        <w:rPr>
          <w:rFonts w:ascii="Times New Roman" w:hAnsi="Times New Roman" w:cs="Times New Roman"/>
          <w:b/>
          <w:sz w:val="26"/>
          <w:szCs w:val="26"/>
        </w:rPr>
      </w:pPr>
      <w:bookmarkStart w:id="19" w:name="_Toc397647840"/>
      <w:bookmarkStart w:id="20" w:name="_Toc403367801"/>
      <w:r w:rsidRPr="00E94111">
        <w:rPr>
          <w:rFonts w:ascii="Times New Roman" w:hAnsi="Times New Roman" w:cs="Times New Roman"/>
          <w:b/>
          <w:sz w:val="26"/>
          <w:szCs w:val="26"/>
        </w:rPr>
        <w:t>Bố cục tài liệu</w:t>
      </w:r>
      <w:bookmarkEnd w:id="19"/>
      <w:bookmarkEnd w:id="20"/>
    </w:p>
    <w:p w:rsidR="00D71441" w:rsidRPr="00141D43" w:rsidRDefault="00D71441" w:rsidP="00D71441">
      <w:pPr>
        <w:numPr>
          <w:ilvl w:val="0"/>
          <w:numId w:val="16"/>
        </w:numPr>
        <w:spacing w:after="0"/>
        <w:rPr>
          <w:rFonts w:ascii="Times New Roman" w:hAnsi="Times New Roman" w:cs="Times New Roman"/>
          <w:sz w:val="26"/>
          <w:szCs w:val="26"/>
        </w:rPr>
      </w:pPr>
      <w:r w:rsidRPr="00141D43">
        <w:rPr>
          <w:rFonts w:ascii="Times New Roman" w:hAnsi="Times New Roman" w:cs="Times New Roman"/>
          <w:sz w:val="26"/>
          <w:szCs w:val="26"/>
        </w:rPr>
        <w:t>Phần mô tả tổng quan: giúp cho người đọc có cái nhìn tổng quan về dự án, những chức năng sẽ có, những ràng buộc, thực thi,…</w:t>
      </w:r>
    </w:p>
    <w:p w:rsidR="00D71441" w:rsidRPr="00141D43" w:rsidRDefault="00D71441" w:rsidP="00D71441">
      <w:pPr>
        <w:numPr>
          <w:ilvl w:val="0"/>
          <w:numId w:val="16"/>
        </w:numPr>
        <w:spacing w:after="0"/>
        <w:rPr>
          <w:rFonts w:ascii="Times New Roman" w:hAnsi="Times New Roman" w:cs="Times New Roman"/>
          <w:sz w:val="26"/>
          <w:szCs w:val="26"/>
        </w:rPr>
      </w:pPr>
      <w:r w:rsidRPr="00141D43">
        <w:rPr>
          <w:rFonts w:ascii="Times New Roman" w:hAnsi="Times New Roman" w:cs="Times New Roman"/>
          <w:sz w:val="26"/>
          <w:szCs w:val="26"/>
        </w:rPr>
        <w:t>Phần các yêu cầu giao tiếp bên ngoài: giúp người đọc hiểu được cách mà hệ thống sẽ giao tiếp như thế nào.</w:t>
      </w:r>
    </w:p>
    <w:p w:rsidR="00D71441" w:rsidRPr="00141D43" w:rsidRDefault="00D71441" w:rsidP="00D71441">
      <w:pPr>
        <w:numPr>
          <w:ilvl w:val="0"/>
          <w:numId w:val="16"/>
        </w:numPr>
        <w:spacing w:after="0"/>
        <w:rPr>
          <w:rFonts w:ascii="Times New Roman" w:hAnsi="Times New Roman" w:cs="Times New Roman"/>
          <w:sz w:val="26"/>
          <w:szCs w:val="26"/>
        </w:rPr>
      </w:pPr>
      <w:r w:rsidRPr="00141D43">
        <w:rPr>
          <w:rFonts w:ascii="Times New Roman" w:hAnsi="Times New Roman" w:cs="Times New Roman"/>
          <w:sz w:val="26"/>
          <w:szCs w:val="26"/>
        </w:rPr>
        <w:t>Phần các tính năng của hệ thống: sẽ mô tả chi tiết các chức năng sẽ được xây dựng trong hệ thống.</w:t>
      </w:r>
    </w:p>
    <w:p w:rsidR="00D71441" w:rsidRPr="00141D43" w:rsidRDefault="00D71441" w:rsidP="00D71441">
      <w:pPr>
        <w:numPr>
          <w:ilvl w:val="0"/>
          <w:numId w:val="16"/>
        </w:numPr>
        <w:spacing w:after="0"/>
        <w:rPr>
          <w:rFonts w:ascii="Times New Roman" w:hAnsi="Times New Roman" w:cs="Times New Roman"/>
          <w:sz w:val="26"/>
          <w:szCs w:val="26"/>
        </w:rPr>
      </w:pPr>
      <w:r w:rsidRPr="00141D43">
        <w:rPr>
          <w:rFonts w:ascii="Times New Roman" w:hAnsi="Times New Roman" w:cs="Times New Roman"/>
          <w:sz w:val="26"/>
          <w:szCs w:val="26"/>
        </w:rPr>
        <w:t>Phần các yêu cầu phi chức năng: sẽ mô tả các yêu cầu phi chức năng của hệ thống</w:t>
      </w:r>
    </w:p>
    <w:p w:rsidR="00D71441" w:rsidRPr="00141D43" w:rsidRDefault="00D71441" w:rsidP="00D71441">
      <w:pPr>
        <w:numPr>
          <w:ilvl w:val="0"/>
          <w:numId w:val="16"/>
        </w:numPr>
        <w:spacing w:after="0"/>
        <w:rPr>
          <w:rFonts w:ascii="Times New Roman" w:hAnsi="Times New Roman" w:cs="Times New Roman"/>
          <w:sz w:val="26"/>
          <w:szCs w:val="26"/>
        </w:rPr>
      </w:pPr>
      <w:r w:rsidRPr="00141D43">
        <w:rPr>
          <w:rFonts w:ascii="Times New Roman" w:hAnsi="Times New Roman" w:cs="Times New Roman"/>
          <w:sz w:val="26"/>
          <w:szCs w:val="26"/>
        </w:rPr>
        <w:t>Phần các yêu cầu khác.</w:t>
      </w:r>
    </w:p>
    <w:p w:rsidR="00D71441" w:rsidRPr="00141D43" w:rsidRDefault="00D71441" w:rsidP="00D71441">
      <w:pPr>
        <w:numPr>
          <w:ilvl w:val="0"/>
          <w:numId w:val="7"/>
        </w:numPr>
        <w:spacing w:after="0"/>
        <w:rPr>
          <w:rFonts w:ascii="Times New Roman" w:hAnsi="Times New Roman" w:cs="Times New Roman"/>
          <w:sz w:val="26"/>
          <w:szCs w:val="26"/>
        </w:rPr>
      </w:pPr>
      <w:r w:rsidRPr="00141D43">
        <w:rPr>
          <w:rFonts w:ascii="Times New Roman" w:hAnsi="Times New Roman" w:cs="Times New Roman"/>
          <w:sz w:val="26"/>
          <w:szCs w:val="26"/>
        </w:rPr>
        <w:t>Với quản lý dự án nên đọc</w:t>
      </w:r>
      <w:ins w:id="21" w:author="mine" w:date="2014-08-29T16:37:00Z">
        <w:r w:rsidRPr="00141D43">
          <w:rPr>
            <w:rFonts w:ascii="Times New Roman" w:hAnsi="Times New Roman" w:cs="Times New Roman"/>
            <w:sz w:val="26"/>
            <w:szCs w:val="26"/>
          </w:rPr>
          <w:t xml:space="preserve"> phần </w:t>
        </w:r>
      </w:ins>
      <w:r w:rsidRPr="00141D43">
        <w:rPr>
          <w:rFonts w:ascii="Times New Roman" w:hAnsi="Times New Roman" w:cs="Times New Roman"/>
          <w:sz w:val="26"/>
          <w:szCs w:val="26"/>
        </w:rPr>
        <w:t>mô tả tổng quan.</w:t>
      </w:r>
    </w:p>
    <w:p w:rsidR="00D71441" w:rsidRPr="00141D43" w:rsidRDefault="00D71441" w:rsidP="00D71441">
      <w:pPr>
        <w:numPr>
          <w:ilvl w:val="0"/>
          <w:numId w:val="7"/>
        </w:numPr>
        <w:spacing w:after="0"/>
        <w:rPr>
          <w:rFonts w:ascii="Times New Roman" w:hAnsi="Times New Roman" w:cs="Times New Roman"/>
          <w:sz w:val="26"/>
          <w:szCs w:val="26"/>
        </w:rPr>
      </w:pPr>
      <w:r w:rsidRPr="00141D43">
        <w:rPr>
          <w:rFonts w:ascii="Times New Roman" w:hAnsi="Times New Roman" w:cs="Times New Roman"/>
          <w:sz w:val="26"/>
          <w:szCs w:val="26"/>
        </w:rPr>
        <w:t>Với nhóm phát triển nên đọc cả 5 phần.</w:t>
      </w:r>
    </w:p>
    <w:p w:rsidR="00D71441" w:rsidRPr="00141D43" w:rsidRDefault="00D71441" w:rsidP="00D71441">
      <w:pPr>
        <w:numPr>
          <w:ilvl w:val="0"/>
          <w:numId w:val="7"/>
        </w:numPr>
        <w:spacing w:after="0"/>
        <w:rPr>
          <w:rFonts w:ascii="Times New Roman" w:hAnsi="Times New Roman" w:cs="Times New Roman"/>
          <w:sz w:val="26"/>
          <w:szCs w:val="26"/>
        </w:rPr>
      </w:pPr>
      <w:r w:rsidRPr="00141D43">
        <w:rPr>
          <w:rFonts w:ascii="Times New Roman" w:hAnsi="Times New Roman" w:cs="Times New Roman"/>
          <w:sz w:val="26"/>
          <w:szCs w:val="26"/>
        </w:rPr>
        <w:t>Với nhóm thiết kế và nhóm kiểm thử nên đọc phần mô tả yêu cầu chức năng và phi chức năng.</w:t>
      </w:r>
    </w:p>
    <w:p w:rsidR="00D71441" w:rsidRPr="00141D43" w:rsidRDefault="00D71441" w:rsidP="00D71441">
      <w:pPr>
        <w:numPr>
          <w:ilvl w:val="0"/>
          <w:numId w:val="7"/>
        </w:numPr>
        <w:spacing w:after="0"/>
        <w:rPr>
          <w:rFonts w:ascii="Times New Roman" w:hAnsi="Times New Roman" w:cs="Times New Roman"/>
          <w:sz w:val="26"/>
          <w:szCs w:val="26"/>
        </w:rPr>
      </w:pPr>
      <w:r w:rsidRPr="00141D43">
        <w:rPr>
          <w:rFonts w:ascii="Times New Roman" w:hAnsi="Times New Roman" w:cs="Times New Roman"/>
          <w:sz w:val="26"/>
          <w:szCs w:val="26"/>
        </w:rPr>
        <w:t>Với khách hàng nên đọc phần các tính</w:t>
      </w:r>
      <w:ins w:id="22" w:author="mine" w:date="2014-08-29T16:37:00Z">
        <w:r w:rsidRPr="00141D43">
          <w:rPr>
            <w:rFonts w:ascii="Times New Roman" w:hAnsi="Times New Roman" w:cs="Times New Roman"/>
            <w:sz w:val="26"/>
            <w:szCs w:val="26"/>
          </w:rPr>
          <w:t xml:space="preserve"> năng của hệ thống.</w:t>
        </w:r>
      </w:ins>
    </w:p>
    <w:p w:rsidR="00D71441" w:rsidRPr="00141D43" w:rsidRDefault="00D71441" w:rsidP="00D71441">
      <w:pPr>
        <w:spacing w:after="0"/>
        <w:rPr>
          <w:rFonts w:ascii="Times New Roman" w:hAnsi="Times New Roman" w:cs="Times New Roman"/>
          <w:sz w:val="26"/>
          <w:szCs w:val="26"/>
        </w:rPr>
      </w:pPr>
    </w:p>
    <w:p w:rsidR="00D71441" w:rsidRPr="00E94111" w:rsidRDefault="00D71441" w:rsidP="00D71441">
      <w:pPr>
        <w:spacing w:after="0"/>
        <w:rPr>
          <w:rFonts w:ascii="Times New Roman" w:hAnsi="Times New Roman" w:cs="Times New Roman"/>
          <w:sz w:val="26"/>
          <w:szCs w:val="26"/>
        </w:rPr>
      </w:pPr>
    </w:p>
    <w:p w:rsidR="00D71441" w:rsidRPr="00E94111" w:rsidRDefault="00D71441" w:rsidP="00E94111">
      <w:pPr>
        <w:pStyle w:val="Heading2"/>
        <w:rPr>
          <w:rFonts w:ascii="Times New Roman" w:hAnsi="Times New Roman" w:cs="Times New Roman"/>
          <w:b/>
          <w:color w:val="auto"/>
        </w:rPr>
      </w:pPr>
      <w:bookmarkStart w:id="23" w:name="_Toc403367802"/>
      <w:r w:rsidRPr="00E94111">
        <w:rPr>
          <w:rFonts w:ascii="Times New Roman" w:hAnsi="Times New Roman" w:cs="Times New Roman"/>
          <w:b/>
          <w:color w:val="auto"/>
        </w:rPr>
        <w:t>2.1</w:t>
      </w:r>
      <w:r w:rsidRPr="00E94111">
        <w:rPr>
          <w:rFonts w:ascii="Times New Roman" w:hAnsi="Times New Roman" w:cs="Times New Roman"/>
          <w:b/>
          <w:color w:val="auto"/>
        </w:rPr>
        <w:tab/>
      </w:r>
      <w:bookmarkStart w:id="24" w:name="_Toc396832760"/>
      <w:r w:rsidRPr="00E94111">
        <w:rPr>
          <w:rFonts w:ascii="Times New Roman" w:hAnsi="Times New Roman" w:cs="Times New Roman"/>
          <w:b/>
          <w:color w:val="auto"/>
        </w:rPr>
        <w:t>Bối cảnh của sản phẩm</w:t>
      </w:r>
      <w:bookmarkEnd w:id="23"/>
      <w:bookmarkEnd w:id="24"/>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w:t>
      </w: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Trong thời đại hiện nay, việc tin học hóa mọi công việc đang trở thành, giúp mọi chuyện trở nên dễ dàng và nhanh chóng hơn. Vì thế việc tin học hóa việc tìm nhà trọ trở nên cần thiết. Các sản phẩm đã ra đời như kenhnhatro.com, thuephongtro.com,… đang phát triển mạnh mẽ chứng tỏ nhu cầu cấp thiết của việc xây dựng các trang quản lý thông tin nhà trọ. Tuy nhiên với các trang này thông tin nhà trọ có thể không xác thực, có thể là những thông tin giả mạo gây thiệt hại cho người sử dụng. Vì thế, website quản lý thông tin nhà trọ của chúng tôi sẽ xây dựng dựa trên tính xác thực của thông tin đảm bảo an toàn cho người sử dụng.</w: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bookmarkStart w:id="25" w:name="_Toc396832761"/>
      <w:r w:rsidRPr="00141D43">
        <w:rPr>
          <w:rFonts w:ascii="Times New Roman" w:hAnsi="Times New Roman" w:cs="Times New Roman"/>
          <w:noProof/>
          <w:sz w:val="26"/>
          <w:szCs w:val="26"/>
          <w:lang w:val="en-US"/>
        </w:rPr>
        <w:lastRenderedPageBreak/>
        <mc:AlternateContent>
          <mc:Choice Requires="wps">
            <w:drawing>
              <wp:anchor distT="0" distB="0" distL="114300" distR="114300" simplePos="0" relativeHeight="251667456" behindDoc="1" locked="0" layoutInCell="1" allowOverlap="1" wp14:anchorId="37B07A1C" wp14:editId="084964C2">
                <wp:simplePos x="0" y="0"/>
                <wp:positionH relativeFrom="margin">
                  <wp:posOffset>3590925</wp:posOffset>
                </wp:positionH>
                <wp:positionV relativeFrom="paragraph">
                  <wp:posOffset>8890</wp:posOffset>
                </wp:positionV>
                <wp:extent cx="1181100" cy="736600"/>
                <wp:effectExtent l="0" t="0" r="19050" b="25400"/>
                <wp:wrapTight wrapText="bothSides">
                  <wp:wrapPolygon edited="0">
                    <wp:start x="697" y="0"/>
                    <wp:lineTo x="0" y="1117"/>
                    <wp:lineTo x="0" y="20669"/>
                    <wp:lineTo x="348" y="21786"/>
                    <wp:lineTo x="21252" y="21786"/>
                    <wp:lineTo x="21600" y="20669"/>
                    <wp:lineTo x="21600" y="1117"/>
                    <wp:lineTo x="20903" y="0"/>
                    <wp:lineTo x="697" y="0"/>
                  </wp:wrapPolygon>
                </wp:wrapTight>
                <wp:docPr id="174" name="Rounded Rectangle 174"/>
                <wp:cNvGraphicFramePr/>
                <a:graphic xmlns:a="http://schemas.openxmlformats.org/drawingml/2006/main">
                  <a:graphicData uri="http://schemas.microsoft.com/office/word/2010/wordprocessingShape">
                    <wps:wsp>
                      <wps:cNvSpPr/>
                      <wps:spPr>
                        <a:xfrm>
                          <a:off x="0" y="0"/>
                          <a:ext cx="11811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0A51C5" w:rsidRPr="00353DC9" w:rsidRDefault="000A51C5" w:rsidP="00D71441">
                            <w:pPr>
                              <w:jc w:val="center"/>
                              <w:rPr>
                                <w:rFonts w:ascii="Arial" w:hAnsi="Arial" w:cs="Arial"/>
                                <w:sz w:val="32"/>
                                <w:szCs w:val="32"/>
                              </w:rPr>
                            </w:pPr>
                            <w:r>
                              <w:rPr>
                                <w:rFonts w:ascii="Arial" w:hAnsi="Arial" w:cs="Arial"/>
                                <w:sz w:val="32"/>
                                <w:szCs w:val="32"/>
                              </w:rPr>
                              <w:t>Chủ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07A1C" id="Rounded Rectangle 174" o:spid="_x0000_s1030" style="position:absolute;left:0;text-align:left;margin-left:282.75pt;margin-top:.7pt;width:93pt;height:5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" fillcolor="white [3201]" strokecolor="black [3200]" strokeweight="1pt">
                <v:stroke joinstyle="miter"/>
                <v:textbox>
                  <w:txbxContent>
                    <w:p w:rsidR="000A51C5" w:rsidRPr="00353DC9" w:rsidRDefault="000A51C5" w:rsidP="00D71441">
                      <w:pPr>
                        <w:jc w:val="center"/>
                        <w:rPr>
                          <w:rFonts w:ascii="Arial" w:hAnsi="Arial" w:cs="Arial"/>
                          <w:sz w:val="32"/>
                          <w:szCs w:val="32"/>
                        </w:rPr>
                      </w:pPr>
                      <w:r>
                        <w:rPr>
                          <w:rFonts w:ascii="Arial" w:hAnsi="Arial" w:cs="Arial"/>
                          <w:sz w:val="32"/>
                          <w:szCs w:val="32"/>
                        </w:rPr>
                        <w:t>Chủ nhà trọ</w:t>
                      </w:r>
                    </w:p>
                  </w:txbxContent>
                </v:textbox>
                <w10:wrap type="tight" anchorx="margin"/>
              </v:roundrect>
            </w:pict>
          </mc:Fallback>
        </mc:AlternateContent>
      </w:r>
      <w:r w:rsidRPr="00141D43">
        <w:rPr>
          <w:rFonts w:ascii="Times New Roman" w:hAnsi="Times New Roman" w:cs="Times New Roman"/>
          <w:noProof/>
          <w:sz w:val="26"/>
          <w:szCs w:val="26"/>
          <w:lang w:val="en-US"/>
        </w:rPr>
        <mc:AlternateContent>
          <mc:Choice Requires="wps">
            <w:drawing>
              <wp:anchor distT="0" distB="0" distL="114300" distR="114300" simplePos="0" relativeHeight="251665408" behindDoc="1" locked="0" layoutInCell="1" allowOverlap="1" wp14:anchorId="02AB1F20" wp14:editId="79D5CE63">
                <wp:simplePos x="0" y="0"/>
                <wp:positionH relativeFrom="column">
                  <wp:posOffset>520700</wp:posOffset>
                </wp:positionH>
                <wp:positionV relativeFrom="paragraph">
                  <wp:posOffset>11430</wp:posOffset>
                </wp:positionV>
                <wp:extent cx="1181100" cy="736600"/>
                <wp:effectExtent l="0" t="0" r="19050" b="25400"/>
                <wp:wrapTight wrapText="bothSides">
                  <wp:wrapPolygon edited="0">
                    <wp:start x="697" y="0"/>
                    <wp:lineTo x="0" y="1117"/>
                    <wp:lineTo x="0" y="20669"/>
                    <wp:lineTo x="348" y="21786"/>
                    <wp:lineTo x="21252" y="21786"/>
                    <wp:lineTo x="21600" y="20669"/>
                    <wp:lineTo x="21600" y="1117"/>
                    <wp:lineTo x="20903" y="0"/>
                    <wp:lineTo x="697" y="0"/>
                  </wp:wrapPolygon>
                </wp:wrapTight>
                <wp:docPr id="175" name="Rounded Rectangle 175"/>
                <wp:cNvGraphicFramePr/>
                <a:graphic xmlns:a="http://schemas.openxmlformats.org/drawingml/2006/main">
                  <a:graphicData uri="http://schemas.microsoft.com/office/word/2010/wordprocessingShape">
                    <wps:wsp>
                      <wps:cNvSpPr/>
                      <wps:spPr>
                        <a:xfrm>
                          <a:off x="0" y="0"/>
                          <a:ext cx="11811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0A51C5" w:rsidRPr="00353DC9" w:rsidRDefault="000A51C5" w:rsidP="00D71441">
                            <w:pPr>
                              <w:jc w:val="center"/>
                              <w:rPr>
                                <w:rFonts w:ascii="Arial" w:hAnsi="Arial" w:cs="Arial"/>
                                <w:sz w:val="32"/>
                                <w:szCs w:val="32"/>
                              </w:rPr>
                            </w:pPr>
                            <w:r>
                              <w:rPr>
                                <w:rFonts w:ascii="Arial" w:hAnsi="Arial" w:cs="Arial"/>
                                <w:sz w:val="32"/>
                                <w:szCs w:val="32"/>
                              </w:rPr>
                              <w:t>Người tìm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AB1F20" id="Rounded Rectangle 175" o:spid="_x0000_s1031" style="position:absolute;left:0;text-align:left;margin-left:41pt;margin-top:.9pt;width:93pt;height:5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" fillcolor="white [3201]" strokecolor="black [3200]" strokeweight="1pt">
                <v:stroke joinstyle="miter"/>
                <v:textbox>
                  <w:txbxContent>
                    <w:p w:rsidR="000A51C5" w:rsidRPr="00353DC9" w:rsidRDefault="000A51C5" w:rsidP="00D71441">
                      <w:pPr>
                        <w:jc w:val="center"/>
                        <w:rPr>
                          <w:rFonts w:ascii="Arial" w:hAnsi="Arial" w:cs="Arial"/>
                          <w:sz w:val="32"/>
                          <w:szCs w:val="32"/>
                        </w:rPr>
                      </w:pPr>
                      <w:r>
                        <w:rPr>
                          <w:rFonts w:ascii="Arial" w:hAnsi="Arial" w:cs="Arial"/>
                          <w:sz w:val="32"/>
                          <w:szCs w:val="32"/>
                        </w:rPr>
                        <w:t>Người tìm nhà trọ</w:t>
                      </w:r>
                    </w:p>
                  </w:txbxContent>
                </v:textbox>
                <w10:wrap type="tight"/>
              </v:roundrect>
            </w:pict>
          </mc:Fallback>
        </mc:AlternateContent>
      </w: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noProof/>
          <w:sz w:val="26"/>
          <w:szCs w:val="26"/>
          <w:lang w:val="en-US"/>
        </w:rPr>
        <mc:AlternateContent>
          <mc:Choice Requires="wps">
            <w:drawing>
              <wp:anchor distT="0" distB="0" distL="114300" distR="114300" simplePos="0" relativeHeight="251671552" behindDoc="0" locked="0" layoutInCell="1" allowOverlap="1" wp14:anchorId="1A5B9BEA" wp14:editId="4779126F">
                <wp:simplePos x="0" y="0"/>
                <wp:positionH relativeFrom="column">
                  <wp:posOffset>1701800</wp:posOffset>
                </wp:positionH>
                <wp:positionV relativeFrom="paragraph">
                  <wp:posOffset>82550</wp:posOffset>
                </wp:positionV>
                <wp:extent cx="1879600" cy="12700"/>
                <wp:effectExtent l="19050" t="76200" r="82550" b="101600"/>
                <wp:wrapNone/>
                <wp:docPr id="6" name="Straight Arrow Connector 6"/>
                <wp:cNvGraphicFramePr/>
                <a:graphic xmlns:a="http://schemas.openxmlformats.org/drawingml/2006/main">
                  <a:graphicData uri="http://schemas.microsoft.com/office/word/2010/wordprocessingShape">
                    <wps:wsp>
                      <wps:cNvCnPr/>
                      <wps:spPr>
                        <a:xfrm>
                          <a:off x="0" y="0"/>
                          <a:ext cx="1879600" cy="12700"/>
                        </a:xfrm>
                        <a:prstGeom prst="straightConnector1">
                          <a:avLst/>
                        </a:prstGeom>
                        <a:ln>
                          <a:prstDash val="lgDash"/>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16B6D5" id="_x0000_t32" coordsize="21600,21600" o:spt="32" o:oned="t" path="m,l21600,21600e" filled="f">
                <v:path arrowok="t" fillok="f" o:connecttype="none"/>
                <o:lock v:ext="edit" shapetype="t"/>
              </v:shapetype>
              <v:shape id="Straight Arrow Connector 6" o:spid="_x0000_s1026" type="#_x0000_t32" style="position:absolute;margin-left:134pt;margin-top:6.5pt;width:148pt;height: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" strokecolor="#a5a5a5 [3206]" strokeweight="1pt">
                <v:stroke dashstyle="longDash" startarrow="block" endarrow="block" joinstyle="miter"/>
              </v:shape>
            </w:pict>
          </mc:Fallback>
        </mc:AlternateConten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noProof/>
          <w:sz w:val="26"/>
          <w:szCs w:val="26"/>
          <w:lang w:val="en-US"/>
        </w:rPr>
        <mc:AlternateContent>
          <mc:Choice Requires="wps">
            <w:drawing>
              <wp:anchor distT="0" distB="0" distL="114300" distR="114300" simplePos="0" relativeHeight="251670528" behindDoc="0" locked="0" layoutInCell="1" allowOverlap="1" wp14:anchorId="0AC50F88" wp14:editId="44F19AC4">
                <wp:simplePos x="0" y="0"/>
                <wp:positionH relativeFrom="column">
                  <wp:posOffset>2679700</wp:posOffset>
                </wp:positionH>
                <wp:positionV relativeFrom="paragraph">
                  <wp:posOffset>73660</wp:posOffset>
                </wp:positionV>
                <wp:extent cx="927100" cy="749300"/>
                <wp:effectExtent l="38100" t="38100" r="63500" b="50800"/>
                <wp:wrapNone/>
                <wp:docPr id="177" name="Straight Arrow Connector 177"/>
                <wp:cNvGraphicFramePr/>
                <a:graphic xmlns:a="http://schemas.openxmlformats.org/drawingml/2006/main">
                  <a:graphicData uri="http://schemas.microsoft.com/office/word/2010/wordprocessingShape">
                    <wps:wsp>
                      <wps:cNvCnPr/>
                      <wps:spPr>
                        <a:xfrm flipV="1">
                          <a:off x="0" y="0"/>
                          <a:ext cx="927100" cy="749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250031" id="Straight Arrow Connector 177" o:spid="_x0000_s1026" type="#_x0000_t32" style="position:absolute;margin-left:211pt;margin-top:5.8pt;width:73pt;height:59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" strokecolor="black [3200]" strokeweight=".5pt">
                <v:stroke startarrow="block" endarrow="block" joinstyle="miter"/>
              </v:shape>
            </w:pict>
          </mc:Fallback>
        </mc:AlternateContent>
      </w:r>
      <w:r w:rsidRPr="00141D43">
        <w:rPr>
          <w:rFonts w:ascii="Times New Roman" w:hAnsi="Times New Roman" w:cs="Times New Roman"/>
          <w:noProof/>
          <w:sz w:val="26"/>
          <w:szCs w:val="26"/>
          <w:lang w:val="en-US"/>
        </w:rPr>
        <mc:AlternateContent>
          <mc:Choice Requires="wps">
            <w:drawing>
              <wp:anchor distT="0" distB="0" distL="114300" distR="114300" simplePos="0" relativeHeight="251669504" behindDoc="0" locked="0" layoutInCell="1" allowOverlap="1" wp14:anchorId="03CB1A30" wp14:editId="21B853C5">
                <wp:simplePos x="0" y="0"/>
                <wp:positionH relativeFrom="column">
                  <wp:posOffset>1676400</wp:posOffset>
                </wp:positionH>
                <wp:positionV relativeFrom="paragraph">
                  <wp:posOffset>48260</wp:posOffset>
                </wp:positionV>
                <wp:extent cx="812800" cy="787400"/>
                <wp:effectExtent l="38100" t="38100" r="63500" b="50800"/>
                <wp:wrapNone/>
                <wp:docPr id="184" name="Straight Arrow Connector 184"/>
                <wp:cNvGraphicFramePr/>
                <a:graphic xmlns:a="http://schemas.openxmlformats.org/drawingml/2006/main">
                  <a:graphicData uri="http://schemas.microsoft.com/office/word/2010/wordprocessingShape">
                    <wps:wsp>
                      <wps:cNvCnPr/>
                      <wps:spPr>
                        <a:xfrm>
                          <a:off x="0" y="0"/>
                          <a:ext cx="812800" cy="78740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w14:anchorId="056A7C70" id="Straight Arrow Connector 184" o:spid="_x0000_s1026" type="#_x0000_t32" style="position:absolute;margin-left:132pt;margin-top:3.8pt;width:64pt;height:6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" filled="t" fillcolor="white [3201]" strokecolor="black [3200]" strokeweight="1pt">
                <v:stroke startarrow="block" endarrow="block" joinstyle="miter"/>
              </v:shape>
            </w:pict>
          </mc:Fallback>
        </mc:AlternateConten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noProof/>
          <w:sz w:val="26"/>
          <w:szCs w:val="26"/>
          <w:lang w:val="en-US"/>
        </w:rPr>
        <mc:AlternateContent>
          <mc:Choice Requires="wps">
            <w:drawing>
              <wp:anchor distT="0" distB="0" distL="114300" distR="114300" simplePos="0" relativeHeight="251668480" behindDoc="1" locked="0" layoutInCell="1" allowOverlap="1" wp14:anchorId="3772661D" wp14:editId="3AC42D31">
                <wp:simplePos x="0" y="0"/>
                <wp:positionH relativeFrom="margin">
                  <wp:posOffset>1625600</wp:posOffset>
                </wp:positionH>
                <wp:positionV relativeFrom="paragraph">
                  <wp:posOffset>173355</wp:posOffset>
                </wp:positionV>
                <wp:extent cx="1879600" cy="736600"/>
                <wp:effectExtent l="0" t="0" r="25400" b="25400"/>
                <wp:wrapTight wrapText="bothSides">
                  <wp:wrapPolygon edited="0">
                    <wp:start x="438" y="0"/>
                    <wp:lineTo x="0" y="1117"/>
                    <wp:lineTo x="0" y="20669"/>
                    <wp:lineTo x="219" y="21786"/>
                    <wp:lineTo x="21454" y="21786"/>
                    <wp:lineTo x="21673" y="20669"/>
                    <wp:lineTo x="21673" y="1117"/>
                    <wp:lineTo x="21235" y="0"/>
                    <wp:lineTo x="438" y="0"/>
                  </wp:wrapPolygon>
                </wp:wrapTight>
                <wp:docPr id="7" name="Rounded Rectangle 7"/>
                <wp:cNvGraphicFramePr/>
                <a:graphic xmlns:a="http://schemas.openxmlformats.org/drawingml/2006/main">
                  <a:graphicData uri="http://schemas.microsoft.com/office/word/2010/wordprocessingShape">
                    <wps:wsp>
                      <wps:cNvSpPr/>
                      <wps:spPr>
                        <a:xfrm>
                          <a:off x="0" y="0"/>
                          <a:ext cx="1879600" cy="736600"/>
                        </a:xfrm>
                        <a:prstGeom prst="roundRect">
                          <a:avLst/>
                        </a:prstGeom>
                      </wps:spPr>
                      <wps:style>
                        <a:lnRef idx="2">
                          <a:schemeClr val="dk1"/>
                        </a:lnRef>
                        <a:fillRef idx="1">
                          <a:schemeClr val="lt1"/>
                        </a:fillRef>
                        <a:effectRef idx="0">
                          <a:schemeClr val="dk1"/>
                        </a:effectRef>
                        <a:fontRef idx="minor">
                          <a:schemeClr val="dk1"/>
                        </a:fontRef>
                      </wps:style>
                      <wps:txbx>
                        <w:txbxContent>
                          <w:p w:rsidR="000A51C5" w:rsidRPr="00353DC9" w:rsidRDefault="000A51C5" w:rsidP="00D71441">
                            <w:pPr>
                              <w:jc w:val="center"/>
                              <w:rPr>
                                <w:rFonts w:ascii="Arial" w:hAnsi="Arial" w:cs="Arial"/>
                                <w:sz w:val="32"/>
                                <w:szCs w:val="32"/>
                              </w:rPr>
                            </w:pPr>
                            <w:r>
                              <w:rPr>
                                <w:rFonts w:ascii="Arial" w:hAnsi="Arial" w:cs="Arial"/>
                                <w:sz w:val="32"/>
                                <w:szCs w:val="32"/>
                              </w:rPr>
                              <w:t>Website thông tin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72661D" id="Rounded Rectangle 7" o:spid="_x0000_s1032" style="position:absolute;left:0;text-align:left;margin-left:128pt;margin-top:13.65pt;width:148pt;height:58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" fillcolor="white [3201]" strokecolor="black [3200]" strokeweight="1pt">
                <v:stroke joinstyle="miter"/>
                <v:textbox>
                  <w:txbxContent>
                    <w:p w:rsidR="000A51C5" w:rsidRPr="00353DC9" w:rsidRDefault="000A51C5" w:rsidP="00D71441">
                      <w:pPr>
                        <w:jc w:val="center"/>
                        <w:rPr>
                          <w:rFonts w:ascii="Arial" w:hAnsi="Arial" w:cs="Arial"/>
                          <w:sz w:val="32"/>
                          <w:szCs w:val="32"/>
                        </w:rPr>
                      </w:pPr>
                      <w:r>
                        <w:rPr>
                          <w:rFonts w:ascii="Arial" w:hAnsi="Arial" w:cs="Arial"/>
                          <w:sz w:val="32"/>
                          <w:szCs w:val="32"/>
                        </w:rPr>
                        <w:t>Website thông tin nhà trọ</w:t>
                      </w:r>
                    </w:p>
                  </w:txbxContent>
                </v:textbox>
                <w10:wrap type="tight" anchorx="margin"/>
              </v:roundrect>
            </w:pict>
          </mc:Fallback>
        </mc:AlternateConten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b/>
          <w:i/>
          <w:sz w:val="26"/>
          <w:szCs w:val="26"/>
        </w:rPr>
      </w:pPr>
      <w:r w:rsidRPr="00141D43">
        <w:rPr>
          <w:rFonts w:ascii="Times New Roman" w:hAnsi="Times New Roman" w:cs="Times New Roman"/>
          <w:b/>
          <w:i/>
          <w:sz w:val="26"/>
          <w:szCs w:val="26"/>
        </w:rPr>
        <w:tab/>
        <w:t>Sơ đồ giao tiếp trong hệ thống quản lý thông tin nhà trọ</w:t>
      </w:r>
    </w:p>
    <w:p w:rsidR="00D71441" w:rsidRPr="00141D43" w:rsidRDefault="00D71441" w:rsidP="00D71441">
      <w:pPr>
        <w:pStyle w:val="ListParagraph"/>
        <w:jc w:val="both"/>
        <w:outlineLvl w:val="1"/>
        <w:rPr>
          <w:rFonts w:ascii="Times New Roman" w:hAnsi="Times New Roman" w:cs="Times New Roman"/>
          <w:sz w:val="26"/>
          <w:szCs w:val="26"/>
        </w:rPr>
      </w:pPr>
    </w:p>
    <w:p w:rsidR="00D71441" w:rsidRPr="00E94111" w:rsidRDefault="00E94111" w:rsidP="00E94111">
      <w:pPr>
        <w:pStyle w:val="ListParagraph"/>
        <w:ind w:left="0"/>
        <w:jc w:val="both"/>
        <w:outlineLvl w:val="1"/>
        <w:rPr>
          <w:rFonts w:ascii="Times New Roman" w:hAnsi="Times New Roman" w:cs="Times New Roman"/>
          <w:b/>
          <w:sz w:val="26"/>
          <w:szCs w:val="26"/>
        </w:rPr>
      </w:pPr>
      <w:bookmarkStart w:id="26" w:name="_Toc397647841"/>
      <w:bookmarkStart w:id="27" w:name="_Toc403367803"/>
      <w:r w:rsidRPr="00E94111">
        <w:rPr>
          <w:rFonts w:ascii="Times New Roman" w:hAnsi="Times New Roman" w:cs="Times New Roman"/>
          <w:b/>
          <w:sz w:val="26"/>
          <w:szCs w:val="26"/>
        </w:rPr>
        <w:t xml:space="preserve">2.2 </w:t>
      </w:r>
      <w:r w:rsidR="00D71441" w:rsidRPr="00E94111">
        <w:rPr>
          <w:rFonts w:ascii="Times New Roman" w:hAnsi="Times New Roman" w:cs="Times New Roman"/>
          <w:b/>
          <w:sz w:val="26"/>
          <w:szCs w:val="26"/>
        </w:rPr>
        <w:t>Các chức năng của sản phẩm</w:t>
      </w:r>
      <w:bookmarkEnd w:id="25"/>
      <w:bookmarkEnd w:id="26"/>
      <w:bookmarkEnd w:id="27"/>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Các chức năng mà khách tự do có thể sử dụng:</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Tìm kiếm nhà trọ.</w:t>
      </w:r>
    </w:p>
    <w:p w:rsidR="00D71441" w:rsidRPr="00141D43" w:rsidRDefault="00D71441" w:rsidP="00D71441">
      <w:pPr>
        <w:pStyle w:val="ListParagraph"/>
        <w:ind w:left="1800"/>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Các chức năng thành viên có thể sử dụng:</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Đăng nhập, đăng xuất.</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Tìm kiếm nhà trọ: tìm kiếm bằng từ khóa hoặc tìm kiếm bằng nâng cao ( xã/phường, quận/huyện, tỉnh/thành, mức giá,  diện tích,…).</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Gửi ý kiến đóng góp, đánh giá nhà trọ.</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Tham gia diễn đàn</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Sửa đổi thông tin cá nhân.</w:t>
      </w:r>
    </w:p>
    <w:p w:rsidR="00D71441" w:rsidRPr="00141D43" w:rsidRDefault="00D71441" w:rsidP="00D71441">
      <w:pPr>
        <w:ind w:left="1440"/>
        <w:jc w:val="both"/>
        <w:rPr>
          <w:rFonts w:ascii="Times New Roman" w:hAnsi="Times New Roman" w:cs="Times New Roman"/>
          <w:sz w:val="26"/>
          <w:szCs w:val="26"/>
        </w:rPr>
      </w:pPr>
      <w:r w:rsidRPr="00141D43">
        <w:rPr>
          <w:rFonts w:ascii="Times New Roman" w:hAnsi="Times New Roman" w:cs="Times New Roman"/>
          <w:sz w:val="26"/>
          <w:szCs w:val="26"/>
        </w:rPr>
        <w:t>Các chức năng chủ nhà trọ có thể sử dụng:</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Đăng nhập, đăng xuất.</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Tìm kiếm nhà trọ: tìm kiếm bằng từ khóa hoặc tìm kiếm bằng nâng cao ( xã/phường, quận/huyện, tỉnh/thành, mức giá,  diện tích,…).</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Cập nhật thông tin nhà trọ.</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Cập nhật thông tin cá nhân.</w:t>
      </w:r>
    </w:p>
    <w:p w:rsidR="00D71441" w:rsidRPr="00141D43" w:rsidRDefault="00D71441" w:rsidP="00D71441">
      <w:pPr>
        <w:ind w:left="1440"/>
        <w:jc w:val="both"/>
        <w:rPr>
          <w:rFonts w:ascii="Times New Roman" w:hAnsi="Times New Roman" w:cs="Times New Roman"/>
          <w:sz w:val="26"/>
          <w:szCs w:val="26"/>
        </w:rPr>
      </w:pPr>
      <w:r w:rsidRPr="00141D43">
        <w:rPr>
          <w:rFonts w:ascii="Times New Roman" w:hAnsi="Times New Roman" w:cs="Times New Roman"/>
          <w:sz w:val="26"/>
          <w:szCs w:val="26"/>
        </w:rPr>
        <w:t>Các chức năng quản trị website có thể sử dụng:</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Đăng nhập, đăng xuất.</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Quản lý danh sách chủ nhà trọ và các nhà trọ.</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Quản lý đăng tin.</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Quản lý danh sách thành viên.</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Tìm kiếm nhà trọ</w:t>
      </w:r>
    </w:p>
    <w:p w:rsidR="00D71441" w:rsidRPr="00141D43" w:rsidRDefault="00D71441" w:rsidP="00D71441">
      <w:pPr>
        <w:pStyle w:val="ListParagraph"/>
        <w:numPr>
          <w:ilvl w:val="0"/>
          <w:numId w:val="7"/>
        </w:numPr>
        <w:jc w:val="both"/>
        <w:rPr>
          <w:rFonts w:ascii="Times New Roman" w:hAnsi="Times New Roman" w:cs="Times New Roman"/>
          <w:sz w:val="26"/>
          <w:szCs w:val="26"/>
        </w:rPr>
      </w:pPr>
      <w:r w:rsidRPr="00141D43">
        <w:rPr>
          <w:rFonts w:ascii="Times New Roman" w:hAnsi="Times New Roman" w:cs="Times New Roman"/>
          <w:sz w:val="26"/>
          <w:szCs w:val="26"/>
        </w:rPr>
        <w:t>Tham gia diễn đàn.</w:t>
      </w:r>
    </w:p>
    <w:p w:rsidR="00D71441" w:rsidRPr="00141D43" w:rsidRDefault="00D71441" w:rsidP="00D71441">
      <w:pPr>
        <w:pStyle w:val="ListParagraph"/>
        <w:ind w:left="1800"/>
        <w:jc w:val="both"/>
        <w:rPr>
          <w:rFonts w:ascii="Times New Roman" w:hAnsi="Times New Roman" w:cs="Times New Roman"/>
          <w:sz w:val="26"/>
          <w:szCs w:val="26"/>
        </w:rPr>
      </w:pPr>
      <w:r w:rsidRPr="00141D43">
        <w:rPr>
          <w:rFonts w:ascii="Times New Roman" w:hAnsi="Times New Roman" w:cs="Times New Roman"/>
          <w:sz w:val="26"/>
          <w:szCs w:val="26"/>
        </w:rPr>
        <w:tab/>
      </w:r>
    </w:p>
    <w:p w:rsidR="00D71441" w:rsidRPr="00E94111" w:rsidRDefault="00D71441" w:rsidP="00E94111">
      <w:pPr>
        <w:pStyle w:val="ListParagraph"/>
        <w:ind w:left="0"/>
        <w:jc w:val="both"/>
        <w:outlineLvl w:val="1"/>
        <w:rPr>
          <w:rFonts w:ascii="Times New Roman" w:hAnsi="Times New Roman" w:cs="Times New Roman"/>
          <w:b/>
          <w:sz w:val="26"/>
          <w:szCs w:val="26"/>
        </w:rPr>
      </w:pPr>
      <w:bookmarkStart w:id="28" w:name="_Toc403367804"/>
      <w:r w:rsidRPr="00E94111">
        <w:rPr>
          <w:rFonts w:ascii="Times New Roman" w:hAnsi="Times New Roman" w:cs="Times New Roman"/>
          <w:b/>
          <w:sz w:val="26"/>
          <w:szCs w:val="26"/>
        </w:rPr>
        <w:lastRenderedPageBreak/>
        <w:t>2.3</w:t>
      </w:r>
      <w:bookmarkStart w:id="29" w:name="_Toc396832762"/>
      <w:bookmarkStart w:id="30" w:name="_Toc397647842"/>
      <w:r w:rsidRPr="00E94111">
        <w:rPr>
          <w:rFonts w:ascii="Times New Roman" w:hAnsi="Times New Roman" w:cs="Times New Roman"/>
          <w:b/>
          <w:sz w:val="26"/>
          <w:szCs w:val="26"/>
        </w:rPr>
        <w:tab/>
        <w:t>Đặc điểm người sử dụng</w:t>
      </w:r>
      <w:bookmarkEnd w:id="28"/>
      <w:bookmarkEnd w:id="29"/>
      <w:bookmarkEnd w:id="30"/>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Khách tự do là người có nhu cầu tìm kiếm nhà trọ. Nhóm người dùng này không cần thiết phải tạo tài khoản hệ thống, có tần xuất sử dụng hệ thống cao nhất nhưng các chức năng hạn chế.</w:t>
      </w: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Chủ nhà trọ là người có nhu cầu quảng bá nhà trọ của họ. Nhóm này phải có tài khoản và phải cập nhật thông tin tài khoản cũng như thông tin nhà trọ thường xuyên. Nhóm này có tần xuất sử dụng hệ thống khá cao.</w:t>
      </w:r>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 xml:space="preserve">Quản trị hệ thống là người quản lý các hoạt động của hệ thống. </w: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numPr>
          <w:ilvl w:val="0"/>
          <w:numId w:val="49"/>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Quản trị web site (Admin)</w:t>
      </w:r>
    </w:p>
    <w:p w:rsidR="00D71441" w:rsidRPr="00141D43" w:rsidRDefault="00D71441" w:rsidP="00D71441">
      <w:pPr>
        <w:pStyle w:val="ListParagraph"/>
        <w:numPr>
          <w:ilvl w:val="0"/>
          <w:numId w:val="50"/>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 xml:space="preserve">Quản lí danh sách chủ nhà trọ và các nhà trọ  </w:t>
      </w:r>
    </w:p>
    <w:p w:rsidR="00D71441" w:rsidRPr="00141D43" w:rsidRDefault="00D71441" w:rsidP="00D71441">
      <w:pPr>
        <w:pStyle w:val="ListParagraph"/>
        <w:numPr>
          <w:ilvl w:val="0"/>
          <w:numId w:val="50"/>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Quản lí đăng tin: xóa bỏ các tin đăng không đúng/phù hợp, cho phép xuất thông tin đăng lên web site</w:t>
      </w:r>
    </w:p>
    <w:p w:rsidR="00D71441" w:rsidRPr="00141D43" w:rsidRDefault="00D71441" w:rsidP="00D71441">
      <w:pPr>
        <w:pStyle w:val="ListParagraph"/>
        <w:numPr>
          <w:ilvl w:val="0"/>
          <w:numId w:val="50"/>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 xml:space="preserve">Một chủ nhà trọ khi được cấp tài khoản được đăng thông tin về nhà trọ lên web site bao gồm tin tức và hình ảnh.  </w:t>
      </w:r>
    </w:p>
    <w:p w:rsidR="00D71441" w:rsidRPr="00141D43" w:rsidRDefault="00D71441" w:rsidP="00D71441">
      <w:pPr>
        <w:pStyle w:val="ListParagraph"/>
        <w:numPr>
          <w:ilvl w:val="0"/>
          <w:numId w:val="50"/>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 xml:space="preserve">Quản lí danh sách thành viên  </w:t>
      </w:r>
    </w:p>
    <w:p w:rsidR="00D71441" w:rsidRPr="00141D43" w:rsidRDefault="00D71441" w:rsidP="00D71441">
      <w:pPr>
        <w:pStyle w:val="ListParagraph"/>
        <w:numPr>
          <w:ilvl w:val="0"/>
          <w:numId w:val="50"/>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Người dùng có thể truy cập web site tự do nhưng những người dùng có đăng kí thành viên sẽ được cung cấp thông tin mới qua email khi có thông tin nhà trọ phù hợp với yêu cầu.</w:t>
      </w:r>
    </w:p>
    <w:p w:rsidR="00D71441" w:rsidRPr="00141D43" w:rsidRDefault="00D71441" w:rsidP="00D71441">
      <w:pPr>
        <w:pStyle w:val="ListParagraph"/>
        <w:numPr>
          <w:ilvl w:val="0"/>
          <w:numId w:val="49"/>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Chủ nhà trọ</w:t>
      </w:r>
    </w:p>
    <w:p w:rsidR="00D71441" w:rsidRPr="00141D43" w:rsidRDefault="00D71441" w:rsidP="00D71441">
      <w:pPr>
        <w:pStyle w:val="ListParagraph"/>
        <w:numPr>
          <w:ilvl w:val="0"/>
          <w:numId w:val="51"/>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Có thể cập nhật thông tin nhà trọ và thông tin cá nhân về tài khoản của họ (email, số điện thoại,…)</w:t>
      </w:r>
    </w:p>
    <w:p w:rsidR="00D71441" w:rsidRPr="00141D43" w:rsidRDefault="00D71441" w:rsidP="00D71441">
      <w:pPr>
        <w:pStyle w:val="ListParagraph"/>
        <w:numPr>
          <w:ilvl w:val="0"/>
          <w:numId w:val="51"/>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 xml:space="preserve">Có thể đăng kí thành viên để tham gia diễn đàn </w:t>
      </w:r>
    </w:p>
    <w:p w:rsidR="00D71441" w:rsidRPr="00141D43" w:rsidRDefault="00D71441" w:rsidP="00D71441">
      <w:pPr>
        <w:pStyle w:val="ListParagraph"/>
        <w:numPr>
          <w:ilvl w:val="0"/>
          <w:numId w:val="49"/>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Khách tự do (bất bỳ ai truy cập web site)</w:t>
      </w:r>
    </w:p>
    <w:p w:rsidR="00D71441" w:rsidRPr="00141D43" w:rsidRDefault="00D71441" w:rsidP="00D71441">
      <w:pPr>
        <w:pStyle w:val="ListParagraph"/>
        <w:numPr>
          <w:ilvl w:val="0"/>
          <w:numId w:val="52"/>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Tìm kiếm nhà trọ</w:t>
      </w:r>
    </w:p>
    <w:p w:rsidR="00D71441" w:rsidRPr="00141D43" w:rsidRDefault="00D71441" w:rsidP="00D71441">
      <w:pPr>
        <w:pStyle w:val="ListParagraph"/>
        <w:numPr>
          <w:ilvl w:val="0"/>
          <w:numId w:val="49"/>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Thành viên (những người có đăng kí thành viên)</w:t>
      </w:r>
    </w:p>
    <w:p w:rsidR="00D71441" w:rsidRPr="00141D43" w:rsidRDefault="00D71441" w:rsidP="00D71441">
      <w:pPr>
        <w:pStyle w:val="ListParagraph"/>
        <w:numPr>
          <w:ilvl w:val="0"/>
          <w:numId w:val="5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Gửi ý kiến đóng góp, đánh giá nhà trọ</w:t>
      </w:r>
    </w:p>
    <w:p w:rsidR="00D71441" w:rsidRPr="00141D43" w:rsidRDefault="00D71441" w:rsidP="00D71441">
      <w:pPr>
        <w:pStyle w:val="ListParagraph"/>
        <w:numPr>
          <w:ilvl w:val="0"/>
          <w:numId w:val="5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 xml:space="preserve">Tham gia diễn đàn </w:t>
      </w:r>
    </w:p>
    <w:p w:rsidR="00D71441" w:rsidRPr="00141D43" w:rsidRDefault="00D71441" w:rsidP="00D71441">
      <w:pPr>
        <w:pStyle w:val="ListParagraph"/>
        <w:numPr>
          <w:ilvl w:val="0"/>
          <w:numId w:val="5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Sửa đổi thông tin cá nhân</w: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p>
    <w:p w:rsidR="00D71441" w:rsidRPr="001D25BA" w:rsidRDefault="00D71441" w:rsidP="001D25BA">
      <w:pPr>
        <w:pStyle w:val="ListParagraph"/>
        <w:ind w:left="0"/>
        <w:jc w:val="both"/>
        <w:outlineLvl w:val="1"/>
        <w:rPr>
          <w:rFonts w:ascii="Times New Roman" w:hAnsi="Times New Roman" w:cs="Times New Roman"/>
          <w:b/>
          <w:sz w:val="26"/>
          <w:szCs w:val="26"/>
        </w:rPr>
      </w:pPr>
      <w:bookmarkStart w:id="31" w:name="_Toc396832763"/>
      <w:bookmarkStart w:id="32" w:name="_Toc397647843"/>
      <w:bookmarkStart w:id="33" w:name="_Toc403367805"/>
      <w:r w:rsidRPr="001D25BA">
        <w:rPr>
          <w:rFonts w:ascii="Times New Roman" w:hAnsi="Times New Roman" w:cs="Times New Roman"/>
          <w:b/>
          <w:sz w:val="26"/>
          <w:szCs w:val="26"/>
        </w:rPr>
        <w:t xml:space="preserve">2.4 </w:t>
      </w:r>
      <w:r w:rsidRPr="001D25BA">
        <w:rPr>
          <w:rFonts w:ascii="Times New Roman" w:hAnsi="Times New Roman" w:cs="Times New Roman"/>
          <w:b/>
          <w:sz w:val="26"/>
          <w:szCs w:val="26"/>
        </w:rPr>
        <w:tab/>
        <w:t>Môi trường vận hành</w:t>
      </w:r>
      <w:bookmarkEnd w:id="31"/>
      <w:bookmarkEnd w:id="32"/>
      <w:bookmarkEnd w:id="33"/>
    </w:p>
    <w:p w:rsidR="00D71441" w:rsidRPr="00141D43" w:rsidRDefault="00D71441" w:rsidP="00D71441">
      <w:pPr>
        <w:pStyle w:val="ListParagraph"/>
        <w:ind w:firstLine="720"/>
        <w:jc w:val="both"/>
        <w:rPr>
          <w:rFonts w:ascii="Times New Roman" w:hAnsi="Times New Roman" w:cs="Times New Roman"/>
          <w:sz w:val="26"/>
          <w:szCs w:val="26"/>
        </w:rPr>
      </w:pPr>
      <w:r w:rsidRPr="00141D43">
        <w:rPr>
          <w:rFonts w:ascii="Times New Roman" w:hAnsi="Times New Roman" w:cs="Times New Roman"/>
          <w:sz w:val="26"/>
          <w:szCs w:val="26"/>
        </w:rPr>
        <w:t>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cốc...</w:t>
      </w:r>
    </w:p>
    <w:p w:rsidR="00D71441" w:rsidRPr="00141D43" w:rsidRDefault="00D71441" w:rsidP="00D71441">
      <w:pPr>
        <w:pStyle w:val="ListParagraph"/>
        <w:ind w:firstLine="720"/>
        <w:jc w:val="both"/>
        <w:rPr>
          <w:rFonts w:ascii="Times New Roman" w:hAnsi="Times New Roman" w:cs="Times New Roman"/>
          <w:sz w:val="26"/>
          <w:szCs w:val="26"/>
        </w:rPr>
      </w:pPr>
    </w:p>
    <w:p w:rsidR="00D71441" w:rsidRPr="00141D43" w:rsidRDefault="00D71441" w:rsidP="00D71441">
      <w:pPr>
        <w:pStyle w:val="ListParagraph"/>
        <w:jc w:val="both"/>
        <w:outlineLvl w:val="1"/>
        <w:rPr>
          <w:rFonts w:ascii="Times New Roman" w:hAnsi="Times New Roman" w:cs="Times New Roman"/>
          <w:sz w:val="26"/>
          <w:szCs w:val="26"/>
        </w:rPr>
      </w:pPr>
      <w:bookmarkStart w:id="34" w:name="_Toc396832764"/>
      <w:bookmarkStart w:id="35" w:name="_Toc397647844"/>
      <w:bookmarkStart w:id="36" w:name="_Toc403367806"/>
      <w:r w:rsidRPr="00141D43">
        <w:rPr>
          <w:rFonts w:ascii="Times New Roman" w:hAnsi="Times New Roman" w:cs="Times New Roman"/>
          <w:sz w:val="26"/>
          <w:szCs w:val="26"/>
        </w:rPr>
        <w:t>2.5</w:t>
      </w:r>
      <w:r w:rsidRPr="00141D43">
        <w:rPr>
          <w:rFonts w:ascii="Times New Roman" w:hAnsi="Times New Roman" w:cs="Times New Roman"/>
          <w:sz w:val="26"/>
          <w:szCs w:val="26"/>
        </w:rPr>
        <w:tab/>
        <w:t>Các ràng buộc về thực thi và thiết kế</w:t>
      </w:r>
      <w:bookmarkEnd w:id="34"/>
      <w:bookmarkEnd w:id="35"/>
      <w:bookmarkEnd w:id="36"/>
    </w:p>
    <w:p w:rsidR="00D71441" w:rsidRPr="00141D43" w:rsidRDefault="00D71441" w:rsidP="00D71441">
      <w:pPr>
        <w:pStyle w:val="ListParagraph"/>
        <w:ind w:firstLine="720"/>
        <w:jc w:val="both"/>
        <w:rPr>
          <w:rFonts w:ascii="Times New Roman" w:hAnsi="Times New Roman" w:cs="Times New Roman"/>
          <w:sz w:val="26"/>
          <w:szCs w:val="26"/>
        </w:rPr>
      </w:pPr>
      <w:r w:rsidRPr="00141D43">
        <w:rPr>
          <w:rFonts w:ascii="Times New Roman" w:hAnsi="Times New Roman" w:cs="Times New Roman"/>
          <w:sz w:val="26"/>
          <w:szCs w:val="26"/>
        </w:rPr>
        <w:lastRenderedPageBreak/>
        <w:t>Hệ thống website phải đáp ứng khoảng 300 lược truy cập cùng lúc. Cơ sở dữ liệu phải quản lí được tất cả các sản phẩm điện của của hàng, các đơn đặt hàng và các chương trinh khuyến mãi.</w:t>
      </w:r>
    </w:p>
    <w:p w:rsidR="00D71441" w:rsidRPr="00141D43" w:rsidRDefault="00D71441" w:rsidP="00D71441">
      <w:pPr>
        <w:pStyle w:val="ListParagraph"/>
        <w:ind w:firstLine="720"/>
        <w:jc w:val="both"/>
        <w:rPr>
          <w:rFonts w:ascii="Times New Roman" w:hAnsi="Times New Roman" w:cs="Times New Roman"/>
          <w:sz w:val="26"/>
          <w:szCs w:val="26"/>
        </w:rPr>
      </w:pPr>
      <w:r w:rsidRPr="00141D43">
        <w:rPr>
          <w:rFonts w:ascii="Times New Roman" w:hAnsi="Times New Roman" w:cs="Times New Roman"/>
          <w:sz w:val="26"/>
          <w:szCs w:val="26"/>
        </w:rPr>
        <w:t>Ngôn ngữ: Java dùng để xử lí các yêu cầu từ client trong controller và model, JSP, HTML,…</w:t>
      </w:r>
    </w:p>
    <w:p w:rsidR="00D71441" w:rsidRPr="001D25BA" w:rsidRDefault="001D25BA" w:rsidP="001D25BA">
      <w:pPr>
        <w:pStyle w:val="ListParagraph"/>
        <w:ind w:left="0"/>
        <w:jc w:val="both"/>
        <w:outlineLvl w:val="1"/>
        <w:rPr>
          <w:rFonts w:ascii="Times New Roman" w:hAnsi="Times New Roman" w:cs="Times New Roman"/>
          <w:b/>
          <w:sz w:val="26"/>
          <w:szCs w:val="26"/>
        </w:rPr>
      </w:pPr>
      <w:bookmarkStart w:id="37" w:name="_Toc396832765"/>
      <w:bookmarkStart w:id="38" w:name="_Toc397647845"/>
      <w:bookmarkStart w:id="39" w:name="_Toc403367807"/>
      <w:r>
        <w:rPr>
          <w:rFonts w:ascii="Times New Roman" w:hAnsi="Times New Roman" w:cs="Times New Roman"/>
          <w:b/>
          <w:sz w:val="26"/>
          <w:szCs w:val="26"/>
        </w:rPr>
        <w:t xml:space="preserve">2.6  </w:t>
      </w:r>
      <w:r w:rsidR="00D71441" w:rsidRPr="001D25BA">
        <w:rPr>
          <w:rFonts w:ascii="Times New Roman" w:hAnsi="Times New Roman" w:cs="Times New Roman"/>
          <w:b/>
          <w:sz w:val="26"/>
          <w:szCs w:val="26"/>
        </w:rPr>
        <w:t>Các giả định và phụ thuộc</w:t>
      </w:r>
      <w:bookmarkEnd w:id="37"/>
      <w:bookmarkEnd w:id="38"/>
      <w:bookmarkEnd w:id="39"/>
    </w:p>
    <w:p w:rsidR="00D71441" w:rsidRPr="00141D43" w:rsidRDefault="00D71441" w:rsidP="00D71441">
      <w:pPr>
        <w:pStyle w:val="ListParagraph"/>
        <w:ind w:firstLine="720"/>
        <w:jc w:val="both"/>
        <w:rPr>
          <w:rFonts w:ascii="Times New Roman" w:hAnsi="Times New Roman" w:cs="Times New Roman"/>
          <w:sz w:val="26"/>
          <w:szCs w:val="26"/>
        </w:rPr>
      </w:pPr>
      <w:r w:rsidRPr="00141D43">
        <w:rPr>
          <w:rFonts w:ascii="Times New Roman" w:hAnsi="Times New Roman" w:cs="Times New Roman"/>
          <w:sz w:val="26"/>
          <w:szCs w:val="26"/>
        </w:rPr>
        <w:t>Hệ thống có thể hoạt động tốt từ nền Windows XP trở lên, các hệ điều hành cũ hơn có thể hoạt động không ổn định.</w:t>
      </w:r>
    </w:p>
    <w:p w:rsidR="00D71441" w:rsidRPr="00141D43" w:rsidRDefault="00D71441" w:rsidP="00D71441">
      <w:pPr>
        <w:pStyle w:val="ListParagraph"/>
        <w:ind w:firstLine="720"/>
        <w:jc w:val="both"/>
        <w:rPr>
          <w:rFonts w:ascii="Times New Roman" w:hAnsi="Times New Roman" w:cs="Times New Roman"/>
          <w:sz w:val="26"/>
          <w:szCs w:val="26"/>
        </w:rPr>
      </w:pPr>
      <w:r w:rsidRPr="00141D43">
        <w:rPr>
          <w:rFonts w:ascii="Times New Roman" w:hAnsi="Times New Roman" w:cs="Times New Roman"/>
          <w:sz w:val="26"/>
          <w:szCs w:val="26"/>
        </w:rPr>
        <w:t>Các phần mềm diệt virus hay tường lửa có thể sẽ làm ảnh hưởng đến quá trình trao đổi dữ liệu của hệ thống.</w:t>
      </w:r>
    </w:p>
    <w:p w:rsidR="00D71441" w:rsidRPr="00141D43" w:rsidRDefault="00D71441" w:rsidP="00D71441">
      <w:pPr>
        <w:pStyle w:val="ListParagraph"/>
        <w:jc w:val="both"/>
        <w:rPr>
          <w:rFonts w:ascii="Times New Roman" w:hAnsi="Times New Roman" w:cs="Times New Roman"/>
          <w:sz w:val="26"/>
          <w:szCs w:val="26"/>
        </w:rPr>
      </w:pPr>
    </w:p>
    <w:p w:rsidR="00D71441" w:rsidRPr="001D25BA" w:rsidRDefault="00D71441" w:rsidP="001D25BA">
      <w:pPr>
        <w:pStyle w:val="ListParagraph"/>
        <w:widowControl w:val="0"/>
        <w:numPr>
          <w:ilvl w:val="0"/>
          <w:numId w:val="42"/>
        </w:numPr>
        <w:tabs>
          <w:tab w:val="clear" w:pos="720"/>
          <w:tab w:val="num" w:pos="426"/>
        </w:tabs>
        <w:suppressAutoHyphens/>
        <w:spacing w:after="0" w:line="240" w:lineRule="auto"/>
        <w:ind w:left="0" w:firstLine="0"/>
        <w:jc w:val="both"/>
        <w:outlineLvl w:val="1"/>
        <w:rPr>
          <w:rFonts w:ascii="Times New Roman" w:hAnsi="Times New Roman" w:cs="Times New Roman"/>
          <w:b/>
          <w:sz w:val="26"/>
          <w:szCs w:val="26"/>
        </w:rPr>
      </w:pPr>
      <w:bookmarkStart w:id="40" w:name="_Toc403367808"/>
      <w:r w:rsidRPr="001D25BA">
        <w:rPr>
          <w:rFonts w:ascii="Times New Roman" w:hAnsi="Times New Roman" w:cs="Times New Roman"/>
          <w:b/>
          <w:sz w:val="26"/>
          <w:szCs w:val="26"/>
        </w:rPr>
        <w:t>Các yêu cầu giao tiếp bên ngoài</w:t>
      </w:r>
      <w:bookmarkEnd w:id="40"/>
    </w:p>
    <w:p w:rsidR="00D71441" w:rsidRPr="00141D43" w:rsidRDefault="00D71441" w:rsidP="001D25BA">
      <w:pPr>
        <w:pStyle w:val="ListParagraph"/>
        <w:widowControl w:val="0"/>
        <w:numPr>
          <w:ilvl w:val="1"/>
          <w:numId w:val="42"/>
        </w:numPr>
        <w:suppressAutoHyphens/>
        <w:spacing w:after="0" w:line="240" w:lineRule="auto"/>
        <w:contextualSpacing w:val="0"/>
        <w:outlineLvl w:val="2"/>
        <w:rPr>
          <w:rFonts w:ascii="Times New Roman" w:hAnsi="Times New Roman" w:cs="Times New Roman"/>
          <w:sz w:val="26"/>
          <w:szCs w:val="26"/>
        </w:rPr>
      </w:pPr>
      <w:bookmarkStart w:id="41" w:name="_Toc396832767"/>
      <w:bookmarkStart w:id="42" w:name="_Toc403367809"/>
      <w:r w:rsidRPr="001D25BA">
        <w:rPr>
          <w:rFonts w:ascii="Times New Roman" w:hAnsi="Times New Roman" w:cs="Times New Roman"/>
          <w:b/>
          <w:sz w:val="26"/>
          <w:szCs w:val="26"/>
        </w:rPr>
        <w:t>Giao diện người sử dụng</w:t>
      </w:r>
      <w:bookmarkEnd w:id="41"/>
      <w:r w:rsidRPr="00141D43">
        <w:rPr>
          <w:rFonts w:ascii="Times New Roman" w:hAnsi="Times New Roman" w:cs="Times New Roman"/>
          <w:sz w:val="26"/>
          <w:szCs w:val="26"/>
        </w:rPr>
        <w:br/>
        <w:t>- Giao diện web đơn giản, nhất quán, thuận tiện cho người dùng sử dụng các chức năng.</w:t>
      </w:r>
      <w:r w:rsidRPr="00141D43">
        <w:rPr>
          <w:rFonts w:ascii="Times New Roman" w:hAnsi="Times New Roman" w:cs="Times New Roman"/>
          <w:sz w:val="26"/>
          <w:szCs w:val="26"/>
        </w:rPr>
        <w:br/>
        <w:t>- Giao diện thân thiện, đẹp mắt, sử dụng tông màu không chói mắt.</w:t>
      </w:r>
      <w:r w:rsidRPr="00141D43">
        <w:rPr>
          <w:rFonts w:ascii="Times New Roman" w:hAnsi="Times New Roman" w:cs="Times New Roman"/>
          <w:sz w:val="26"/>
          <w:szCs w:val="26"/>
        </w:rPr>
        <w:br/>
        <w:t>- Hệ thống menu tối ưu, thông minh, làm giảm số bước thực hiện một tác vụ.</w:t>
      </w:r>
      <w:r w:rsidRPr="00141D43">
        <w:rPr>
          <w:rFonts w:ascii="Times New Roman" w:hAnsi="Times New Roman" w:cs="Times New Roman"/>
          <w:sz w:val="26"/>
          <w:szCs w:val="26"/>
        </w:rPr>
        <w:br/>
        <w:t>- Ngôn ngữ tiếng Việt.</w:t>
      </w:r>
      <w:r w:rsidRPr="00141D43">
        <w:rPr>
          <w:rFonts w:ascii="Times New Roman" w:hAnsi="Times New Roman" w:cs="Times New Roman"/>
          <w:sz w:val="26"/>
          <w:szCs w:val="26"/>
        </w:rPr>
        <w:br/>
        <w:t>- Sử dụng font type: san-serif.</w:t>
      </w:r>
      <w:r w:rsidRPr="00141D43">
        <w:rPr>
          <w:rFonts w:ascii="Times New Roman" w:hAnsi="Times New Roman" w:cs="Times New Roman"/>
          <w:sz w:val="26"/>
          <w:szCs w:val="26"/>
        </w:rPr>
        <w:br/>
        <w:t>- Các biểu tượng, hình ảnh phải nhất quán, dễ hiểu.</w:t>
      </w:r>
      <w:r w:rsidRPr="00141D43">
        <w:rPr>
          <w:rFonts w:ascii="Times New Roman" w:hAnsi="Times New Roman" w:cs="Times New Roman"/>
          <w:sz w:val="26"/>
          <w:szCs w:val="26"/>
        </w:rPr>
        <w:br/>
        <w:t>- Các tác vụ thêm, xóa, sửa có thông báo xác nhận tác vụ.</w:t>
      </w:r>
      <w:r w:rsidRPr="00141D43">
        <w:rPr>
          <w:rFonts w:ascii="Times New Roman" w:hAnsi="Times New Roman" w:cs="Times New Roman"/>
          <w:sz w:val="26"/>
          <w:szCs w:val="26"/>
        </w:rPr>
        <w:br/>
        <w:t>- Tác vụ lỗi phải có thông báo lỗi, biểu mẫu thiếu dữ liệu phải chỉ rõ thiếu chỗ nào.</w:t>
      </w:r>
      <w:bookmarkEnd w:id="42"/>
    </w:p>
    <w:p w:rsidR="00D71441" w:rsidRPr="001D25BA" w:rsidRDefault="00D71441" w:rsidP="001D25BA">
      <w:pPr>
        <w:pStyle w:val="Heading3"/>
        <w:ind w:firstLine="720"/>
        <w:rPr>
          <w:rFonts w:ascii="Times New Roman" w:hAnsi="Times New Roman" w:cs="Times New Roman"/>
          <w:b/>
          <w:sz w:val="26"/>
          <w:szCs w:val="26"/>
        </w:rPr>
      </w:pPr>
      <w:bookmarkStart w:id="43" w:name="_Toc396832768"/>
      <w:bookmarkStart w:id="44" w:name="_Toc403367810"/>
      <w:r w:rsidRPr="001D25BA">
        <w:rPr>
          <w:rFonts w:ascii="Times New Roman" w:hAnsi="Times New Roman" w:cs="Times New Roman"/>
          <w:b/>
          <w:color w:val="auto"/>
          <w:sz w:val="26"/>
          <w:szCs w:val="26"/>
        </w:rPr>
        <w:t xml:space="preserve">3.2 </w:t>
      </w:r>
      <w:r w:rsidRPr="001D25BA">
        <w:rPr>
          <w:rFonts w:ascii="Times New Roman" w:hAnsi="Times New Roman" w:cs="Times New Roman"/>
          <w:b/>
          <w:color w:val="auto"/>
          <w:sz w:val="26"/>
          <w:szCs w:val="26"/>
        </w:rPr>
        <w:tab/>
        <w:t>Giao tiếp phần cứng</w:t>
      </w:r>
      <w:bookmarkEnd w:id="43"/>
      <w:bookmarkEnd w:id="44"/>
    </w:p>
    <w:p w:rsidR="00D71441" w:rsidRPr="00141D43" w:rsidRDefault="00D71441" w:rsidP="00D71441">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ab/>
        <w:t>Website có thể được truy cập trên máy tính hoặc các thiết bị di động có hổ trợ trình duyệt.</w:t>
      </w:r>
    </w:p>
    <w:p w:rsidR="00D71441" w:rsidRPr="00141D43" w:rsidRDefault="00D71441" w:rsidP="00D71441">
      <w:pPr>
        <w:pStyle w:val="ListParagraph"/>
        <w:ind w:firstLine="720"/>
        <w:jc w:val="both"/>
        <w:rPr>
          <w:rFonts w:ascii="Times New Roman" w:hAnsi="Times New Roman" w:cs="Times New Roman"/>
          <w:sz w:val="26"/>
          <w:szCs w:val="26"/>
        </w:rPr>
      </w:pPr>
      <w:r w:rsidRPr="00141D43">
        <w:rPr>
          <w:rFonts w:ascii="Times New Roman" w:hAnsi="Times New Roman" w:cs="Times New Roman"/>
          <w:sz w:val="26"/>
          <w:szCs w:val="26"/>
        </w:rPr>
        <w:t>Nhập liệu thông qua chuột và bàn phím. Xuất dữ liệu thông qua màn hình.</w:t>
      </w:r>
    </w:p>
    <w:p w:rsidR="00D71441" w:rsidRPr="001D25BA" w:rsidRDefault="00D71441" w:rsidP="001D25BA">
      <w:pPr>
        <w:pStyle w:val="ListParagraph"/>
        <w:jc w:val="both"/>
        <w:outlineLvl w:val="2"/>
        <w:rPr>
          <w:rFonts w:ascii="Times New Roman" w:hAnsi="Times New Roman" w:cs="Times New Roman"/>
          <w:b/>
          <w:sz w:val="26"/>
          <w:szCs w:val="26"/>
        </w:rPr>
      </w:pPr>
      <w:bookmarkStart w:id="45" w:name="_Toc396832769"/>
      <w:bookmarkStart w:id="46" w:name="_Toc403367811"/>
      <w:r w:rsidRPr="001D25BA">
        <w:rPr>
          <w:rFonts w:ascii="Times New Roman" w:hAnsi="Times New Roman" w:cs="Times New Roman"/>
          <w:b/>
          <w:sz w:val="26"/>
          <w:szCs w:val="26"/>
        </w:rPr>
        <w:t>3.3</w:t>
      </w:r>
      <w:r w:rsidRPr="001D25BA">
        <w:rPr>
          <w:rFonts w:ascii="Times New Roman" w:hAnsi="Times New Roman" w:cs="Times New Roman"/>
          <w:b/>
          <w:sz w:val="26"/>
          <w:szCs w:val="26"/>
        </w:rPr>
        <w:tab/>
        <w:t>Giao tiếp phần mềm</w:t>
      </w:r>
      <w:bookmarkEnd w:id="45"/>
      <w:bookmarkEnd w:id="46"/>
    </w:p>
    <w:p w:rsidR="00D71441" w:rsidRPr="00141D43" w:rsidRDefault="00D71441" w:rsidP="00D71441">
      <w:pPr>
        <w:pStyle w:val="ListParagraph"/>
        <w:ind w:firstLine="720"/>
        <w:rPr>
          <w:rFonts w:ascii="Times New Roman" w:hAnsi="Times New Roman" w:cs="Times New Roman"/>
          <w:sz w:val="26"/>
          <w:szCs w:val="26"/>
        </w:rPr>
      </w:pPr>
      <w:r w:rsidRPr="00141D43">
        <w:rPr>
          <w:rFonts w:ascii="Times New Roman" w:hAnsi="Times New Roman" w:cs="Times New Roman"/>
          <w:sz w:val="26"/>
          <w:szCs w:val="26"/>
        </w:rPr>
        <w:t>Hệ thống thực hiện việc trao đổi dữ liệu với máy chủ thống qua mạng Internet tương thích với nhiều trình duyệt phổ biến như: Google Chrome, Firefox, Opera, IE,..  . Cơ sở dữ liệu được quản lý thông qua hệ quản trị MySQL trên hệ điều hành Windows xp hoặc cao hơn. Dữ liệu gửi đi trong hệ thống bằng phương thức Post, Get.</w:t>
      </w:r>
    </w:p>
    <w:p w:rsidR="00D71441" w:rsidRPr="00141D43" w:rsidRDefault="00D71441" w:rsidP="00D71441">
      <w:pPr>
        <w:pStyle w:val="ListParagraph"/>
        <w:jc w:val="both"/>
        <w:rPr>
          <w:rFonts w:ascii="Times New Roman" w:hAnsi="Times New Roman" w:cs="Times New Roman"/>
          <w:sz w:val="26"/>
          <w:szCs w:val="26"/>
        </w:rPr>
      </w:pPr>
    </w:p>
    <w:p w:rsidR="00D71441" w:rsidRPr="001D25BA" w:rsidRDefault="00D71441" w:rsidP="001D25BA">
      <w:pPr>
        <w:pStyle w:val="ListParagraph"/>
        <w:jc w:val="both"/>
        <w:outlineLvl w:val="2"/>
        <w:rPr>
          <w:rFonts w:ascii="Times New Roman" w:hAnsi="Times New Roman" w:cs="Times New Roman"/>
          <w:b/>
          <w:sz w:val="26"/>
          <w:szCs w:val="26"/>
        </w:rPr>
      </w:pPr>
      <w:bookmarkStart w:id="47" w:name="_Toc396832770"/>
      <w:bookmarkStart w:id="48" w:name="_Toc403367812"/>
      <w:r w:rsidRPr="001D25BA">
        <w:rPr>
          <w:rFonts w:ascii="Times New Roman" w:hAnsi="Times New Roman" w:cs="Times New Roman"/>
          <w:b/>
          <w:sz w:val="26"/>
          <w:szCs w:val="26"/>
        </w:rPr>
        <w:t>3.4</w:t>
      </w:r>
      <w:r w:rsidRPr="001D25BA">
        <w:rPr>
          <w:rFonts w:ascii="Times New Roman" w:hAnsi="Times New Roman" w:cs="Times New Roman"/>
          <w:b/>
          <w:sz w:val="26"/>
          <w:szCs w:val="26"/>
        </w:rPr>
        <w:tab/>
        <w:t>Giao tiếp truyền thông tin</w:t>
      </w:r>
      <w:bookmarkEnd w:id="47"/>
      <w:bookmarkEnd w:id="48"/>
    </w:p>
    <w:p w:rsidR="00D71441" w:rsidRPr="00141D43" w:rsidRDefault="00D71441" w:rsidP="00D71441">
      <w:pPr>
        <w:pStyle w:val="ListParagraph"/>
        <w:ind w:firstLine="720"/>
        <w:rPr>
          <w:rFonts w:ascii="Times New Roman" w:hAnsi="Times New Roman" w:cs="Times New Roman"/>
          <w:sz w:val="26"/>
          <w:szCs w:val="26"/>
        </w:rPr>
      </w:pPr>
      <w:r w:rsidRPr="00141D43">
        <w:rPr>
          <w:rFonts w:ascii="Times New Roman" w:hAnsi="Times New Roman" w:cs="Times New Roman"/>
          <w:sz w:val="26"/>
          <w:szCs w:val="26"/>
        </w:rPr>
        <w:t>Hệ thống sử dụng giao thức truyền tin HTTP.</w:t>
      </w:r>
    </w:p>
    <w:p w:rsidR="00D71441" w:rsidRPr="00141D43" w:rsidRDefault="00D71441" w:rsidP="00D71441">
      <w:pPr>
        <w:pStyle w:val="ListParagraph"/>
        <w:ind w:firstLine="720"/>
        <w:rPr>
          <w:rFonts w:ascii="Times New Roman" w:hAnsi="Times New Roman" w:cs="Times New Roman"/>
          <w:sz w:val="26"/>
          <w:szCs w:val="26"/>
        </w:rPr>
      </w:pPr>
      <w:r w:rsidRPr="00141D43">
        <w:rPr>
          <w:rFonts w:ascii="Times New Roman" w:hAnsi="Times New Roman" w:cs="Times New Roman"/>
          <w:sz w:val="26"/>
          <w:szCs w:val="26"/>
        </w:rPr>
        <w:t>Hệ thống giao tiếp với hệ thống thư điện tử để phục hồi các thông tin người dùng.</w:t>
      </w:r>
    </w:p>
    <w:p w:rsidR="00D71441" w:rsidRPr="00141D43" w:rsidRDefault="00D71441" w:rsidP="00D71441">
      <w:pPr>
        <w:pStyle w:val="ListParagraph"/>
        <w:ind w:firstLine="720"/>
        <w:rPr>
          <w:rFonts w:ascii="Times New Roman" w:hAnsi="Times New Roman" w:cs="Times New Roman"/>
          <w:sz w:val="26"/>
          <w:szCs w:val="26"/>
        </w:rPr>
      </w:pPr>
    </w:p>
    <w:p w:rsidR="00D71441" w:rsidRPr="00141D43" w:rsidRDefault="00D71441" w:rsidP="00D71441">
      <w:pPr>
        <w:pStyle w:val="ListParagraph"/>
        <w:jc w:val="both"/>
        <w:rPr>
          <w:rFonts w:ascii="Times New Roman" w:hAnsi="Times New Roman" w:cs="Times New Roman"/>
          <w:sz w:val="26"/>
          <w:szCs w:val="26"/>
        </w:rPr>
      </w:pPr>
    </w:p>
    <w:p w:rsidR="00D71441" w:rsidRPr="001D25BA" w:rsidRDefault="00D71441" w:rsidP="001D25BA">
      <w:pPr>
        <w:pStyle w:val="ListParagraph"/>
        <w:numPr>
          <w:ilvl w:val="0"/>
          <w:numId w:val="42"/>
        </w:numPr>
        <w:jc w:val="both"/>
        <w:outlineLvl w:val="1"/>
        <w:rPr>
          <w:rFonts w:ascii="Times New Roman" w:hAnsi="Times New Roman" w:cs="Times New Roman"/>
          <w:b/>
          <w:sz w:val="26"/>
          <w:szCs w:val="26"/>
        </w:rPr>
      </w:pPr>
      <w:bookmarkStart w:id="49" w:name="_Toc396832771"/>
      <w:bookmarkStart w:id="50" w:name="_Toc397647846"/>
      <w:bookmarkStart w:id="51" w:name="_Toc403367813"/>
      <w:r w:rsidRPr="001D25BA">
        <w:rPr>
          <w:rFonts w:ascii="Times New Roman" w:hAnsi="Times New Roman" w:cs="Times New Roman"/>
          <w:b/>
          <w:sz w:val="26"/>
          <w:szCs w:val="26"/>
        </w:rPr>
        <w:lastRenderedPageBreak/>
        <w:t>Các tính năng của hệ thống</w:t>
      </w:r>
      <w:bookmarkEnd w:id="49"/>
      <w:bookmarkEnd w:id="50"/>
      <w:bookmarkEnd w:id="51"/>
    </w:p>
    <w:p w:rsidR="00D71441" w:rsidRPr="000E5E0C" w:rsidRDefault="00D71441" w:rsidP="000E5E0C">
      <w:pPr>
        <w:pStyle w:val="ListParagraph"/>
        <w:jc w:val="both"/>
        <w:outlineLvl w:val="2"/>
        <w:rPr>
          <w:rFonts w:ascii="Times New Roman" w:hAnsi="Times New Roman" w:cs="Times New Roman"/>
          <w:b/>
          <w:sz w:val="26"/>
          <w:szCs w:val="26"/>
        </w:rPr>
      </w:pPr>
      <w:bookmarkStart w:id="52" w:name="_Toc396832772"/>
      <w:bookmarkStart w:id="53" w:name="_Toc397647847"/>
      <w:bookmarkStart w:id="54" w:name="_Toc403367814"/>
      <w:r w:rsidRPr="000E5E0C">
        <w:rPr>
          <w:rFonts w:ascii="Times New Roman" w:hAnsi="Times New Roman" w:cs="Times New Roman"/>
          <w:b/>
          <w:sz w:val="26"/>
          <w:szCs w:val="26"/>
        </w:rPr>
        <w:t>4.1</w:t>
      </w:r>
      <w:r w:rsidRPr="000E5E0C">
        <w:rPr>
          <w:rFonts w:ascii="Times New Roman" w:hAnsi="Times New Roman" w:cs="Times New Roman"/>
          <w:b/>
          <w:sz w:val="26"/>
          <w:szCs w:val="26"/>
        </w:rPr>
        <w:tab/>
        <w:t>Tính năng đăng nhập của hệ thống</w:t>
      </w:r>
      <w:bookmarkEnd w:id="52"/>
      <w:r w:rsidRPr="000E5E0C">
        <w:rPr>
          <w:rFonts w:ascii="Times New Roman" w:hAnsi="Times New Roman" w:cs="Times New Roman"/>
          <w:b/>
          <w:sz w:val="26"/>
          <w:szCs w:val="26"/>
        </w:rPr>
        <w:t>.</w:t>
      </w:r>
      <w:bookmarkEnd w:id="53"/>
      <w:bookmarkEnd w:id="54"/>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REQ01</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Đăng nhập</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8</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7</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7</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đăng nhập vào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Thành viên , quản trị website, chủ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Để đăng nhập vào hệ thống, người dùng nhấn nút đăng nhập trên màn hình chính</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sẽ hiển thị trang đăng nhập.</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Hệ thống sẽ hiển thị 2 trường để người dùng nhập Tài khoản và mật khẩu.</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4)</w:t>
            </w:r>
            <w:r w:rsidRPr="00141D43">
              <w:rPr>
                <w:rFonts w:ascii="Times New Roman" w:hAnsi="Times New Roman" w:cs="Times New Roman"/>
                <w:sz w:val="26"/>
                <w:szCs w:val="26"/>
              </w:rPr>
              <w:tab/>
              <w:t>Khi người dùng nhấn vào nút Đăng nhập, hệ thống sẽ kiểm tra nếu Tài khoản và mật khẩu là chính xác thì sẽ chuyển người dùng đến màn hình làm việc phù hợp với tài khoản đó.</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 xml:space="preserve">Nếu tài khoản hoặc mật khẩu bị rỗng thì </w:t>
            </w:r>
            <w:r w:rsidRPr="00141D43">
              <w:rPr>
                <w:rFonts w:ascii="Times New Roman" w:hAnsi="Times New Roman" w:cs="Times New Roman"/>
                <w:sz w:val="26"/>
                <w:szCs w:val="26"/>
              </w:rPr>
              <w:tab/>
              <w:t xml:space="preserve">khi nhấn vào nút Đăng nhập thì sẽ thông báo lỗi </w:t>
            </w:r>
            <w:r w:rsidRPr="00141D43">
              <w:rPr>
                <w:rFonts w:ascii="Times New Roman" w:hAnsi="Times New Roman" w:cs="Times New Roman"/>
                <w:sz w:val="26"/>
                <w:szCs w:val="26"/>
              </w:rPr>
              <w:tab/>
              <w:t>“bạn chưa nhập tài khoản hoặc mật khẩu”.</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b)</w:t>
            </w:r>
            <w:r w:rsidRPr="00141D43">
              <w:rPr>
                <w:rFonts w:ascii="Times New Roman" w:hAnsi="Times New Roman" w:cs="Times New Roman"/>
                <w:sz w:val="26"/>
                <w:szCs w:val="26"/>
              </w:rPr>
              <w:tab/>
              <w:t xml:space="preserve">Nếu tài khoản chưa tồn tại trong hệ thống, </w:t>
            </w:r>
            <w:r w:rsidRPr="00141D43">
              <w:rPr>
                <w:rFonts w:ascii="Times New Roman" w:hAnsi="Times New Roman" w:cs="Times New Roman"/>
                <w:sz w:val="26"/>
                <w:szCs w:val="26"/>
              </w:rPr>
              <w:tab/>
              <w:t>hệ thống sẽ hiển thị thông báo gợi ý người dùng tạo tài khoản mới.</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c)</w:t>
            </w:r>
            <w:r w:rsidRPr="00141D43">
              <w:rPr>
                <w:rFonts w:ascii="Times New Roman" w:hAnsi="Times New Roman" w:cs="Times New Roman"/>
                <w:sz w:val="26"/>
                <w:szCs w:val="26"/>
              </w:rPr>
              <w:tab/>
              <w:t>Nếu mật khẩu không đúng, hệ thống sẽ hiển thị thông báo gợi ý người dùng lấy lại mật khẩu</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5)</w:t>
            </w:r>
            <w:r w:rsidRPr="00141D43">
              <w:rPr>
                <w:rFonts w:ascii="Times New Roman" w:hAnsi="Times New Roman" w:cs="Times New Roman"/>
                <w:sz w:val="26"/>
                <w:szCs w:val="26"/>
              </w:rPr>
              <w:tab/>
              <w:t>Nếu Tài khoản và mật khẩu không chính xác, hệ thống sẽ hiển thị thông báo lỗi.</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6)</w:t>
            </w:r>
            <w:r w:rsidRPr="00141D43">
              <w:rPr>
                <w:rFonts w:ascii="Times New Roman" w:hAnsi="Times New Roman" w:cs="Times New Roman"/>
                <w:sz w:val="26"/>
                <w:szCs w:val="26"/>
              </w:rPr>
              <w:tab/>
              <w:t>Nếu người dùng quên mật khẩu thì nhấn vào dòng “Quên mật khẩu” để lấy lại mật khẩu.</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7)</w:t>
            </w:r>
            <w:r w:rsidRPr="00141D43">
              <w:rPr>
                <w:rFonts w:ascii="Times New Roman" w:hAnsi="Times New Roman" w:cs="Times New Roman"/>
                <w:sz w:val="26"/>
                <w:szCs w:val="26"/>
              </w:rPr>
              <w:tab/>
              <w:t>Nếu người dùng bấm vào nút hủy bỏ, hệ thống sẽ chuyển về trang chủ.</w:t>
            </w:r>
          </w:p>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Chuyển đến trang làm việc theo phân quyền tài khoản</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Nút đăng nhập chỉ hiển thị khi người dùng chưa đăng nhập hoặc đã đăng xuất khỏi hệ thống.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Tài khoản phải thuộc trong các ký tự a..z, A…z, 0…9.</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Mật khẩu phải bao gồm ký tự và số.</w:t>
            </w:r>
          </w:p>
        </w:tc>
      </w:tr>
    </w:tbl>
    <w:p w:rsidR="00D71441" w:rsidRPr="00141D43" w:rsidRDefault="00D71441" w:rsidP="00D71441">
      <w:pPr>
        <w:pStyle w:val="ListParagraph"/>
        <w:ind w:firstLine="720"/>
        <w:jc w:val="both"/>
        <w:rPr>
          <w:rFonts w:ascii="Times New Roman" w:hAnsi="Times New Roman" w:cs="Times New Roman"/>
          <w:sz w:val="26"/>
          <w:szCs w:val="26"/>
        </w:rPr>
      </w:pPr>
    </w:p>
    <w:p w:rsidR="00D71441" w:rsidRPr="008F5A6F" w:rsidRDefault="00D71441" w:rsidP="008F5A6F">
      <w:pPr>
        <w:pStyle w:val="ListParagraph"/>
        <w:jc w:val="both"/>
        <w:outlineLvl w:val="2"/>
        <w:rPr>
          <w:rFonts w:ascii="Times New Roman" w:hAnsi="Times New Roman" w:cs="Times New Roman"/>
          <w:b/>
          <w:sz w:val="26"/>
          <w:szCs w:val="26"/>
        </w:rPr>
      </w:pPr>
      <w:bookmarkStart w:id="55" w:name="_Toc396832773"/>
      <w:bookmarkStart w:id="56" w:name="_Toc397647848"/>
      <w:bookmarkStart w:id="57" w:name="_Toc403367815"/>
      <w:r w:rsidRPr="008F5A6F">
        <w:rPr>
          <w:rFonts w:ascii="Times New Roman" w:hAnsi="Times New Roman" w:cs="Times New Roman"/>
          <w:b/>
          <w:sz w:val="26"/>
          <w:szCs w:val="26"/>
        </w:rPr>
        <w:t>4.2</w:t>
      </w:r>
      <w:r w:rsidRPr="008F5A6F">
        <w:rPr>
          <w:rFonts w:ascii="Times New Roman" w:hAnsi="Times New Roman" w:cs="Times New Roman"/>
          <w:b/>
          <w:sz w:val="26"/>
          <w:szCs w:val="26"/>
        </w:rPr>
        <w:tab/>
        <w:t>Tính năng đăng xuất của hệ thống</w:t>
      </w:r>
      <w:bookmarkEnd w:id="55"/>
      <w:r w:rsidRPr="008F5A6F">
        <w:rPr>
          <w:rFonts w:ascii="Times New Roman" w:hAnsi="Times New Roman" w:cs="Times New Roman"/>
          <w:b/>
          <w:sz w:val="26"/>
          <w:szCs w:val="26"/>
        </w:rPr>
        <w:t>.</w:t>
      </w:r>
      <w:bookmarkEnd w:id="56"/>
      <w:bookmarkEnd w:id="57"/>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REQ02</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Đăng xuất</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đăng xuất khỏi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Thành viên, quản trị website, chủ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Đã đăng nhập trước đó</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Để đăng xuất, người dùng nhấn vào nút “Đăng xuất” trên màn hình chính.</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sẽ xử lý xóa phiên làm việc của tài khoản đang đăng nhập.</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Hệ thống sẽ chuyển màn hình về trang chủ.</w:t>
            </w:r>
          </w:p>
          <w:p w:rsidR="00D71441" w:rsidRPr="00141D43" w:rsidRDefault="00D71441" w:rsidP="00ED6AD8">
            <w:pPr>
              <w:jc w:val="both"/>
              <w:rPr>
                <w:rFonts w:ascii="Times New Roman" w:hAnsi="Times New Roman" w:cs="Times New Roman"/>
                <w:sz w:val="26"/>
                <w:szCs w:val="26"/>
              </w:rPr>
            </w:pPr>
          </w:p>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Chuyển đến trang chủ của website.</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Nút đăng xuất chỉ hiển thị khi người dùng đã đăng nhập vào hệ thống</w:t>
            </w:r>
          </w:p>
          <w:p w:rsidR="00D71441" w:rsidRPr="00141D43" w:rsidRDefault="00D71441" w:rsidP="00ED6AD8">
            <w:pPr>
              <w:jc w:val="both"/>
              <w:rPr>
                <w:rFonts w:ascii="Times New Roman" w:hAnsi="Times New Roman" w:cs="Times New Roman"/>
                <w:sz w:val="26"/>
                <w:szCs w:val="26"/>
              </w:rPr>
            </w:pPr>
          </w:p>
        </w:tc>
      </w:tr>
      <w:tr w:rsidR="008F5A6F" w:rsidRPr="00141D43" w:rsidTr="00ED6AD8">
        <w:tc>
          <w:tcPr>
            <w:tcW w:w="1075" w:type="dxa"/>
            <w:shd w:val="clear" w:color="auto" w:fill="DEEAF6" w:themeFill="accent1" w:themeFillTint="33"/>
          </w:tcPr>
          <w:p w:rsidR="008F5A6F" w:rsidRPr="00141D43" w:rsidRDefault="008F5A6F" w:rsidP="008F5A6F">
            <w:pPr>
              <w:pStyle w:val="ListParagraph"/>
              <w:ind w:left="0"/>
              <w:jc w:val="both"/>
              <w:rPr>
                <w:rFonts w:ascii="Times New Roman" w:hAnsi="Times New Roman" w:cs="Times New Roman"/>
                <w:b/>
                <w:sz w:val="26"/>
                <w:szCs w:val="26"/>
              </w:rPr>
            </w:pPr>
          </w:p>
        </w:tc>
        <w:tc>
          <w:tcPr>
            <w:tcW w:w="7555" w:type="dxa"/>
          </w:tcPr>
          <w:p w:rsidR="008F5A6F" w:rsidRPr="00141D43" w:rsidRDefault="008F5A6F" w:rsidP="00ED6AD8">
            <w:pPr>
              <w:jc w:val="both"/>
              <w:rPr>
                <w:rFonts w:ascii="Times New Roman" w:hAnsi="Times New Roman" w:cs="Times New Roman"/>
                <w:sz w:val="26"/>
                <w:szCs w:val="26"/>
              </w:rPr>
            </w:pPr>
          </w:p>
        </w:tc>
      </w:tr>
    </w:tbl>
    <w:p w:rsidR="008F5A6F" w:rsidRDefault="008F5A6F" w:rsidP="008F5A6F">
      <w:pPr>
        <w:pStyle w:val="ListParagraph"/>
        <w:jc w:val="both"/>
        <w:outlineLvl w:val="2"/>
        <w:rPr>
          <w:rFonts w:ascii="Times New Roman" w:hAnsi="Times New Roman" w:cs="Times New Roman"/>
          <w:b/>
          <w:sz w:val="26"/>
          <w:szCs w:val="26"/>
        </w:rPr>
      </w:pPr>
      <w:bookmarkStart w:id="58" w:name="_Toc397647849"/>
    </w:p>
    <w:p w:rsidR="008F5A6F" w:rsidRDefault="008F5A6F" w:rsidP="008F5A6F">
      <w:pPr>
        <w:pStyle w:val="ListParagraph"/>
        <w:jc w:val="both"/>
        <w:outlineLvl w:val="2"/>
        <w:rPr>
          <w:rFonts w:ascii="Times New Roman" w:hAnsi="Times New Roman" w:cs="Times New Roman"/>
          <w:b/>
          <w:sz w:val="26"/>
          <w:szCs w:val="26"/>
        </w:rPr>
      </w:pPr>
    </w:p>
    <w:p w:rsidR="008F5A6F" w:rsidRDefault="008F5A6F" w:rsidP="008F5A6F">
      <w:pPr>
        <w:pStyle w:val="ListParagraph"/>
        <w:jc w:val="both"/>
        <w:outlineLvl w:val="2"/>
        <w:rPr>
          <w:rFonts w:ascii="Times New Roman" w:hAnsi="Times New Roman" w:cs="Times New Roman"/>
          <w:b/>
          <w:sz w:val="26"/>
          <w:szCs w:val="26"/>
        </w:rPr>
      </w:pPr>
    </w:p>
    <w:p w:rsidR="008F5A6F" w:rsidRPr="008F5A6F" w:rsidRDefault="00D71441" w:rsidP="008F5A6F">
      <w:pPr>
        <w:pStyle w:val="ListParagraph"/>
        <w:jc w:val="both"/>
        <w:outlineLvl w:val="2"/>
        <w:rPr>
          <w:rFonts w:ascii="Times New Roman" w:hAnsi="Times New Roman" w:cs="Times New Roman"/>
          <w:b/>
          <w:sz w:val="26"/>
          <w:szCs w:val="26"/>
        </w:rPr>
      </w:pPr>
      <w:bookmarkStart w:id="59" w:name="_Toc403367816"/>
      <w:r w:rsidRPr="008F5A6F">
        <w:rPr>
          <w:rFonts w:ascii="Times New Roman" w:hAnsi="Times New Roman" w:cs="Times New Roman"/>
          <w:b/>
          <w:sz w:val="26"/>
          <w:szCs w:val="26"/>
        </w:rPr>
        <w:lastRenderedPageBreak/>
        <w:t>4.3</w:t>
      </w:r>
      <w:r w:rsidRPr="008F5A6F">
        <w:rPr>
          <w:rFonts w:ascii="Times New Roman" w:hAnsi="Times New Roman" w:cs="Times New Roman"/>
          <w:b/>
          <w:sz w:val="26"/>
          <w:szCs w:val="26"/>
        </w:rPr>
        <w:tab/>
        <w:t>Tính năng đăng ký của hệ thống.</w:t>
      </w:r>
      <w:bookmarkEnd w:id="58"/>
      <w:bookmarkEnd w:id="59"/>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Đăng ký</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4</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7</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đăng ký một tài khoản để đăng nhập vào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Khách hàng tự do</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Để đăng ký, người dùng nhấn vào nút “Đăng ký” trên màn hình chính.</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cung cấp cho người dùng các trường để nhập thông tin như Tài khoản, Họ và tên, Mật khẩu, Nhập lại mật khẩu, Địa chỉ email, Số điện thoại, Địa chỉ liên hệ.</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Người dùng bấm vào nút xác nhận đồng ý với các điều khoản của hệ thống.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4)</w:t>
            </w:r>
            <w:r w:rsidRPr="00141D43">
              <w:rPr>
                <w:rFonts w:ascii="Times New Roman" w:hAnsi="Times New Roman" w:cs="Times New Roman"/>
                <w:sz w:val="26"/>
                <w:szCs w:val="26"/>
              </w:rPr>
              <w:tab/>
              <w:t>Người dùng bấm vào nút Đăng ký.</w:t>
            </w:r>
          </w:p>
          <w:p w:rsidR="00D71441" w:rsidRPr="00141D43" w:rsidRDefault="00D71441" w:rsidP="00ED6AD8">
            <w:pPr>
              <w:spacing w:after="160" w:line="259" w:lineRule="auto"/>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Nếu tài khoản đã tồn tại, sẽ có thông báo “Tài khoản này đã có người sử dụng”.</w:t>
            </w:r>
          </w:p>
          <w:p w:rsidR="00D71441" w:rsidRPr="00141D43" w:rsidRDefault="00D71441" w:rsidP="00ED6AD8">
            <w:pPr>
              <w:spacing w:after="160" w:line="259" w:lineRule="auto"/>
              <w:rPr>
                <w:rFonts w:ascii="Times New Roman" w:hAnsi="Times New Roman" w:cs="Times New Roman"/>
                <w:sz w:val="26"/>
                <w:szCs w:val="26"/>
              </w:rPr>
            </w:pPr>
            <w:r w:rsidRPr="00141D43">
              <w:rPr>
                <w:rFonts w:ascii="Times New Roman" w:hAnsi="Times New Roman" w:cs="Times New Roman"/>
                <w:sz w:val="26"/>
                <w:szCs w:val="26"/>
              </w:rPr>
              <w:tab/>
              <w:t>b)</w:t>
            </w:r>
            <w:r w:rsidRPr="00141D43">
              <w:rPr>
                <w:rFonts w:ascii="Times New Roman" w:hAnsi="Times New Roman" w:cs="Times New Roman"/>
                <w:sz w:val="26"/>
                <w:szCs w:val="26"/>
              </w:rPr>
              <w:tab/>
              <w:t>Nếu ô Mật khẩu và Nhập lại mật khẩu không khớp, sẽ có thông báo “Mật khẩu và Nhập lại mật khẩu không khớp”.</w:t>
            </w:r>
          </w:p>
          <w:p w:rsidR="00D71441" w:rsidRPr="00141D43" w:rsidRDefault="00D71441" w:rsidP="00ED6AD8">
            <w:pPr>
              <w:spacing w:after="160" w:line="259" w:lineRule="auto"/>
              <w:rPr>
                <w:rFonts w:ascii="Times New Roman" w:hAnsi="Times New Roman" w:cs="Times New Roman"/>
                <w:sz w:val="26"/>
                <w:szCs w:val="26"/>
              </w:rPr>
            </w:pPr>
            <w:r w:rsidRPr="00141D43">
              <w:rPr>
                <w:rFonts w:ascii="Times New Roman" w:hAnsi="Times New Roman" w:cs="Times New Roman"/>
                <w:sz w:val="26"/>
                <w:szCs w:val="26"/>
              </w:rPr>
              <w:tab/>
              <w:t>c)</w:t>
            </w:r>
            <w:r w:rsidRPr="00141D43">
              <w:rPr>
                <w:rFonts w:ascii="Times New Roman" w:hAnsi="Times New Roman" w:cs="Times New Roman"/>
                <w:sz w:val="26"/>
                <w:szCs w:val="26"/>
              </w:rPr>
              <w:tab/>
              <w:t>Nếu Địa chỉ email đã tồn tại trong hệ thống, sẽ có thông báo “Email này đã có người sử dụng”.</w:t>
            </w:r>
          </w:p>
          <w:p w:rsidR="00D71441" w:rsidRPr="00141D43" w:rsidRDefault="00D71441" w:rsidP="00ED6AD8">
            <w:pPr>
              <w:spacing w:after="160" w:line="259" w:lineRule="auto"/>
              <w:rPr>
                <w:rFonts w:ascii="Times New Roman" w:hAnsi="Times New Roman" w:cs="Times New Roman"/>
                <w:sz w:val="26"/>
                <w:szCs w:val="26"/>
              </w:rPr>
            </w:pPr>
            <w:r w:rsidRPr="00141D43">
              <w:rPr>
                <w:rFonts w:ascii="Times New Roman" w:hAnsi="Times New Roman" w:cs="Times New Roman"/>
                <w:sz w:val="26"/>
                <w:szCs w:val="26"/>
              </w:rPr>
              <w:t>5)</w:t>
            </w:r>
            <w:r w:rsidRPr="00141D43">
              <w:rPr>
                <w:rFonts w:ascii="Times New Roman" w:hAnsi="Times New Roman" w:cs="Times New Roman"/>
                <w:sz w:val="26"/>
                <w:szCs w:val="26"/>
              </w:rPr>
              <w:tab/>
              <w:t>Tài khoản đăng ký thành công và chuyển đến trang đăng nhập</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Chuyển đến trang đăng nhập</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Nút “Đăng ký” chỉ hiển thị khi người dùng chưa đăng nhập vào hệ thống.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Tài khoản phải thuộc trong các ký tự a..z, A…z, 0…9.</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Mật khẩu phải bao gồm ký tự và số.</w:t>
            </w:r>
          </w:p>
          <w:p w:rsidR="00D71441" w:rsidRPr="00141D43" w:rsidRDefault="00D71441" w:rsidP="00ED6AD8">
            <w:pPr>
              <w:jc w:val="both"/>
              <w:rPr>
                <w:rFonts w:ascii="Times New Roman" w:hAnsi="Times New Roman" w:cs="Times New Roman"/>
                <w:sz w:val="26"/>
                <w:szCs w:val="26"/>
              </w:rPr>
            </w:pPr>
          </w:p>
        </w:tc>
      </w:tr>
    </w:tbl>
    <w:p w:rsidR="00D71441" w:rsidRDefault="00D71441" w:rsidP="00D71441">
      <w:pPr>
        <w:pStyle w:val="ListParagraph"/>
        <w:jc w:val="both"/>
        <w:outlineLvl w:val="1"/>
        <w:rPr>
          <w:rFonts w:ascii="Times New Roman" w:hAnsi="Times New Roman" w:cs="Times New Roman"/>
          <w:sz w:val="26"/>
          <w:szCs w:val="26"/>
        </w:rPr>
      </w:pPr>
    </w:p>
    <w:p w:rsidR="008F5A6F" w:rsidRPr="00141D43" w:rsidRDefault="008F5A6F" w:rsidP="00D71441">
      <w:pPr>
        <w:pStyle w:val="ListParagraph"/>
        <w:jc w:val="both"/>
        <w:outlineLvl w:val="1"/>
        <w:rPr>
          <w:rFonts w:ascii="Times New Roman" w:hAnsi="Times New Roman" w:cs="Times New Roman"/>
          <w:sz w:val="26"/>
          <w:szCs w:val="26"/>
        </w:rPr>
      </w:pPr>
    </w:p>
    <w:p w:rsidR="00D71441" w:rsidRPr="008F5A6F" w:rsidRDefault="00D71441" w:rsidP="008F5A6F">
      <w:pPr>
        <w:pStyle w:val="ListParagraph"/>
        <w:jc w:val="both"/>
        <w:outlineLvl w:val="2"/>
        <w:rPr>
          <w:rFonts w:ascii="Times New Roman" w:hAnsi="Times New Roman" w:cs="Times New Roman"/>
          <w:b/>
          <w:sz w:val="26"/>
          <w:szCs w:val="26"/>
        </w:rPr>
      </w:pPr>
      <w:bookmarkStart w:id="60" w:name="_Toc397647850"/>
      <w:bookmarkStart w:id="61" w:name="_Toc403367817"/>
      <w:r w:rsidRPr="008F5A6F">
        <w:rPr>
          <w:rFonts w:ascii="Times New Roman" w:hAnsi="Times New Roman" w:cs="Times New Roman"/>
          <w:b/>
          <w:sz w:val="26"/>
          <w:szCs w:val="26"/>
        </w:rPr>
        <w:t>4.4</w:t>
      </w:r>
      <w:r w:rsidRPr="008F5A6F">
        <w:rPr>
          <w:rFonts w:ascii="Times New Roman" w:hAnsi="Times New Roman" w:cs="Times New Roman"/>
          <w:b/>
          <w:sz w:val="26"/>
          <w:szCs w:val="26"/>
        </w:rPr>
        <w:tab/>
        <w:t>Tính năng lấy lại mật khẩu của hệ thống.</w:t>
      </w:r>
      <w:bookmarkEnd w:id="60"/>
      <w:bookmarkEnd w:id="61"/>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REQ04</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Lấy lại mật khẩu</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7</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7</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lấy lại mật khẩu (khi mất mật khẩu hoặc quên mật khẩu).</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Thành viên, chủ nhà trọ, quản trị website</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Để lấy lại mật khẩu, người dùng nhấn nút “Quên mật khẩu” trong trang đăng nhập.</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sẽ hiển thị trang lấy lại mật khẩu cho người dùng.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Hệ thống sẽ hiển thị 3 trường để người dùng nhập: Tài khoản (User name), Email.</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4)</w:t>
            </w:r>
            <w:r w:rsidRPr="00141D43">
              <w:rPr>
                <w:rFonts w:ascii="Times New Roman" w:hAnsi="Times New Roman" w:cs="Times New Roman"/>
                <w:sz w:val="26"/>
                <w:szCs w:val="26"/>
              </w:rPr>
              <w:tab/>
              <w:t>Khi người dùng nhấn vào nút "Quên mật khẩu", hệ thống sẽ kiểm tra nếu Tài khoản (User name), Email là chính xác thì hệ thống sẽ gửi mail thông báo mật khẩu mới cho người dùng.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5)</w:t>
            </w:r>
            <w:r w:rsidRPr="00141D43">
              <w:rPr>
                <w:rFonts w:ascii="Times New Roman" w:hAnsi="Times New Roman" w:cs="Times New Roman"/>
                <w:sz w:val="26"/>
                <w:szCs w:val="26"/>
              </w:rPr>
              <w:tab/>
              <w:t>Nếu Tài khoản, email hay captcha không chính xác, hệ thống sẽ hiển thị thông báo lỗi.</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6)   Nếu người dùng bấm vào nút hủy bỏ, hệ thống sẽ chuyển về trang chủ.</w:t>
            </w:r>
          </w:p>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Chuyển đến trang chủ và hệ thống gửi thông báo mật khẩu mới cho người dùng thông qua email của người dùng</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Nút "Quên mật khẩu" chỉ hiển thị trong trang "Đăng nhập tài khoản"</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Tài khoản phải thuộc trong các ký tự a..z, A…z, 0…9.</w:t>
            </w:r>
          </w:p>
          <w:p w:rsidR="00D71441" w:rsidRPr="00141D43" w:rsidRDefault="00D71441" w:rsidP="00ED6AD8">
            <w:pPr>
              <w:jc w:val="both"/>
              <w:rPr>
                <w:rFonts w:ascii="Times New Roman" w:hAnsi="Times New Roman" w:cs="Times New Roman"/>
                <w:sz w:val="26"/>
                <w:szCs w:val="26"/>
                <w:lang w:val="fr-FR"/>
              </w:rPr>
            </w:pPr>
            <w:r w:rsidRPr="00141D43">
              <w:rPr>
                <w:rFonts w:ascii="Times New Roman" w:hAnsi="Times New Roman" w:cs="Times New Roman"/>
                <w:sz w:val="26"/>
                <w:szCs w:val="26"/>
              </w:rPr>
              <w:tab/>
            </w:r>
            <w:r w:rsidRPr="00141D43">
              <w:rPr>
                <w:rFonts w:ascii="Times New Roman" w:hAnsi="Times New Roman" w:cs="Times New Roman"/>
                <w:sz w:val="26"/>
                <w:szCs w:val="26"/>
                <w:lang w:val="fr-FR"/>
              </w:rPr>
              <w:t>Email phải có cấu trúc: &lt;...&gt;@&lt;...&gt;</w:t>
            </w:r>
          </w:p>
          <w:p w:rsidR="00D71441" w:rsidRPr="00141D43" w:rsidRDefault="00D71441" w:rsidP="00ED6AD8">
            <w:pPr>
              <w:jc w:val="both"/>
              <w:rPr>
                <w:rFonts w:ascii="Times New Roman" w:hAnsi="Times New Roman" w:cs="Times New Roman"/>
                <w:sz w:val="26"/>
                <w:szCs w:val="26"/>
                <w:lang w:val="fr-FR"/>
              </w:rPr>
            </w:pPr>
            <w:r w:rsidRPr="00141D43">
              <w:rPr>
                <w:rFonts w:ascii="Times New Roman" w:hAnsi="Times New Roman" w:cs="Times New Roman"/>
                <w:sz w:val="26"/>
                <w:szCs w:val="26"/>
                <w:lang w:val="fr-FR"/>
              </w:rPr>
              <w:lastRenderedPageBreak/>
              <w:t xml:space="preserve">         Captcha là một chuỗi có kí tự bất kì và có thể có hình ảnh (không phân biệt chữ hoa và chữ thường)</w:t>
            </w:r>
          </w:p>
        </w:tc>
      </w:tr>
    </w:tbl>
    <w:p w:rsidR="00D71441" w:rsidRPr="00141D43" w:rsidRDefault="00D71441" w:rsidP="00D71441">
      <w:pPr>
        <w:pStyle w:val="ListParagraph"/>
        <w:jc w:val="both"/>
        <w:outlineLvl w:val="1"/>
        <w:rPr>
          <w:rFonts w:ascii="Times New Roman" w:hAnsi="Times New Roman" w:cs="Times New Roman"/>
          <w:sz w:val="26"/>
          <w:szCs w:val="26"/>
          <w:lang w:val="fr-FR"/>
        </w:rPr>
      </w:pPr>
    </w:p>
    <w:p w:rsidR="00D71441" w:rsidRPr="008F5A6F" w:rsidRDefault="00D71441" w:rsidP="008F5A6F">
      <w:pPr>
        <w:pStyle w:val="ListParagraph"/>
        <w:jc w:val="both"/>
        <w:outlineLvl w:val="2"/>
        <w:rPr>
          <w:rFonts w:ascii="Times New Roman" w:hAnsi="Times New Roman" w:cs="Times New Roman"/>
          <w:b/>
          <w:sz w:val="26"/>
          <w:szCs w:val="26"/>
          <w:lang w:val="fr-FR"/>
        </w:rPr>
      </w:pPr>
      <w:bookmarkStart w:id="62" w:name="_Toc397647851"/>
      <w:bookmarkStart w:id="63" w:name="_Toc403367818"/>
      <w:r w:rsidRPr="008F5A6F">
        <w:rPr>
          <w:rFonts w:ascii="Times New Roman" w:hAnsi="Times New Roman" w:cs="Times New Roman"/>
          <w:b/>
          <w:sz w:val="26"/>
          <w:szCs w:val="26"/>
          <w:lang w:val="fr-FR"/>
        </w:rPr>
        <w:t>4.5</w:t>
      </w:r>
      <w:r w:rsidRPr="008F5A6F">
        <w:rPr>
          <w:rFonts w:ascii="Times New Roman" w:hAnsi="Times New Roman" w:cs="Times New Roman"/>
          <w:b/>
          <w:sz w:val="26"/>
          <w:szCs w:val="26"/>
          <w:lang w:val="fr-FR"/>
        </w:rPr>
        <w:tab/>
        <w:t>Tính năng đổi mật khẩu của hệ thống.</w:t>
      </w:r>
      <w:bookmarkEnd w:id="62"/>
      <w:bookmarkEnd w:id="63"/>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Đổi mật khẩu</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giúp người dùng thay đổi mật khẩu</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tabs>
                <w:tab w:val="left" w:pos="5742"/>
              </w:tabs>
              <w:ind w:left="0"/>
              <w:jc w:val="both"/>
              <w:rPr>
                <w:rFonts w:ascii="Times New Roman" w:hAnsi="Times New Roman" w:cs="Times New Roman"/>
                <w:sz w:val="26"/>
                <w:szCs w:val="26"/>
              </w:rPr>
            </w:pPr>
            <w:r w:rsidRPr="00141D43">
              <w:rPr>
                <w:rFonts w:ascii="Times New Roman" w:hAnsi="Times New Roman" w:cs="Times New Roman"/>
                <w:sz w:val="26"/>
                <w:szCs w:val="26"/>
              </w:rPr>
              <w:t>Thành viên, chủ nhà trọ, quản trị website</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Người dùng phải đăng nhập vào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Để đổi mật khẩu người dùng cần phải đăng nhập vào hệ thống trước đó</w:t>
            </w:r>
          </w:p>
          <w:p w:rsidR="00D71441" w:rsidRPr="00141D43" w:rsidRDefault="00D71441" w:rsidP="00ED6AD8">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Để đổi mật khẩu người dùng click vào nút “Đổi mật khẩu” trên màn hình chính</w:t>
            </w:r>
          </w:p>
          <w:p w:rsidR="00D71441" w:rsidRPr="00141D43" w:rsidRDefault="00D71441" w:rsidP="00ED6AD8">
            <w:pPr>
              <w:pStyle w:val="ListParagraph"/>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Người dùng nhập mật khẩu mới, xác nhận mật khẩu mới và click nút “save”</w:t>
            </w:r>
          </w:p>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ab/>
              <w:t>4)</w:t>
            </w:r>
            <w:r w:rsidRPr="00141D43">
              <w:rPr>
                <w:rFonts w:ascii="Times New Roman" w:hAnsi="Times New Roman" w:cs="Times New Roman"/>
                <w:sz w:val="26"/>
                <w:szCs w:val="26"/>
              </w:rPr>
              <w:tab/>
              <w:t xml:space="preserve">Hệ thống lưu trữ mật khẩu mới của user vào cơ sở dữ liệu và thông báo thay đổi mật khẩu thành công </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Nhà trọ cần tìm</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Nếu lúc nhập mật khẩu mới và xác nhận mật khẩu mới không khớp với nhau thì hệ thống báo lỗi và yêu cầu nhập lại</w:t>
            </w:r>
          </w:p>
        </w:tc>
      </w:tr>
    </w:tbl>
    <w:p w:rsidR="00D71441" w:rsidRPr="00141D43" w:rsidRDefault="00D71441" w:rsidP="00D71441">
      <w:pPr>
        <w:pStyle w:val="ListParagraph"/>
        <w:jc w:val="both"/>
        <w:outlineLvl w:val="1"/>
        <w:rPr>
          <w:rFonts w:ascii="Times New Roman" w:hAnsi="Times New Roman" w:cs="Times New Roman"/>
          <w:sz w:val="26"/>
          <w:szCs w:val="26"/>
        </w:rPr>
      </w:pPr>
    </w:p>
    <w:p w:rsidR="00D71441" w:rsidRPr="008F5A6F" w:rsidRDefault="00D71441" w:rsidP="008F5A6F">
      <w:pPr>
        <w:pStyle w:val="ListParagraph"/>
        <w:jc w:val="both"/>
        <w:outlineLvl w:val="2"/>
        <w:rPr>
          <w:rFonts w:ascii="Times New Roman" w:hAnsi="Times New Roman" w:cs="Times New Roman"/>
          <w:b/>
          <w:sz w:val="26"/>
          <w:szCs w:val="26"/>
        </w:rPr>
      </w:pPr>
      <w:bookmarkStart w:id="64" w:name="_Toc397647852"/>
      <w:bookmarkStart w:id="65" w:name="_Toc403367819"/>
      <w:r w:rsidRPr="008F5A6F">
        <w:rPr>
          <w:rFonts w:ascii="Times New Roman" w:hAnsi="Times New Roman" w:cs="Times New Roman"/>
          <w:b/>
          <w:sz w:val="26"/>
          <w:szCs w:val="26"/>
        </w:rPr>
        <w:t>4.6</w:t>
      </w:r>
      <w:r w:rsidRPr="008F5A6F">
        <w:rPr>
          <w:rFonts w:ascii="Times New Roman" w:hAnsi="Times New Roman" w:cs="Times New Roman"/>
          <w:b/>
          <w:sz w:val="26"/>
          <w:szCs w:val="26"/>
        </w:rPr>
        <w:tab/>
        <w:t>Tính năng tìm nhà trọ của hệ thống.</w:t>
      </w:r>
      <w:bookmarkEnd w:id="64"/>
      <w:bookmarkEnd w:id="65"/>
      <w:r w:rsidRPr="008F5A6F">
        <w:rPr>
          <w:rFonts w:ascii="Times New Roman" w:hAnsi="Times New Roman" w:cs="Times New Roman"/>
          <w:b/>
          <w:sz w:val="26"/>
          <w:szCs w:val="26"/>
        </w:rPr>
        <w:t xml:space="preserve"> </w:t>
      </w:r>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Tìm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4</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tìm nhà trọ của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Thành viên, chủ nhà trọ, quản trị website</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 xml:space="preserve">1) Để tìm nhà trọ, người dùng nhấp vào khung kế bên biểu tượng  </w:t>
            </w:r>
            <w:r w:rsidRPr="00141D43">
              <w:rPr>
                <w:rFonts w:ascii="Times New Roman" w:hAnsi="Times New Roman" w:cs="Times New Roman"/>
                <w:noProof/>
                <w:sz w:val="26"/>
                <w:szCs w:val="26"/>
                <w:lang w:val="en-US"/>
              </w:rPr>
              <w:drawing>
                <wp:inline distT="0" distB="0" distL="0" distR="0" wp14:anchorId="3C624F72" wp14:editId="228E94C5">
                  <wp:extent cx="293370" cy="259080"/>
                  <wp:effectExtent l="0" t="0" r="0" b="7620"/>
                  <wp:docPr id="9" name="Picture 9"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sidRPr="00141D43">
              <w:rPr>
                <w:rFonts w:ascii="Times New Roman" w:hAnsi="Times New Roman" w:cs="Times New Roman"/>
                <w:sz w:val="26"/>
                <w:szCs w:val="26"/>
              </w:rPr>
              <w:t xml:space="preserve"> trên màn hình chính và  nhà trọ cần tìm.</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 xml:space="preserve">2) Người dùng nhấp vào biểu tượng  </w:t>
            </w:r>
            <w:r w:rsidRPr="00141D43">
              <w:rPr>
                <w:rFonts w:ascii="Times New Roman" w:hAnsi="Times New Roman" w:cs="Times New Roman"/>
                <w:noProof/>
                <w:sz w:val="26"/>
                <w:szCs w:val="26"/>
                <w:lang w:val="en-US"/>
              </w:rPr>
              <w:drawing>
                <wp:inline distT="0" distB="0" distL="0" distR="0" wp14:anchorId="52EE0090" wp14:editId="0F987A98">
                  <wp:extent cx="293370" cy="259080"/>
                  <wp:effectExtent l="0" t="0" r="0" b="7620"/>
                  <wp:docPr id="10" name="Picture 10"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sidRPr="00141D43">
              <w:rPr>
                <w:rFonts w:ascii="Times New Roman" w:hAnsi="Times New Roman" w:cs="Times New Roman"/>
                <w:sz w:val="26"/>
                <w:szCs w:val="26"/>
              </w:rPr>
              <w:t xml:space="preserve"> .</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 xml:space="preserve">3) Sau khi nhấp vào biểu tượng </w:t>
            </w:r>
            <w:r w:rsidRPr="00141D43">
              <w:rPr>
                <w:rFonts w:ascii="Times New Roman" w:hAnsi="Times New Roman" w:cs="Times New Roman"/>
                <w:noProof/>
                <w:sz w:val="26"/>
                <w:szCs w:val="26"/>
                <w:lang w:val="en-US"/>
              </w:rPr>
              <w:drawing>
                <wp:inline distT="0" distB="0" distL="0" distR="0" wp14:anchorId="67A3CA5F" wp14:editId="11977E59">
                  <wp:extent cx="293370" cy="259080"/>
                  <wp:effectExtent l="0" t="0" r="0" b="7620"/>
                  <wp:docPr id="11" name="Picture 11" descr="C:\Users\Windows\AppData\Local\Microsoft\Windows\INetCache\Content.Word\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hin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 cy="259080"/>
                          </a:xfrm>
                          <a:prstGeom prst="rect">
                            <a:avLst/>
                          </a:prstGeom>
                          <a:noFill/>
                          <a:ln>
                            <a:noFill/>
                          </a:ln>
                        </pic:spPr>
                      </pic:pic>
                    </a:graphicData>
                  </a:graphic>
                </wp:inline>
              </w:drawing>
            </w:r>
            <w:r w:rsidRPr="00141D43">
              <w:rPr>
                <w:rFonts w:ascii="Times New Roman" w:hAnsi="Times New Roman" w:cs="Times New Roman"/>
                <w:sz w:val="26"/>
                <w:szCs w:val="26"/>
              </w:rPr>
              <w:t xml:space="preserve"> :</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 Nếu thông tin khung tìm rỗng hệ thống hiển thị yêu cầu “ Nhập nhà trọ cần tìm ( xã/phường, huyện/quận, tỉnh/thành phố, tên nhà trọ)”.</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 xml:space="preserve">       </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4)  Hiển thị kết quả tìm kiếm:</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 Nếu nhà trọ không tồn tại, hệ thống thông báo cho người dùng “ Nhà trọ không tồn tại”.</w:t>
            </w:r>
          </w:p>
          <w:p w:rsidR="00D71441" w:rsidRPr="00141D43" w:rsidRDefault="00D71441" w:rsidP="00ED6AD8">
            <w:pPr>
              <w:tabs>
                <w:tab w:val="left" w:pos="720"/>
                <w:tab w:val="left" w:pos="1440"/>
                <w:tab w:val="left" w:pos="2160"/>
                <w:tab w:val="left" w:pos="2880"/>
                <w:tab w:val="center" w:pos="3669"/>
              </w:tabs>
              <w:jc w:val="both"/>
              <w:rPr>
                <w:rFonts w:ascii="Times New Roman" w:hAnsi="Times New Roman" w:cs="Times New Roman"/>
                <w:sz w:val="26"/>
                <w:szCs w:val="26"/>
              </w:rPr>
            </w:pPr>
          </w:p>
          <w:p w:rsidR="00D71441" w:rsidRPr="00141D43" w:rsidRDefault="00D71441" w:rsidP="00ED6AD8">
            <w:pPr>
              <w:jc w:val="both"/>
              <w:rPr>
                <w:rFonts w:ascii="Times New Roman" w:hAnsi="Times New Roman" w:cs="Times New Roman"/>
                <w:sz w:val="26"/>
                <w:szCs w:val="26"/>
              </w:rPr>
            </w:pPr>
          </w:p>
          <w:p w:rsidR="00D71441" w:rsidRPr="00141D43" w:rsidRDefault="00D71441" w:rsidP="00ED6AD8">
            <w:pPr>
              <w:pStyle w:val="ListParagraph"/>
              <w:ind w:left="0"/>
              <w:jc w:val="both"/>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Nhà trọ cần tìm</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r>
          </w:p>
        </w:tc>
      </w:tr>
    </w:tbl>
    <w:p w:rsidR="00D71441" w:rsidRPr="00141D43" w:rsidRDefault="00D71441" w:rsidP="00D71441">
      <w:pPr>
        <w:pStyle w:val="ListParagraph"/>
        <w:jc w:val="both"/>
        <w:outlineLvl w:val="1"/>
        <w:rPr>
          <w:rFonts w:ascii="Times New Roman" w:hAnsi="Times New Roman" w:cs="Times New Roman"/>
          <w:sz w:val="26"/>
          <w:szCs w:val="26"/>
        </w:rPr>
      </w:pPr>
    </w:p>
    <w:p w:rsidR="00D71441" w:rsidRPr="008F5A6F" w:rsidRDefault="00D71441" w:rsidP="008F5A6F">
      <w:pPr>
        <w:pStyle w:val="ListParagraph"/>
        <w:jc w:val="both"/>
        <w:outlineLvl w:val="2"/>
        <w:rPr>
          <w:rFonts w:ascii="Times New Roman" w:hAnsi="Times New Roman" w:cs="Times New Roman"/>
          <w:b/>
          <w:sz w:val="26"/>
          <w:szCs w:val="26"/>
        </w:rPr>
      </w:pPr>
      <w:bookmarkStart w:id="66" w:name="_Toc397647853"/>
      <w:bookmarkStart w:id="67" w:name="_Toc403367820"/>
      <w:r w:rsidRPr="008F5A6F">
        <w:rPr>
          <w:rFonts w:ascii="Times New Roman" w:hAnsi="Times New Roman" w:cs="Times New Roman"/>
          <w:b/>
          <w:sz w:val="26"/>
          <w:szCs w:val="26"/>
        </w:rPr>
        <w:t>4.7</w:t>
      </w:r>
      <w:r w:rsidRPr="008F5A6F">
        <w:rPr>
          <w:rFonts w:ascii="Times New Roman" w:hAnsi="Times New Roman" w:cs="Times New Roman"/>
          <w:b/>
          <w:sz w:val="26"/>
          <w:szCs w:val="26"/>
        </w:rPr>
        <w:tab/>
        <w:t>Tính năng cập nhật thông tin cá nhân.</w:t>
      </w:r>
      <w:bookmarkEnd w:id="66"/>
      <w:bookmarkEnd w:id="67"/>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REQ07</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Cập nhật thông tin cá nhân</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4</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2</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rPr>
          <w:trHeight w:val="665"/>
        </w:trPr>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thay đổi thông tin cá nhân của người dùng và lưu vào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Thành viên, chủ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 xml:space="preserve">Phải đăng nhập thành công </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Để thay đổi thông tin cá nhân, người dùng nhấn vào nút “Cập nhập thông tin cá nhân” trên màn hình.</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hiển thị các trường để chứa thông tin của người dùng (các trường này được hệ thống điền sẳn thông tin hiện tại của người dùng).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Người dùng thay đổi thông tin trong các trường.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Nếu người dùng bấm vào nút Quay lại thì hệ thống chuyển sang màn hình Thông tin cá nhân và kết thúc xủ lý.</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b)</w:t>
            </w:r>
            <w:r w:rsidRPr="00141D43">
              <w:rPr>
                <w:rFonts w:ascii="Times New Roman" w:hAnsi="Times New Roman" w:cs="Times New Roman"/>
                <w:sz w:val="26"/>
                <w:szCs w:val="26"/>
              </w:rPr>
              <w:tab/>
              <w:t xml:space="preserve">Nếu người dùng bấm vào nút Lưu thì tiếp tục bước </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4)</w:t>
            </w:r>
            <w:r w:rsidRPr="00141D43">
              <w:rPr>
                <w:rFonts w:ascii="Times New Roman" w:hAnsi="Times New Roman" w:cs="Times New Roman"/>
                <w:sz w:val="26"/>
                <w:szCs w:val="26"/>
              </w:rPr>
              <w:tab/>
              <w:t>Hệ thống tiến hành kiểm tra thông tin mà người dùng nhập vào.</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 xml:space="preserve"> Nếu thông tin không hợp lệ thì hiển thị thông báo lỗi ở các trường bị lỗi và quay lại bước 3.</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b)</w:t>
            </w:r>
            <w:r w:rsidRPr="00141D43">
              <w:rPr>
                <w:rFonts w:ascii="Times New Roman" w:hAnsi="Times New Roman" w:cs="Times New Roman"/>
                <w:sz w:val="26"/>
                <w:szCs w:val="26"/>
              </w:rPr>
              <w:tab/>
              <w:t>Nếu thông tin hợp lệ thì tiếp tục bước 5.</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5)</w:t>
            </w:r>
            <w:r w:rsidRPr="00141D43">
              <w:rPr>
                <w:rFonts w:ascii="Times New Roman" w:hAnsi="Times New Roman" w:cs="Times New Roman"/>
                <w:sz w:val="26"/>
                <w:szCs w:val="26"/>
              </w:rPr>
              <w:tab/>
              <w:t>Hệ thống tiến hành cập nhật lại thông tin người dùng và hiện thị kết quả</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Nếu bị lỗi trong quá trình cập nhật hiển thị thông báo lỗi.</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b)</w:t>
            </w:r>
            <w:r w:rsidRPr="00141D43">
              <w:rPr>
                <w:rFonts w:ascii="Times New Roman" w:hAnsi="Times New Roman" w:cs="Times New Roman"/>
                <w:sz w:val="26"/>
                <w:szCs w:val="26"/>
              </w:rPr>
              <w:tab/>
              <w:t>Nếu cập nhật thành công thì hiển thị thông báo lưu thành công.</w:t>
            </w:r>
          </w:p>
          <w:p w:rsidR="00D71441" w:rsidRPr="00141D43" w:rsidRDefault="00D71441" w:rsidP="00ED6AD8">
            <w:pPr>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Chuyển đến trang thông tin cá nhân</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Tài khoản phải thuộc trong các ký tự a..z, A…z, 0…9.</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Mật khẩu phải bao gồm ký tự và số.</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Email phải hợp lệ và không được bỏ trống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 xml:space="preserve"> </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p>
        </w:tc>
        <w:tc>
          <w:tcPr>
            <w:tcW w:w="7555" w:type="dxa"/>
          </w:tcPr>
          <w:p w:rsidR="00D71441" w:rsidRPr="00141D43" w:rsidRDefault="00D71441" w:rsidP="00ED6AD8">
            <w:pPr>
              <w:jc w:val="both"/>
              <w:rPr>
                <w:rFonts w:ascii="Times New Roman" w:hAnsi="Times New Roman" w:cs="Times New Roman"/>
                <w:sz w:val="26"/>
                <w:szCs w:val="26"/>
              </w:rPr>
            </w:pPr>
          </w:p>
        </w:tc>
      </w:tr>
    </w:tbl>
    <w:p w:rsidR="00D71441" w:rsidRPr="00141D43" w:rsidRDefault="00D71441" w:rsidP="00D71441">
      <w:pPr>
        <w:pStyle w:val="ListParagraph"/>
        <w:jc w:val="both"/>
        <w:outlineLvl w:val="1"/>
        <w:rPr>
          <w:rFonts w:ascii="Times New Roman" w:hAnsi="Times New Roman" w:cs="Times New Roman"/>
          <w:sz w:val="26"/>
          <w:szCs w:val="26"/>
        </w:rPr>
      </w:pPr>
    </w:p>
    <w:p w:rsidR="00D71441" w:rsidRPr="008F5A6F" w:rsidRDefault="00D71441" w:rsidP="008F5A6F">
      <w:pPr>
        <w:pStyle w:val="ListParagraph"/>
        <w:jc w:val="both"/>
        <w:outlineLvl w:val="2"/>
        <w:rPr>
          <w:rFonts w:ascii="Times New Roman" w:hAnsi="Times New Roman" w:cs="Times New Roman"/>
          <w:b/>
          <w:sz w:val="26"/>
          <w:szCs w:val="26"/>
        </w:rPr>
      </w:pPr>
      <w:bookmarkStart w:id="68" w:name="_Toc397647854"/>
      <w:bookmarkStart w:id="69" w:name="_Toc403367821"/>
      <w:r w:rsidRPr="008F5A6F">
        <w:rPr>
          <w:rFonts w:ascii="Times New Roman" w:hAnsi="Times New Roman" w:cs="Times New Roman"/>
          <w:b/>
          <w:sz w:val="26"/>
          <w:szCs w:val="26"/>
        </w:rPr>
        <w:t>4.8</w:t>
      </w:r>
      <w:r w:rsidRPr="008F5A6F">
        <w:rPr>
          <w:rFonts w:ascii="Times New Roman" w:hAnsi="Times New Roman" w:cs="Times New Roman"/>
          <w:b/>
          <w:sz w:val="26"/>
          <w:szCs w:val="26"/>
        </w:rPr>
        <w:tab/>
        <w:t>Tính năng bình luận của hệ thống.</w:t>
      </w:r>
      <w:bookmarkEnd w:id="68"/>
      <w:bookmarkEnd w:id="69"/>
      <w:r w:rsidRPr="008F5A6F">
        <w:rPr>
          <w:rFonts w:ascii="Times New Roman" w:hAnsi="Times New Roman" w:cs="Times New Roman"/>
          <w:b/>
          <w:sz w:val="26"/>
          <w:szCs w:val="26"/>
        </w:rPr>
        <w:t xml:space="preserve"> </w:t>
      </w:r>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REQ08</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Bình luận</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rPr>
          <w:trHeight w:val="665"/>
        </w:trPr>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bình luận các bài viết.</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Thành viên, chủ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 xml:space="preserve">Phải đăng nhập thành công </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Người dùng nhấn vào nút “Bình luận trên màn hình”</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sẽ hiển thị khung để nhập bình luận.</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Người dùng nhấn “Gửi bình luận” để gửi bình luận.</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Gửi bình luận cho bài viết</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r>
          </w:p>
        </w:tc>
      </w:tr>
    </w:tbl>
    <w:p w:rsidR="00D71441" w:rsidRPr="00141D43" w:rsidRDefault="00D71441" w:rsidP="00D71441">
      <w:pPr>
        <w:pStyle w:val="ListParagraph"/>
        <w:jc w:val="both"/>
        <w:outlineLvl w:val="1"/>
        <w:rPr>
          <w:rFonts w:ascii="Times New Roman" w:hAnsi="Times New Roman" w:cs="Times New Roman"/>
          <w:sz w:val="26"/>
          <w:szCs w:val="26"/>
        </w:rPr>
      </w:pPr>
    </w:p>
    <w:p w:rsidR="00D71441" w:rsidRPr="008F5A6F" w:rsidRDefault="00D71441" w:rsidP="008F5A6F">
      <w:pPr>
        <w:pStyle w:val="ListParagraph"/>
        <w:jc w:val="both"/>
        <w:outlineLvl w:val="2"/>
        <w:rPr>
          <w:rFonts w:ascii="Times New Roman" w:hAnsi="Times New Roman" w:cs="Times New Roman"/>
          <w:b/>
          <w:sz w:val="26"/>
          <w:szCs w:val="26"/>
        </w:rPr>
      </w:pPr>
      <w:bookmarkStart w:id="70" w:name="_Toc397647855"/>
      <w:bookmarkStart w:id="71" w:name="_Toc403367822"/>
      <w:r w:rsidRPr="008F5A6F">
        <w:rPr>
          <w:rFonts w:ascii="Times New Roman" w:hAnsi="Times New Roman" w:cs="Times New Roman"/>
          <w:b/>
          <w:sz w:val="26"/>
          <w:szCs w:val="26"/>
        </w:rPr>
        <w:t>4.9</w:t>
      </w:r>
      <w:r w:rsidRPr="008F5A6F">
        <w:rPr>
          <w:rFonts w:ascii="Times New Roman" w:hAnsi="Times New Roman" w:cs="Times New Roman"/>
          <w:b/>
          <w:sz w:val="26"/>
          <w:szCs w:val="26"/>
        </w:rPr>
        <w:tab/>
        <w:t>Tính năng quản lý danh sách chủ nhà trọ và nhà trọ của hệ thống</w:t>
      </w:r>
      <w:bookmarkEnd w:id="70"/>
      <w:bookmarkEnd w:id="71"/>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REQ09</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Quản lý danh sách chủ nhà trọ và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8</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7</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quản trị có thể dể dàng quản lý danh sách các chủ nhà trọ và nhà trọ của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Quản trị website</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Đã đăng nhập trước đó</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Xử lý</w:t>
            </w:r>
          </w:p>
        </w:tc>
        <w:tc>
          <w:tcPr>
            <w:tcW w:w="7555" w:type="dxa"/>
          </w:tcPr>
          <w:p w:rsidR="00D71441" w:rsidRPr="00141D43" w:rsidRDefault="00D71441" w:rsidP="00D71441">
            <w:pPr>
              <w:pStyle w:val="ListParagraph"/>
              <w:numPr>
                <w:ilvl w:val="0"/>
                <w:numId w:val="56"/>
              </w:numPr>
              <w:jc w:val="both"/>
              <w:rPr>
                <w:rFonts w:ascii="Times New Roman" w:hAnsi="Times New Roman" w:cs="Times New Roman"/>
                <w:sz w:val="26"/>
                <w:szCs w:val="26"/>
              </w:rPr>
            </w:pPr>
            <w:r w:rsidRPr="00141D43">
              <w:rPr>
                <w:rFonts w:ascii="Times New Roman" w:hAnsi="Times New Roman" w:cs="Times New Roman"/>
                <w:sz w:val="26"/>
                <w:szCs w:val="26"/>
              </w:rPr>
              <w:t>Để sử dụng tính năng quản lý danh sách chủ nhà trọ và nhà trọ của hệ thống, người dùng cần phải đăng nhập bằng tài khoản người quản trị hệ thống.</w:t>
            </w:r>
          </w:p>
          <w:p w:rsidR="00D71441" w:rsidRPr="00141D43" w:rsidRDefault="00D71441" w:rsidP="00D71441">
            <w:pPr>
              <w:pStyle w:val="ListParagraph"/>
              <w:numPr>
                <w:ilvl w:val="0"/>
                <w:numId w:val="56"/>
              </w:numPr>
              <w:jc w:val="both"/>
              <w:rPr>
                <w:rFonts w:ascii="Times New Roman" w:hAnsi="Times New Roman" w:cs="Times New Roman"/>
                <w:sz w:val="26"/>
                <w:szCs w:val="26"/>
              </w:rPr>
            </w:pPr>
            <w:r w:rsidRPr="00141D43">
              <w:rPr>
                <w:rFonts w:ascii="Times New Roman" w:hAnsi="Times New Roman" w:cs="Times New Roman"/>
                <w:sz w:val="26"/>
                <w:szCs w:val="26"/>
              </w:rPr>
              <w:t>Sau khi đăng nhập, người dùng click vào “Quản lý” trên trang chủ, hệ thống sẽ chuyển đến trang admin cho người dùng</w:t>
            </w:r>
          </w:p>
          <w:p w:rsidR="00D71441" w:rsidRPr="00141D43" w:rsidRDefault="00D71441" w:rsidP="00D71441">
            <w:pPr>
              <w:pStyle w:val="ListParagraph"/>
              <w:numPr>
                <w:ilvl w:val="0"/>
                <w:numId w:val="56"/>
              </w:numPr>
              <w:jc w:val="both"/>
              <w:rPr>
                <w:rFonts w:ascii="Times New Roman" w:hAnsi="Times New Roman" w:cs="Times New Roman"/>
                <w:sz w:val="26"/>
                <w:szCs w:val="26"/>
              </w:rPr>
            </w:pPr>
            <w:r w:rsidRPr="00141D43">
              <w:rPr>
                <w:rFonts w:ascii="Times New Roman" w:hAnsi="Times New Roman" w:cs="Times New Roman"/>
                <w:sz w:val="26"/>
                <w:szCs w:val="26"/>
              </w:rPr>
              <w:t>Ở trang admin, người dùng chọn vào danh mục “quản lý nhà trọ và chủ nhà trọ”, tại đây người dùng có thể xem, sửa, xóa thông tin nhà trọ hoặc tài khoản chủ nhà trọ nếu nội dụng sai quy định của hệ thống.</w:t>
            </w:r>
          </w:p>
          <w:p w:rsidR="00D71441" w:rsidRPr="00141D43" w:rsidRDefault="00D71441" w:rsidP="00D71441">
            <w:pPr>
              <w:pStyle w:val="ListParagraph"/>
              <w:numPr>
                <w:ilvl w:val="0"/>
                <w:numId w:val="56"/>
              </w:numPr>
              <w:jc w:val="both"/>
              <w:rPr>
                <w:rFonts w:ascii="Times New Roman" w:hAnsi="Times New Roman" w:cs="Times New Roman"/>
                <w:sz w:val="26"/>
                <w:szCs w:val="26"/>
              </w:rPr>
            </w:pPr>
            <w:r w:rsidRPr="00141D43">
              <w:rPr>
                <w:rFonts w:ascii="Times New Roman" w:hAnsi="Times New Roman" w:cs="Times New Roman"/>
                <w:sz w:val="26"/>
                <w:szCs w:val="26"/>
              </w:rPr>
              <w:t>Sau khi xem, sửa, xóa thông tin danh sách chủ nhà trọ hoặc nhà trọ, người quản trị click vào “Save” để hoàn thành và cập nhập cơ sở dữ liệu cho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Quản lý danh sách chủ nhà trọ và nhà trọ của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p>
        </w:tc>
      </w:tr>
    </w:tbl>
    <w:p w:rsidR="00D71441" w:rsidRPr="00141D43" w:rsidRDefault="00D71441" w:rsidP="00D71441">
      <w:pPr>
        <w:pStyle w:val="ListParagraph"/>
        <w:jc w:val="both"/>
        <w:outlineLvl w:val="1"/>
        <w:rPr>
          <w:rFonts w:ascii="Times New Roman" w:hAnsi="Times New Roman" w:cs="Times New Roman"/>
          <w:sz w:val="26"/>
          <w:szCs w:val="26"/>
        </w:rPr>
      </w:pPr>
    </w:p>
    <w:p w:rsidR="00D71441" w:rsidRPr="008F5A6F" w:rsidRDefault="00D71441" w:rsidP="008F5A6F">
      <w:pPr>
        <w:pStyle w:val="ListParagraph"/>
        <w:jc w:val="both"/>
        <w:outlineLvl w:val="2"/>
        <w:rPr>
          <w:rFonts w:ascii="Times New Roman" w:hAnsi="Times New Roman" w:cs="Times New Roman"/>
          <w:b/>
          <w:sz w:val="26"/>
          <w:szCs w:val="26"/>
        </w:rPr>
      </w:pPr>
      <w:bookmarkStart w:id="72" w:name="_Toc397647856"/>
      <w:bookmarkStart w:id="73" w:name="_Toc403367823"/>
      <w:r w:rsidRPr="008F5A6F">
        <w:rPr>
          <w:rFonts w:ascii="Times New Roman" w:hAnsi="Times New Roman" w:cs="Times New Roman"/>
          <w:b/>
          <w:sz w:val="26"/>
          <w:szCs w:val="26"/>
        </w:rPr>
        <w:t>4.10</w:t>
      </w:r>
      <w:r w:rsidRPr="008F5A6F">
        <w:rPr>
          <w:rFonts w:ascii="Times New Roman" w:hAnsi="Times New Roman" w:cs="Times New Roman"/>
          <w:b/>
          <w:sz w:val="26"/>
          <w:szCs w:val="26"/>
        </w:rPr>
        <w:tab/>
        <w:t>Tính năng quản lý đăng tin.</w:t>
      </w:r>
      <w:bookmarkEnd w:id="72"/>
      <w:bookmarkEnd w:id="73"/>
      <w:r w:rsidRPr="008F5A6F">
        <w:rPr>
          <w:rFonts w:ascii="Times New Roman" w:hAnsi="Times New Roman" w:cs="Times New Roman"/>
          <w:b/>
          <w:sz w:val="26"/>
          <w:szCs w:val="26"/>
        </w:rPr>
        <w:t xml:space="preserve"> </w:t>
      </w:r>
    </w:p>
    <w:p w:rsidR="00D71441" w:rsidRPr="00141D43" w:rsidRDefault="00D71441" w:rsidP="00D71441">
      <w:pPr>
        <w:pStyle w:val="ListParagraph"/>
        <w:jc w:val="both"/>
        <w:outlineLvl w:val="1"/>
        <w:rPr>
          <w:rFonts w:ascii="Times New Roman" w:hAnsi="Times New Roman" w:cs="Times New Roman"/>
          <w:sz w:val="26"/>
          <w:szCs w:val="26"/>
        </w:rPr>
      </w:pPr>
      <w:r w:rsidRPr="00141D43">
        <w:rPr>
          <w:rFonts w:ascii="Times New Roman" w:hAnsi="Times New Roman" w:cs="Times New Roman"/>
          <w:sz w:val="26"/>
          <w:szCs w:val="26"/>
        </w:rPr>
        <w:t xml:space="preserve"> </w:t>
      </w:r>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REQ10</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Quản lý đăng tin</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rPr>
          <w:trHeight w:val="665"/>
        </w:trPr>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quản trị hệ thống có thể xóa những tin không phù hợp và duyệt những tin phù hợp.</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Quản trị website</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Phải đăng nhập thành công tài khoản quản trị hệ thống</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1)</w:t>
            </w:r>
            <w:r w:rsidRPr="00141D43">
              <w:rPr>
                <w:rFonts w:ascii="Times New Roman" w:hAnsi="Times New Roman" w:cs="Times New Roman"/>
                <w:sz w:val="26"/>
                <w:szCs w:val="26"/>
              </w:rPr>
              <w:tab/>
              <w:t>Người dùng nhấn vào nút “Quản lý đăng tin”</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2)</w:t>
            </w:r>
            <w:r w:rsidRPr="00141D43">
              <w:rPr>
                <w:rFonts w:ascii="Times New Roman" w:hAnsi="Times New Roman" w:cs="Times New Roman"/>
                <w:sz w:val="26"/>
                <w:szCs w:val="26"/>
              </w:rPr>
              <w:tab/>
              <w:t>Hệ thống sẽ hiện ra danh sách chi tiết các tin chưa được duyệt do chủ nhà trọ đăng lên.</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3)</w:t>
            </w:r>
            <w:r w:rsidRPr="00141D43">
              <w:rPr>
                <w:rFonts w:ascii="Times New Roman" w:hAnsi="Times New Roman" w:cs="Times New Roman"/>
                <w:sz w:val="26"/>
                <w:szCs w:val="26"/>
              </w:rPr>
              <w:tab/>
              <w:t>Người dùng bấm vào nút “xóa” hoặc “duyệt”:</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Nếu chọn nút xóa thì tiếp tục bước 4.</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lastRenderedPageBreak/>
              <w:tab/>
              <w:t>b)</w:t>
            </w:r>
            <w:r w:rsidRPr="00141D43">
              <w:rPr>
                <w:rFonts w:ascii="Times New Roman" w:hAnsi="Times New Roman" w:cs="Times New Roman"/>
                <w:sz w:val="26"/>
                <w:szCs w:val="26"/>
              </w:rPr>
              <w:tab/>
              <w:t>Nếu chọn nút duyệt thì đi đến bước 8.</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4)</w:t>
            </w:r>
            <w:r w:rsidRPr="00141D43">
              <w:rPr>
                <w:rFonts w:ascii="Times New Roman" w:hAnsi="Times New Roman" w:cs="Times New Roman"/>
                <w:sz w:val="26"/>
                <w:szCs w:val="26"/>
              </w:rPr>
              <w:tab/>
              <w:t>Hệ thống hiện ra thông báo truy vấn người dùng “có chắc chắn muốn xóa tin này không”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5)</w:t>
            </w:r>
            <w:r w:rsidRPr="00141D43">
              <w:rPr>
                <w:rFonts w:ascii="Times New Roman" w:hAnsi="Times New Roman" w:cs="Times New Roman"/>
                <w:sz w:val="26"/>
                <w:szCs w:val="26"/>
              </w:rPr>
              <w:tab/>
              <w:t>Người dùng xác nhận truy vấn từ hệ thống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a)</w:t>
            </w:r>
            <w:r w:rsidRPr="00141D43">
              <w:rPr>
                <w:rFonts w:ascii="Times New Roman" w:hAnsi="Times New Roman" w:cs="Times New Roman"/>
                <w:sz w:val="26"/>
                <w:szCs w:val="26"/>
              </w:rPr>
              <w:tab/>
              <w:t>Nếu người dùng chọn có thì tiếp tục bước 6</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b)</w:t>
            </w:r>
            <w:r w:rsidRPr="00141D43">
              <w:rPr>
                <w:rFonts w:ascii="Times New Roman" w:hAnsi="Times New Roman" w:cs="Times New Roman"/>
                <w:sz w:val="26"/>
                <w:szCs w:val="26"/>
              </w:rPr>
              <w:tab/>
              <w:t xml:space="preserve">Nếu người dùng chọn không thì đi đến bước 9 </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6)</w:t>
            </w:r>
            <w:r w:rsidRPr="00141D43">
              <w:rPr>
                <w:rFonts w:ascii="Times New Roman" w:hAnsi="Times New Roman" w:cs="Times New Roman"/>
                <w:sz w:val="26"/>
                <w:szCs w:val="26"/>
              </w:rPr>
              <w:tab/>
              <w:t>Hệ thống tiến hành xóa tin đã chọn ra khỏi hệ thống</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 xml:space="preserve">7) </w:t>
            </w:r>
            <w:r w:rsidRPr="00141D43">
              <w:rPr>
                <w:rFonts w:ascii="Times New Roman" w:hAnsi="Times New Roman" w:cs="Times New Roman"/>
                <w:sz w:val="26"/>
                <w:szCs w:val="26"/>
              </w:rPr>
              <w:tab/>
              <w:t>Hệ thống hiển thị thông báo kết quả.</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8)</w:t>
            </w:r>
            <w:r w:rsidRPr="00141D43">
              <w:rPr>
                <w:rFonts w:ascii="Times New Roman" w:hAnsi="Times New Roman" w:cs="Times New Roman"/>
                <w:sz w:val="26"/>
                <w:szCs w:val="26"/>
              </w:rPr>
              <w:tab/>
              <w:t>Hệ thống chuyển trạng thái của tin từ “chưa kiểm duyệt” sang “đã kiểm duyệt”.</w:t>
            </w:r>
          </w:p>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9)</w:t>
            </w:r>
            <w:r w:rsidRPr="00141D43">
              <w:rPr>
                <w:rFonts w:ascii="Times New Roman" w:hAnsi="Times New Roman" w:cs="Times New Roman"/>
                <w:sz w:val="26"/>
                <w:szCs w:val="26"/>
              </w:rPr>
              <w:tab/>
              <w:t>Hệ thống cập hiển thị lại danh sách các tin chưa được duyệt theo thứ tự thời gian đăng tin.</w:t>
            </w:r>
          </w:p>
          <w:p w:rsidR="00D71441" w:rsidRPr="00141D43" w:rsidRDefault="00D71441" w:rsidP="00ED6AD8">
            <w:pPr>
              <w:jc w:val="both"/>
              <w:rPr>
                <w:rFonts w:ascii="Times New Roman" w:hAnsi="Times New Roman" w:cs="Times New Roman"/>
                <w:sz w:val="26"/>
                <w:szCs w:val="26"/>
              </w:rPr>
            </w:pP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Kết quả</w:t>
            </w:r>
          </w:p>
        </w:tc>
        <w:tc>
          <w:tcPr>
            <w:tcW w:w="7555"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Những tin có nội dung không phù hợp bị người dùng xóa khỏi hệ thống và những tin đã được duyệt được chuyển trạng thái.</w:t>
            </w:r>
          </w:p>
        </w:tc>
      </w:tr>
      <w:tr w:rsidR="00D71441" w:rsidRPr="00141D43" w:rsidTr="00ED6AD8">
        <w:tc>
          <w:tcPr>
            <w:tcW w:w="10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jc w:val="both"/>
              <w:rPr>
                <w:rFonts w:ascii="Times New Roman" w:hAnsi="Times New Roman" w:cs="Times New Roman"/>
                <w:sz w:val="26"/>
                <w:szCs w:val="26"/>
              </w:rPr>
            </w:pPr>
          </w:p>
        </w:tc>
      </w:tr>
    </w:tbl>
    <w:p w:rsidR="00D71441" w:rsidRPr="00141D43" w:rsidRDefault="00D71441" w:rsidP="00D71441">
      <w:pPr>
        <w:pStyle w:val="ListParagraph"/>
        <w:jc w:val="both"/>
        <w:outlineLvl w:val="1"/>
        <w:rPr>
          <w:rFonts w:ascii="Times New Roman" w:hAnsi="Times New Roman" w:cs="Times New Roman"/>
          <w:sz w:val="26"/>
          <w:szCs w:val="26"/>
        </w:rPr>
      </w:pPr>
    </w:p>
    <w:p w:rsidR="00D71441" w:rsidRPr="008F5A6F" w:rsidRDefault="00D71441" w:rsidP="008F5A6F">
      <w:pPr>
        <w:pStyle w:val="ListParagraph"/>
        <w:numPr>
          <w:ilvl w:val="1"/>
          <w:numId w:val="56"/>
        </w:numPr>
        <w:jc w:val="both"/>
        <w:outlineLvl w:val="2"/>
        <w:rPr>
          <w:rFonts w:ascii="Times New Roman" w:hAnsi="Times New Roman" w:cs="Times New Roman"/>
          <w:b/>
          <w:sz w:val="26"/>
          <w:szCs w:val="26"/>
        </w:rPr>
      </w:pPr>
      <w:bookmarkStart w:id="74" w:name="_Toc397647857"/>
      <w:bookmarkStart w:id="75" w:name="_Toc403367824"/>
      <w:r w:rsidRPr="008F5A6F">
        <w:rPr>
          <w:rFonts w:ascii="Times New Roman" w:hAnsi="Times New Roman" w:cs="Times New Roman"/>
          <w:b/>
          <w:sz w:val="26"/>
          <w:szCs w:val="26"/>
        </w:rPr>
        <w:t>Tính năng đăng tin.</w:t>
      </w:r>
      <w:bookmarkEnd w:id="74"/>
      <w:bookmarkEnd w:id="75"/>
      <w:r w:rsidRPr="008F5A6F">
        <w:rPr>
          <w:rFonts w:ascii="Times New Roman" w:hAnsi="Times New Roman" w:cs="Times New Roman"/>
          <w:b/>
          <w:sz w:val="26"/>
          <w:szCs w:val="26"/>
        </w:rPr>
        <w:t xml:space="preserve"> </w:t>
      </w:r>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REQ11</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Đăng tin</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6</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phép chủ nhà trọ có thể đưa thông tin về nhà trọ cho thuê lên website</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Chủ nhà trọ, Quản trị website</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Đã đăng nhập trước đó</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D71441">
            <w:pPr>
              <w:pStyle w:val="ListParagraph"/>
              <w:numPr>
                <w:ilvl w:val="0"/>
                <w:numId w:val="57"/>
              </w:numPr>
              <w:jc w:val="both"/>
              <w:rPr>
                <w:rFonts w:ascii="Times New Roman" w:hAnsi="Times New Roman" w:cs="Times New Roman"/>
                <w:sz w:val="26"/>
                <w:szCs w:val="26"/>
              </w:rPr>
            </w:pPr>
            <w:r w:rsidRPr="00141D43">
              <w:rPr>
                <w:rFonts w:ascii="Times New Roman" w:hAnsi="Times New Roman" w:cs="Times New Roman"/>
                <w:sz w:val="26"/>
                <w:szCs w:val="26"/>
              </w:rPr>
              <w:t>Để đăng tin về nhà trọ cho thuê, người dùng cần phải đăng nhập vào hệ thống.</w:t>
            </w:r>
          </w:p>
          <w:p w:rsidR="00D71441" w:rsidRPr="00141D43" w:rsidRDefault="00D71441" w:rsidP="00D71441">
            <w:pPr>
              <w:pStyle w:val="ListParagraph"/>
              <w:numPr>
                <w:ilvl w:val="0"/>
                <w:numId w:val="57"/>
              </w:numPr>
              <w:jc w:val="both"/>
              <w:rPr>
                <w:rFonts w:ascii="Times New Roman" w:hAnsi="Times New Roman" w:cs="Times New Roman"/>
                <w:sz w:val="26"/>
                <w:szCs w:val="26"/>
              </w:rPr>
            </w:pPr>
            <w:r w:rsidRPr="00141D43">
              <w:rPr>
                <w:rFonts w:ascii="Times New Roman" w:hAnsi="Times New Roman" w:cs="Times New Roman"/>
                <w:sz w:val="26"/>
                <w:szCs w:val="26"/>
              </w:rPr>
              <w:t>Sau khi đăng nhập, người dùng click vào “Đăng tin” trên trang chủ của website, hệ thống sẽ tự động chuyển trang đến trang đăng tin.</w:t>
            </w:r>
          </w:p>
          <w:p w:rsidR="00D71441" w:rsidRPr="00141D43" w:rsidRDefault="00D71441" w:rsidP="00D71441">
            <w:pPr>
              <w:pStyle w:val="ListParagraph"/>
              <w:numPr>
                <w:ilvl w:val="0"/>
                <w:numId w:val="57"/>
              </w:numPr>
              <w:jc w:val="both"/>
              <w:rPr>
                <w:rFonts w:ascii="Times New Roman" w:hAnsi="Times New Roman" w:cs="Times New Roman"/>
                <w:sz w:val="26"/>
                <w:szCs w:val="26"/>
              </w:rPr>
            </w:pPr>
            <w:r w:rsidRPr="00141D43">
              <w:rPr>
                <w:rFonts w:ascii="Times New Roman" w:hAnsi="Times New Roman" w:cs="Times New Roman"/>
                <w:sz w:val="26"/>
                <w:szCs w:val="26"/>
              </w:rPr>
              <w:lastRenderedPageBreak/>
              <w:t>Ở trang đăng tin, người dùng cần điền đầy đủ các thông tin về nhà trọ bao gồm tiêu đề, địa chỉ, giá, diện tích, hình ảnh và có thể thêm thông tin liên lạc của chủ nhà trọ lên website giúp người dùng dễ dàng liên lạc khi cần.</w:t>
            </w:r>
          </w:p>
          <w:p w:rsidR="00D71441" w:rsidRPr="00141D43" w:rsidRDefault="00D71441" w:rsidP="00D71441">
            <w:pPr>
              <w:pStyle w:val="ListParagraph"/>
              <w:numPr>
                <w:ilvl w:val="0"/>
                <w:numId w:val="57"/>
              </w:numPr>
              <w:jc w:val="both"/>
              <w:rPr>
                <w:rFonts w:ascii="Times New Roman" w:hAnsi="Times New Roman" w:cs="Times New Roman"/>
                <w:sz w:val="26"/>
                <w:szCs w:val="26"/>
              </w:rPr>
            </w:pPr>
            <w:r w:rsidRPr="00141D43">
              <w:rPr>
                <w:rFonts w:ascii="Times New Roman" w:hAnsi="Times New Roman" w:cs="Times New Roman"/>
                <w:sz w:val="26"/>
                <w:szCs w:val="26"/>
              </w:rPr>
              <w:t>Sau khi điền đầy đủ các thông tin cần thiết, người dùng click vào “Đăng tin” để hoàn tất đăng thông tin về nhà trọ lên website.</w:t>
            </w:r>
          </w:p>
          <w:p w:rsidR="00D71441" w:rsidRPr="00141D43" w:rsidRDefault="00D71441" w:rsidP="00D71441">
            <w:pPr>
              <w:pStyle w:val="ListParagraph"/>
              <w:numPr>
                <w:ilvl w:val="0"/>
                <w:numId w:val="57"/>
              </w:numPr>
              <w:jc w:val="both"/>
              <w:rPr>
                <w:rFonts w:ascii="Times New Roman" w:hAnsi="Times New Roman" w:cs="Times New Roman"/>
                <w:sz w:val="26"/>
                <w:szCs w:val="26"/>
              </w:rPr>
            </w:pPr>
            <w:r w:rsidRPr="00141D43">
              <w:rPr>
                <w:rFonts w:ascii="Times New Roman" w:hAnsi="Times New Roman" w:cs="Times New Roman"/>
                <w:sz w:val="26"/>
                <w:szCs w:val="26"/>
              </w:rPr>
              <w:t>Sau khi tin về nhà trọ được đăng lên hệ thống, người quản trị hệ thống có quyền xem, sửa, xóa tin đã đăng nếu tin không hợp lệ với quy định của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Thông tin về nhà trọ sẽ được đăng lên hệ thống.</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Nếu người dùng chưa đăng nhập vào hệ thống, khi click vào đăng tin trên trang chủ, hệ thống sẽ yêu cầu người dùng đăng nhập, nếu người dùng không có tài khoản thì hệ thống sẽ gợi ý người dùng đăng kí tài khoản mới.</w:t>
            </w:r>
          </w:p>
          <w:p w:rsidR="00D71441" w:rsidRPr="00141D43" w:rsidRDefault="00D71441" w:rsidP="00ED6AD8">
            <w:pPr>
              <w:jc w:val="both"/>
              <w:rPr>
                <w:rFonts w:ascii="Times New Roman" w:hAnsi="Times New Roman" w:cs="Times New Roman"/>
                <w:sz w:val="26"/>
                <w:szCs w:val="26"/>
              </w:rPr>
            </w:pPr>
          </w:p>
        </w:tc>
      </w:tr>
    </w:tbl>
    <w:p w:rsidR="00D71441" w:rsidRPr="00141D43" w:rsidRDefault="00D71441" w:rsidP="00D71441">
      <w:pPr>
        <w:jc w:val="both"/>
        <w:outlineLvl w:val="1"/>
        <w:rPr>
          <w:rFonts w:ascii="Times New Roman" w:hAnsi="Times New Roman" w:cs="Times New Roman"/>
          <w:sz w:val="26"/>
          <w:szCs w:val="26"/>
        </w:rPr>
      </w:pPr>
    </w:p>
    <w:p w:rsidR="00D71441" w:rsidRPr="008F5A6F" w:rsidRDefault="00D71441" w:rsidP="008F5A6F">
      <w:pPr>
        <w:pStyle w:val="ListParagraph"/>
        <w:numPr>
          <w:ilvl w:val="1"/>
          <w:numId w:val="56"/>
        </w:numPr>
        <w:jc w:val="both"/>
        <w:outlineLvl w:val="2"/>
        <w:rPr>
          <w:rFonts w:ascii="Times New Roman" w:hAnsi="Times New Roman" w:cs="Times New Roman"/>
          <w:b/>
          <w:sz w:val="26"/>
          <w:szCs w:val="26"/>
        </w:rPr>
      </w:pPr>
      <w:bookmarkStart w:id="76" w:name="_Toc397647858"/>
      <w:bookmarkStart w:id="77" w:name="_Toc403367825"/>
      <w:r w:rsidRPr="008F5A6F">
        <w:rPr>
          <w:rFonts w:ascii="Times New Roman" w:hAnsi="Times New Roman" w:cs="Times New Roman"/>
          <w:b/>
          <w:sz w:val="26"/>
          <w:szCs w:val="26"/>
        </w:rPr>
        <w:t>Cập nhật thông tin nhà trọ</w:t>
      </w:r>
      <w:bookmarkEnd w:id="76"/>
      <w:bookmarkEnd w:id="77"/>
    </w:p>
    <w:tbl>
      <w:tblPr>
        <w:tblStyle w:val="TableGrid"/>
        <w:tblW w:w="0" w:type="auto"/>
        <w:tblInd w:w="720" w:type="dxa"/>
        <w:tblLook w:val="04A0" w:firstRow="1" w:lastRow="0" w:firstColumn="1" w:lastColumn="0" w:noHBand="0" w:noVBand="1"/>
      </w:tblPr>
      <w:tblGrid>
        <w:gridCol w:w="1075"/>
        <w:gridCol w:w="7555"/>
      </w:tblGrid>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Mã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REQ12</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Tên yêu cầu</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Cập nhật thông tin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Mức độ ưu tiên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4</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Lợi ích</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5</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Chi phí</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Rủi ro</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Mức 3</w:t>
            </w:r>
          </w:p>
        </w:tc>
      </w:tr>
      <w:tr w:rsidR="00D71441" w:rsidRPr="00141D43" w:rsidTr="00ED6AD8">
        <w:trPr>
          <w:trHeight w:val="665"/>
        </w:trPr>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Nội dung</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Tính năng này giúp cho người dùng có thể thay đổi thông tin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Đối tượng sử dụng</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Chủ nhà trọ.</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Tiền điều kiện</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 xml:space="preserve">Phải đăng nhập thành công </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Xử lý</w:t>
            </w:r>
          </w:p>
        </w:tc>
        <w:tc>
          <w:tcPr>
            <w:tcW w:w="7555" w:type="dxa"/>
          </w:tcPr>
          <w:p w:rsidR="00D71441" w:rsidRPr="00141D43" w:rsidRDefault="00D71441" w:rsidP="00D71441">
            <w:pPr>
              <w:pStyle w:val="ListParagraph"/>
              <w:numPr>
                <w:ilvl w:val="0"/>
                <w:numId w:val="59"/>
              </w:numPr>
              <w:jc w:val="both"/>
              <w:rPr>
                <w:rFonts w:ascii="Times New Roman" w:hAnsi="Times New Roman" w:cs="Times New Roman"/>
                <w:sz w:val="26"/>
                <w:szCs w:val="26"/>
              </w:rPr>
            </w:pPr>
            <w:r w:rsidRPr="00141D43">
              <w:rPr>
                <w:rFonts w:ascii="Times New Roman" w:hAnsi="Times New Roman" w:cs="Times New Roman"/>
                <w:sz w:val="26"/>
                <w:szCs w:val="26"/>
              </w:rPr>
              <w:t xml:space="preserve">Để cập nhật thông tin nhà trọ, người dùng cần phải đăng nhập trước đó. </w:t>
            </w:r>
          </w:p>
          <w:p w:rsidR="00D71441" w:rsidRPr="00141D43" w:rsidRDefault="00D71441" w:rsidP="00D71441">
            <w:pPr>
              <w:pStyle w:val="ListParagraph"/>
              <w:numPr>
                <w:ilvl w:val="0"/>
                <w:numId w:val="59"/>
              </w:numPr>
              <w:jc w:val="both"/>
              <w:rPr>
                <w:rFonts w:ascii="Times New Roman" w:hAnsi="Times New Roman" w:cs="Times New Roman"/>
                <w:sz w:val="26"/>
                <w:szCs w:val="26"/>
              </w:rPr>
            </w:pPr>
            <w:r w:rsidRPr="00141D43">
              <w:rPr>
                <w:rFonts w:ascii="Times New Roman" w:hAnsi="Times New Roman" w:cs="Times New Roman"/>
                <w:sz w:val="26"/>
                <w:szCs w:val="26"/>
              </w:rPr>
              <w:t>Sau khi đăng nhập, người dùng phải chọn và thông tin nhà trọ mà người dùng muốn cập nhật.</w:t>
            </w:r>
          </w:p>
          <w:p w:rsidR="00D71441" w:rsidRPr="00141D43" w:rsidRDefault="00D71441" w:rsidP="00D71441">
            <w:pPr>
              <w:pStyle w:val="ListParagraph"/>
              <w:numPr>
                <w:ilvl w:val="0"/>
                <w:numId w:val="59"/>
              </w:numPr>
              <w:jc w:val="both"/>
              <w:rPr>
                <w:rFonts w:ascii="Times New Roman" w:hAnsi="Times New Roman" w:cs="Times New Roman"/>
                <w:sz w:val="26"/>
                <w:szCs w:val="26"/>
              </w:rPr>
            </w:pPr>
            <w:r w:rsidRPr="00141D43">
              <w:rPr>
                <w:rFonts w:ascii="Times New Roman" w:hAnsi="Times New Roman" w:cs="Times New Roman"/>
                <w:sz w:val="26"/>
                <w:szCs w:val="26"/>
              </w:rPr>
              <w:lastRenderedPageBreak/>
              <w:t>Người dùng click vào “Cập nhật thông tin nhà trọ” để thay đổi thông tin cần đăng.</w:t>
            </w:r>
          </w:p>
          <w:p w:rsidR="00D71441" w:rsidRPr="00141D43" w:rsidRDefault="00D71441" w:rsidP="00D71441">
            <w:pPr>
              <w:pStyle w:val="ListParagraph"/>
              <w:numPr>
                <w:ilvl w:val="0"/>
                <w:numId w:val="59"/>
              </w:numPr>
              <w:jc w:val="both"/>
              <w:rPr>
                <w:rFonts w:ascii="Times New Roman" w:hAnsi="Times New Roman" w:cs="Times New Roman"/>
                <w:sz w:val="26"/>
                <w:szCs w:val="26"/>
              </w:rPr>
            </w:pPr>
            <w:r w:rsidRPr="00141D43">
              <w:rPr>
                <w:rFonts w:ascii="Times New Roman" w:hAnsi="Times New Roman" w:cs="Times New Roman"/>
                <w:sz w:val="26"/>
                <w:szCs w:val="26"/>
              </w:rPr>
              <w:t>Hệ thống sẽ tự động chuyển sang trang cập nhật thông tin. Ở trang cập nhật, người dùng phải điền đầy đủ các thông tin cần thay đổi.</w:t>
            </w:r>
          </w:p>
          <w:p w:rsidR="00D71441" w:rsidRPr="00141D43" w:rsidRDefault="00D71441" w:rsidP="00D71441">
            <w:pPr>
              <w:pStyle w:val="ListParagraph"/>
              <w:numPr>
                <w:ilvl w:val="0"/>
                <w:numId w:val="59"/>
              </w:numPr>
              <w:jc w:val="both"/>
              <w:rPr>
                <w:rFonts w:ascii="Times New Roman" w:hAnsi="Times New Roman" w:cs="Times New Roman"/>
                <w:sz w:val="26"/>
                <w:szCs w:val="26"/>
              </w:rPr>
            </w:pPr>
            <w:r w:rsidRPr="00141D43">
              <w:rPr>
                <w:rFonts w:ascii="Times New Roman" w:hAnsi="Times New Roman" w:cs="Times New Roman"/>
                <w:sz w:val="26"/>
                <w:szCs w:val="26"/>
              </w:rPr>
              <w:t>Sau khi điền các thông tin đầy đủ, người dùng nhấn “Save” để hoàn tất cập nhật.</w:t>
            </w:r>
          </w:p>
          <w:p w:rsidR="00D71441" w:rsidRPr="00141D43" w:rsidRDefault="00D71441" w:rsidP="00D71441">
            <w:pPr>
              <w:pStyle w:val="ListParagraph"/>
              <w:numPr>
                <w:ilvl w:val="0"/>
                <w:numId w:val="59"/>
              </w:numPr>
              <w:jc w:val="both"/>
              <w:rPr>
                <w:rFonts w:ascii="Times New Roman" w:hAnsi="Times New Roman" w:cs="Times New Roman"/>
                <w:sz w:val="26"/>
                <w:szCs w:val="26"/>
              </w:rPr>
            </w:pPr>
            <w:r w:rsidRPr="00141D43">
              <w:rPr>
                <w:rFonts w:ascii="Times New Roman" w:hAnsi="Times New Roman" w:cs="Times New Roman"/>
                <w:sz w:val="26"/>
                <w:szCs w:val="26"/>
              </w:rPr>
              <w:t>Sau khi nhấn “Save”, hệ thống sẽ thông báo “Cập nhật thông tin nhà trọ thành công” và thông tin mới sẽ được cập nhật vào hệ thống.</w:t>
            </w:r>
          </w:p>
          <w:p w:rsidR="00D71441" w:rsidRPr="00141D43" w:rsidRDefault="00D71441" w:rsidP="00ED6AD8">
            <w:pPr>
              <w:rPr>
                <w:rFonts w:ascii="Times New Roman" w:hAnsi="Times New Roman" w:cs="Times New Roman"/>
                <w:sz w:val="26"/>
                <w:szCs w:val="26"/>
              </w:rPr>
            </w:pP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lastRenderedPageBreak/>
              <w:t>Kết quả</w:t>
            </w:r>
          </w:p>
        </w:tc>
        <w:tc>
          <w:tcPr>
            <w:tcW w:w="7555" w:type="dxa"/>
          </w:tcPr>
          <w:p w:rsidR="00D71441" w:rsidRPr="00141D43" w:rsidRDefault="00D71441" w:rsidP="00ED6AD8">
            <w:pPr>
              <w:pStyle w:val="ListParagraph"/>
              <w:ind w:left="0"/>
              <w:jc w:val="both"/>
              <w:rPr>
                <w:rFonts w:ascii="Times New Roman" w:hAnsi="Times New Roman" w:cs="Times New Roman"/>
                <w:sz w:val="26"/>
                <w:szCs w:val="26"/>
              </w:rPr>
            </w:pPr>
            <w:r w:rsidRPr="00141D43">
              <w:rPr>
                <w:rFonts w:ascii="Times New Roman" w:hAnsi="Times New Roman" w:cs="Times New Roman"/>
                <w:sz w:val="26"/>
                <w:szCs w:val="26"/>
              </w:rPr>
              <w:t>Thông tin nhà trọ mới được cập nhật</w:t>
            </w:r>
          </w:p>
        </w:tc>
      </w:tr>
      <w:tr w:rsidR="00D71441" w:rsidRPr="00141D43" w:rsidTr="00ED6AD8">
        <w:tc>
          <w:tcPr>
            <w:tcW w:w="1075" w:type="dxa"/>
            <w:shd w:val="clear" w:color="auto" w:fill="DEEAF6" w:themeFill="accent1" w:themeFillTint="33"/>
          </w:tcPr>
          <w:p w:rsidR="00D71441" w:rsidRPr="00141D43" w:rsidRDefault="00D71441" w:rsidP="00ED6AD8">
            <w:pPr>
              <w:pStyle w:val="ListParagraph"/>
              <w:ind w:left="0"/>
              <w:jc w:val="both"/>
              <w:rPr>
                <w:rFonts w:ascii="Times New Roman" w:hAnsi="Times New Roman" w:cs="Times New Roman"/>
                <w:b/>
                <w:sz w:val="26"/>
                <w:szCs w:val="26"/>
              </w:rPr>
            </w:pPr>
            <w:r w:rsidRPr="00141D43">
              <w:rPr>
                <w:rFonts w:ascii="Times New Roman" w:hAnsi="Times New Roman" w:cs="Times New Roman"/>
                <w:b/>
                <w:sz w:val="26"/>
                <w:szCs w:val="26"/>
              </w:rPr>
              <w:t>Ghi chú</w:t>
            </w:r>
          </w:p>
        </w:tc>
        <w:tc>
          <w:tcPr>
            <w:tcW w:w="7555" w:type="dxa"/>
          </w:tcPr>
          <w:p w:rsidR="00D71441" w:rsidRPr="00141D43" w:rsidRDefault="00D71441" w:rsidP="00ED6AD8">
            <w:pPr>
              <w:jc w:val="both"/>
              <w:rPr>
                <w:rFonts w:ascii="Times New Roman" w:hAnsi="Times New Roman" w:cs="Times New Roman"/>
                <w:sz w:val="26"/>
                <w:szCs w:val="26"/>
              </w:rPr>
            </w:pPr>
            <w:r w:rsidRPr="00141D43">
              <w:rPr>
                <w:rFonts w:ascii="Times New Roman" w:hAnsi="Times New Roman" w:cs="Times New Roman"/>
                <w:sz w:val="26"/>
                <w:szCs w:val="26"/>
              </w:rPr>
              <w:tab/>
              <w:t>Các thông tin có kí hiệu “*” không được bỏ trống, nếu trống thì hệ thống sẽ thông bao lỗi.</w:t>
            </w:r>
          </w:p>
        </w:tc>
      </w:tr>
    </w:tbl>
    <w:p w:rsidR="00D71441" w:rsidRPr="00141D43" w:rsidRDefault="00D71441" w:rsidP="00D71441">
      <w:pPr>
        <w:pStyle w:val="ListParagraph"/>
        <w:ind w:left="1440"/>
        <w:jc w:val="both"/>
        <w:outlineLvl w:val="1"/>
        <w:rPr>
          <w:rFonts w:ascii="Times New Roman" w:hAnsi="Times New Roman" w:cs="Times New Roman"/>
          <w:sz w:val="26"/>
          <w:szCs w:val="26"/>
        </w:rPr>
      </w:pPr>
    </w:p>
    <w:p w:rsidR="00D71441" w:rsidRPr="00141D43" w:rsidRDefault="00D71441" w:rsidP="00D71441">
      <w:pPr>
        <w:pStyle w:val="ListParagraph"/>
        <w:ind w:left="1440"/>
        <w:jc w:val="both"/>
        <w:outlineLvl w:val="1"/>
        <w:rPr>
          <w:rFonts w:ascii="Times New Roman" w:hAnsi="Times New Roman" w:cs="Times New Roman"/>
          <w:sz w:val="26"/>
          <w:szCs w:val="26"/>
        </w:rPr>
      </w:pPr>
    </w:p>
    <w:p w:rsidR="00D71441" w:rsidRPr="008F5A6F" w:rsidRDefault="00D71441" w:rsidP="008F5A6F">
      <w:pPr>
        <w:pStyle w:val="Heading2"/>
        <w:rPr>
          <w:rFonts w:ascii="Times New Roman" w:hAnsi="Times New Roman" w:cs="Times New Roman"/>
          <w:b/>
          <w:color w:val="auto"/>
        </w:rPr>
      </w:pPr>
      <w:bookmarkStart w:id="78" w:name="_Toc372110179"/>
      <w:bookmarkStart w:id="79" w:name="_Toc372110690"/>
      <w:bookmarkStart w:id="80" w:name="_Toc372110936"/>
      <w:bookmarkStart w:id="81" w:name="_Toc397647859"/>
      <w:bookmarkStart w:id="82" w:name="_Toc403367826"/>
      <w:r w:rsidRPr="008F5A6F">
        <w:rPr>
          <w:rFonts w:ascii="Times New Roman" w:hAnsi="Times New Roman" w:cs="Times New Roman"/>
          <w:b/>
          <w:color w:val="auto"/>
        </w:rPr>
        <w:t>5.  Các yêu cầu phi chức năng</w:t>
      </w:r>
      <w:bookmarkEnd w:id="78"/>
      <w:bookmarkEnd w:id="79"/>
      <w:bookmarkEnd w:id="80"/>
      <w:bookmarkEnd w:id="81"/>
      <w:bookmarkEnd w:id="82"/>
    </w:p>
    <w:p w:rsidR="00D71441" w:rsidRPr="008F5A6F" w:rsidRDefault="00D71441" w:rsidP="008F5A6F">
      <w:pPr>
        <w:pStyle w:val="Heading3"/>
        <w:ind w:firstLine="720"/>
        <w:rPr>
          <w:rFonts w:ascii="Times New Roman" w:hAnsi="Times New Roman" w:cs="Times New Roman"/>
          <w:b/>
          <w:color w:val="auto"/>
        </w:rPr>
      </w:pPr>
      <w:bookmarkStart w:id="83" w:name="_Toc372110180"/>
      <w:bookmarkStart w:id="84" w:name="_Toc372110691"/>
      <w:bookmarkStart w:id="85" w:name="_Toc372110937"/>
      <w:bookmarkStart w:id="86" w:name="_Toc397647860"/>
      <w:bookmarkStart w:id="87" w:name="_Toc403367827"/>
      <w:r w:rsidRPr="008F5A6F">
        <w:rPr>
          <w:rFonts w:ascii="Times New Roman" w:hAnsi="Times New Roman" w:cs="Times New Roman"/>
          <w:b/>
          <w:color w:val="auto"/>
        </w:rPr>
        <w:t>5.1  Yêu cầu thực thi</w:t>
      </w:r>
      <w:bookmarkEnd w:id="83"/>
      <w:bookmarkEnd w:id="84"/>
      <w:bookmarkEnd w:id="85"/>
      <w:bookmarkEnd w:id="86"/>
      <w:bookmarkEnd w:id="87"/>
    </w:p>
    <w:p w:rsidR="00D71441" w:rsidRPr="00141D43" w:rsidRDefault="00D71441" w:rsidP="00D71441">
      <w:pPr>
        <w:pStyle w:val="ListParagraph"/>
        <w:numPr>
          <w:ilvl w:val="0"/>
          <w:numId w:val="47"/>
        </w:numPr>
        <w:spacing w:before="16" w:after="0" w:line="271" w:lineRule="auto"/>
        <w:jc w:val="both"/>
        <w:rPr>
          <w:rFonts w:ascii="Times New Roman" w:hAnsi="Times New Roman" w:cs="Times New Roman"/>
          <w:sz w:val="26"/>
          <w:szCs w:val="26"/>
        </w:rPr>
      </w:pPr>
      <w:r w:rsidRPr="00141D43">
        <w:rPr>
          <w:rFonts w:ascii="Times New Roman" w:hAnsi="Times New Roman" w:cs="Times New Roman"/>
          <w:sz w:val="26"/>
          <w:szCs w:val="26"/>
        </w:rPr>
        <w:t>Tốc độ xử lý của hệ thống phải nhanh chóng và chính xác.</w:t>
      </w:r>
    </w:p>
    <w:p w:rsidR="00D71441" w:rsidRPr="00141D43" w:rsidRDefault="00D71441" w:rsidP="00D71441">
      <w:pPr>
        <w:pStyle w:val="ListParagraph"/>
        <w:numPr>
          <w:ilvl w:val="0"/>
          <w:numId w:val="47"/>
        </w:numPr>
        <w:spacing w:before="20" w:after="0" w:line="271" w:lineRule="auto"/>
        <w:jc w:val="both"/>
        <w:rPr>
          <w:rFonts w:ascii="Times New Roman" w:hAnsi="Times New Roman" w:cs="Times New Roman"/>
          <w:sz w:val="26"/>
          <w:szCs w:val="26"/>
        </w:rPr>
      </w:pPr>
      <w:r w:rsidRPr="00141D43">
        <w:rPr>
          <w:rFonts w:ascii="Times New Roman" w:hAnsi="Times New Roman" w:cs="Times New Roman"/>
          <w:sz w:val="26"/>
          <w:szCs w:val="26"/>
        </w:rPr>
        <w:t>Sau khi đăng tải, tìm kiếm, chỉnh sửa thông tin nhà trọ thì hệ thống phải thực thi đúng yêu cầu rồi trả kết quả chính xác.</w:t>
      </w:r>
    </w:p>
    <w:p w:rsidR="00D71441" w:rsidRPr="00141D43" w:rsidRDefault="00D71441" w:rsidP="00D71441">
      <w:pPr>
        <w:pStyle w:val="ListParagraph"/>
        <w:numPr>
          <w:ilvl w:val="0"/>
          <w:numId w:val="47"/>
        </w:numPr>
        <w:spacing w:before="20" w:after="0" w:line="271" w:lineRule="auto"/>
        <w:jc w:val="both"/>
        <w:rPr>
          <w:rFonts w:ascii="Times New Roman" w:hAnsi="Times New Roman" w:cs="Times New Roman"/>
          <w:sz w:val="26"/>
          <w:szCs w:val="26"/>
        </w:rPr>
      </w:pPr>
      <w:r w:rsidRPr="00141D43">
        <w:rPr>
          <w:rFonts w:ascii="Times New Roman" w:hAnsi="Times New Roman" w:cs="Times New Roman"/>
          <w:sz w:val="26"/>
          <w:szCs w:val="26"/>
        </w:rPr>
        <w:t>Tin tức mới phải được hiển thị nổi bật.</w:t>
      </w:r>
    </w:p>
    <w:p w:rsidR="00D71441" w:rsidRPr="00141D43" w:rsidRDefault="00D71441" w:rsidP="00D71441">
      <w:pPr>
        <w:pStyle w:val="ListParagraph"/>
        <w:numPr>
          <w:ilvl w:val="0"/>
          <w:numId w:val="47"/>
        </w:numPr>
        <w:spacing w:before="20" w:after="0" w:line="271" w:lineRule="auto"/>
        <w:jc w:val="both"/>
        <w:rPr>
          <w:rFonts w:ascii="Times New Roman" w:hAnsi="Times New Roman" w:cs="Times New Roman"/>
          <w:sz w:val="26"/>
          <w:szCs w:val="26"/>
        </w:rPr>
      </w:pPr>
      <w:r w:rsidRPr="00141D43">
        <w:rPr>
          <w:rFonts w:ascii="Times New Roman" w:hAnsi="Times New Roman" w:cs="Times New Roman"/>
          <w:sz w:val="26"/>
          <w:szCs w:val="26"/>
        </w:rPr>
        <w:t>Thông tin được sắp xếp theo trật tự nhất định khi truy xuất hay hiển thị ra giao diện bê ngoài</w:t>
      </w:r>
    </w:p>
    <w:p w:rsidR="00D71441" w:rsidRPr="00141D43" w:rsidRDefault="00D71441" w:rsidP="00D71441">
      <w:pPr>
        <w:pStyle w:val="ListParagraph"/>
        <w:numPr>
          <w:ilvl w:val="0"/>
          <w:numId w:val="47"/>
        </w:numPr>
        <w:spacing w:before="20" w:after="0" w:line="271" w:lineRule="auto"/>
        <w:jc w:val="both"/>
        <w:rPr>
          <w:rFonts w:ascii="Times New Roman" w:hAnsi="Times New Roman" w:cs="Times New Roman"/>
          <w:sz w:val="26"/>
          <w:szCs w:val="26"/>
        </w:rPr>
      </w:pPr>
      <w:r w:rsidRPr="00141D43">
        <w:rPr>
          <w:rFonts w:ascii="Times New Roman" w:hAnsi="Times New Roman" w:cs="Times New Roman"/>
          <w:sz w:val="26"/>
          <w:szCs w:val="26"/>
        </w:rPr>
        <w:t>Cho phép truy cập dữ liệu đa người dùng (cùng thời gian có thể có nhiều người dùng đăng nhập vào hệ thống)</w:t>
      </w:r>
    </w:p>
    <w:p w:rsidR="00D71441" w:rsidRPr="008F5A6F" w:rsidRDefault="00D71441" w:rsidP="008F5A6F">
      <w:pPr>
        <w:pStyle w:val="Heading3"/>
        <w:ind w:firstLine="720"/>
        <w:rPr>
          <w:rFonts w:ascii="Times New Roman" w:hAnsi="Times New Roman" w:cs="Times New Roman"/>
          <w:b/>
          <w:color w:val="auto"/>
        </w:rPr>
      </w:pPr>
      <w:bookmarkStart w:id="88" w:name="_Toc372110181"/>
      <w:bookmarkStart w:id="89" w:name="_Toc372110692"/>
      <w:bookmarkStart w:id="90" w:name="_Toc372110938"/>
      <w:bookmarkStart w:id="91" w:name="_Toc397647861"/>
      <w:bookmarkStart w:id="92" w:name="_Toc403367828"/>
      <w:r w:rsidRPr="008F5A6F">
        <w:rPr>
          <w:rFonts w:ascii="Times New Roman" w:hAnsi="Times New Roman" w:cs="Times New Roman"/>
          <w:b/>
          <w:color w:val="auto"/>
        </w:rPr>
        <w:t>5.2  Yêu cầu an toàn</w:t>
      </w:r>
      <w:bookmarkEnd w:id="88"/>
      <w:bookmarkEnd w:id="89"/>
      <w:bookmarkEnd w:id="90"/>
      <w:bookmarkEnd w:id="91"/>
      <w:bookmarkEnd w:id="92"/>
    </w:p>
    <w:p w:rsidR="00D71441" w:rsidRPr="00141D43" w:rsidRDefault="00D71441" w:rsidP="00D71441">
      <w:pPr>
        <w:pStyle w:val="ListParagraph"/>
        <w:numPr>
          <w:ilvl w:val="0"/>
          <w:numId w:val="45"/>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Về phía Admin: Dữ liệu cần được sao lưu dự phòng ở một nơi khác để tránh thất thoát thông tin, hỏng hóc phần cứng ảnh hưởng tính toàn vẹn dữ liệu.</w:t>
      </w:r>
    </w:p>
    <w:p w:rsidR="00D71441" w:rsidRPr="00141D43" w:rsidRDefault="00D71441" w:rsidP="00D71441">
      <w:pPr>
        <w:pStyle w:val="ListParagraph"/>
        <w:numPr>
          <w:ilvl w:val="0"/>
          <w:numId w:val="45"/>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Chế độ ngăn chặn giả danh, xác minh tài khoản nghiêm ngặt là yếu tố quan trọng không thể thiếu để đảm bảo an toàn cho hệ thống.</w:t>
      </w:r>
    </w:p>
    <w:p w:rsidR="00D71441" w:rsidRPr="008F5A6F" w:rsidRDefault="00D71441" w:rsidP="008F5A6F">
      <w:pPr>
        <w:pStyle w:val="Heading3"/>
        <w:ind w:firstLine="720"/>
        <w:rPr>
          <w:rFonts w:ascii="Times New Roman" w:hAnsi="Times New Roman" w:cs="Times New Roman"/>
          <w:b/>
          <w:color w:val="auto"/>
        </w:rPr>
      </w:pPr>
      <w:bookmarkStart w:id="93" w:name="_Toc372110182"/>
      <w:bookmarkStart w:id="94" w:name="_Toc372110693"/>
      <w:bookmarkStart w:id="95" w:name="_Toc372110939"/>
      <w:bookmarkStart w:id="96" w:name="_Toc397647862"/>
      <w:bookmarkStart w:id="97" w:name="_Toc403367829"/>
      <w:r w:rsidRPr="008F5A6F">
        <w:rPr>
          <w:rFonts w:ascii="Times New Roman" w:hAnsi="Times New Roman" w:cs="Times New Roman"/>
          <w:b/>
          <w:color w:val="auto"/>
        </w:rPr>
        <w:t>5.3  Yêu cầu bảo mật</w:t>
      </w:r>
      <w:bookmarkEnd w:id="93"/>
      <w:bookmarkEnd w:id="94"/>
      <w:bookmarkEnd w:id="95"/>
      <w:bookmarkEnd w:id="96"/>
      <w:bookmarkEnd w:id="97"/>
    </w:p>
    <w:p w:rsidR="00D71441" w:rsidRPr="00141D43" w:rsidRDefault="00D71441" w:rsidP="00D71441">
      <w:pPr>
        <w:pStyle w:val="ListParagraph"/>
        <w:numPr>
          <w:ilvl w:val="0"/>
          <w:numId w:val="44"/>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Mật khẩu của người dùng và người quản lý phải được bảo mật tuyệt đối. Cho phép người dùng đặt lại mật khẩu.</w:t>
      </w:r>
    </w:p>
    <w:p w:rsidR="00D71441" w:rsidRPr="00141D43" w:rsidRDefault="00D71441" w:rsidP="00D71441">
      <w:pPr>
        <w:pStyle w:val="ListParagraph"/>
        <w:numPr>
          <w:ilvl w:val="0"/>
          <w:numId w:val="44"/>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Bảo mật 2  mức : mức xác thực người sử dụng và mức CSDL</w:t>
      </w:r>
    </w:p>
    <w:p w:rsidR="00D71441" w:rsidRPr="00141D43" w:rsidRDefault="00D71441" w:rsidP="00D71441">
      <w:pPr>
        <w:pStyle w:val="ListParagraph"/>
        <w:numPr>
          <w:ilvl w:val="0"/>
          <w:numId w:val="44"/>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Toàn bộ dữ liệu phải được lưu trong CSDL đã được mã hóa và phân quyền truy cập.</w:t>
      </w:r>
    </w:p>
    <w:p w:rsidR="00D71441" w:rsidRPr="00141D43" w:rsidRDefault="00D71441" w:rsidP="00D71441">
      <w:pPr>
        <w:pStyle w:val="ListParagraph"/>
        <w:numPr>
          <w:ilvl w:val="0"/>
          <w:numId w:val="44"/>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Có cơ chế bảo mật licence chống sao chép để cài đặt vào máy khác.</w:t>
      </w:r>
    </w:p>
    <w:p w:rsidR="00D71441" w:rsidRPr="00141D43" w:rsidRDefault="00D71441" w:rsidP="00D71441">
      <w:pPr>
        <w:pStyle w:val="ListParagraph"/>
        <w:numPr>
          <w:ilvl w:val="0"/>
          <w:numId w:val="44"/>
        </w:numPr>
        <w:spacing w:before="9" w:after="0" w:line="271" w:lineRule="auto"/>
        <w:rPr>
          <w:rFonts w:ascii="Times New Roman" w:hAnsi="Times New Roman" w:cs="Times New Roman"/>
          <w:sz w:val="26"/>
          <w:szCs w:val="26"/>
        </w:rPr>
      </w:pPr>
      <w:r w:rsidRPr="00141D43">
        <w:rPr>
          <w:rFonts w:ascii="Times New Roman" w:hAnsi="Times New Roman" w:cs="Times New Roman"/>
          <w:sz w:val="26"/>
          <w:szCs w:val="26"/>
        </w:rPr>
        <w:lastRenderedPageBreak/>
        <w:t>Cơ sở dữ liệu được lưu tập trung và phân quyền cụ thể.</w:t>
      </w:r>
    </w:p>
    <w:p w:rsidR="00D71441" w:rsidRPr="00141D43" w:rsidRDefault="00D71441" w:rsidP="00D71441">
      <w:pPr>
        <w:pStyle w:val="ListParagraph"/>
        <w:numPr>
          <w:ilvl w:val="0"/>
          <w:numId w:val="44"/>
        </w:numPr>
        <w:spacing w:before="9" w:after="0" w:line="271" w:lineRule="auto"/>
        <w:rPr>
          <w:rFonts w:ascii="Times New Roman" w:hAnsi="Times New Roman" w:cs="Times New Roman"/>
          <w:sz w:val="26"/>
          <w:szCs w:val="26"/>
        </w:rPr>
      </w:pPr>
      <w:r w:rsidRPr="00141D43">
        <w:rPr>
          <w:rFonts w:ascii="Times New Roman" w:hAnsi="Times New Roman" w:cs="Times New Roman"/>
          <w:sz w:val="26"/>
          <w:szCs w:val="26"/>
        </w:rPr>
        <w:t>Tất cả thông tin người dùng, thông tin nhà trọ được lưu vào một CSDL thống nhất và thông suốt.</w:t>
      </w:r>
    </w:p>
    <w:p w:rsidR="00D71441" w:rsidRPr="008F5A6F" w:rsidRDefault="00D71441" w:rsidP="008F5A6F">
      <w:pPr>
        <w:pStyle w:val="Heading3"/>
        <w:ind w:firstLine="720"/>
        <w:rPr>
          <w:rFonts w:ascii="Times New Roman" w:hAnsi="Times New Roman" w:cs="Times New Roman"/>
          <w:b/>
          <w:color w:val="auto"/>
        </w:rPr>
      </w:pPr>
      <w:bookmarkStart w:id="98" w:name="_Toc372110183"/>
      <w:bookmarkStart w:id="99" w:name="_Toc372110694"/>
      <w:bookmarkStart w:id="100" w:name="_Toc372110940"/>
      <w:bookmarkStart w:id="101" w:name="_Toc397647863"/>
      <w:bookmarkStart w:id="102" w:name="_Toc403367830"/>
      <w:r w:rsidRPr="008F5A6F">
        <w:rPr>
          <w:rFonts w:ascii="Times New Roman" w:hAnsi="Times New Roman" w:cs="Times New Roman"/>
          <w:b/>
          <w:color w:val="auto"/>
        </w:rPr>
        <w:t>5.4 Yêu cầu giao diện</w:t>
      </w:r>
      <w:bookmarkEnd w:id="98"/>
      <w:bookmarkEnd w:id="99"/>
      <w:bookmarkEnd w:id="100"/>
      <w:bookmarkEnd w:id="101"/>
      <w:bookmarkEnd w:id="102"/>
    </w:p>
    <w:p w:rsidR="00D71441" w:rsidRPr="00141D43" w:rsidRDefault="00D71441" w:rsidP="00D71441">
      <w:pPr>
        <w:pStyle w:val="ListParagraph"/>
        <w:numPr>
          <w:ilvl w:val="0"/>
          <w:numId w:val="46"/>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Giao diện đẹp, thân thiện, dễ dàng trong việc đăng tải và tìm kiếm thông tin nhà trọ.</w:t>
      </w:r>
    </w:p>
    <w:p w:rsidR="00D71441" w:rsidRPr="00141D43" w:rsidRDefault="00D71441" w:rsidP="00D71441">
      <w:pPr>
        <w:pStyle w:val="ListParagraph"/>
        <w:numPr>
          <w:ilvl w:val="0"/>
          <w:numId w:val="46"/>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Có khả năng tái sử dụng</w:t>
      </w:r>
    </w:p>
    <w:p w:rsidR="00D71441" w:rsidRPr="008F5A6F" w:rsidRDefault="00D71441" w:rsidP="008F5A6F">
      <w:pPr>
        <w:pStyle w:val="Heading3"/>
        <w:ind w:firstLine="720"/>
        <w:rPr>
          <w:rFonts w:ascii="Times New Roman" w:hAnsi="Times New Roman" w:cs="Times New Roman"/>
          <w:b/>
          <w:color w:val="auto"/>
        </w:rPr>
      </w:pPr>
      <w:bookmarkStart w:id="103" w:name="_Toc372110184"/>
      <w:bookmarkStart w:id="104" w:name="_Toc372110695"/>
      <w:bookmarkStart w:id="105" w:name="_Toc372110941"/>
      <w:bookmarkStart w:id="106" w:name="_Toc397647864"/>
      <w:bookmarkStart w:id="107" w:name="_Toc403367831"/>
      <w:r w:rsidRPr="008F5A6F">
        <w:rPr>
          <w:rFonts w:ascii="Times New Roman" w:hAnsi="Times New Roman" w:cs="Times New Roman"/>
          <w:b/>
          <w:color w:val="auto"/>
        </w:rPr>
        <w:t>5.5  Các đặc điểm chất lượng</w:t>
      </w:r>
      <w:bookmarkEnd w:id="103"/>
      <w:bookmarkEnd w:id="104"/>
      <w:bookmarkEnd w:id="105"/>
      <w:bookmarkEnd w:id="106"/>
      <w:bookmarkEnd w:id="107"/>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thích ứng: khả năng chạy trên mọi trình duyệt web (Cốc cốc, opera, chrome, internet explorer,…) với tốc độ chấp nhận được.</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tin cậy: CSDL được bảo vệ bởi 2 mức bảo mật.</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linh hoạt: chạy tốt trên nhiều trình duyệt và hệ điều  hành. Yêu cầu cấu hình thấp. Có khả năng phục hồi lại trạng thái an toàn trước đó khi gặp sự cố.</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có thể kiểm thử : Kiểm thử sản phẩm dễ dàng và nhanh chóng trên máy tính cá nhân có cài đặt trình duyệt web.</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có thể bảo trì: Hệ thống có thể được chỉnh sửa, cập nhật giao diện, CSDL khi có nhu cầu.</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dễ sử dụng: giao diện thân thiện, phù hợp với tất cả sinh viên và chủ nhà trọ.</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chính xác: hệ thống đảm bảo tính chính xác các thao tác của người dùng, dữ liệu đầy đủ, rõ ràng, chính xác.</w:t>
      </w:r>
    </w:p>
    <w:p w:rsidR="00D71441" w:rsidRPr="00141D43" w:rsidRDefault="00D71441" w:rsidP="00D71441">
      <w:pPr>
        <w:pStyle w:val="ListParagraph"/>
        <w:numPr>
          <w:ilvl w:val="0"/>
          <w:numId w:val="43"/>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Tính có thể tái sử dụng: CSDL được quản lý có thể sử dụng lại cho các hệ thống khác.</w:t>
      </w:r>
    </w:p>
    <w:p w:rsidR="00D71441" w:rsidRPr="008F5A6F" w:rsidRDefault="00D71441" w:rsidP="008F5A6F">
      <w:pPr>
        <w:pStyle w:val="Heading3"/>
        <w:ind w:firstLine="720"/>
        <w:rPr>
          <w:rFonts w:ascii="Times New Roman" w:hAnsi="Times New Roman" w:cs="Times New Roman"/>
          <w:b/>
          <w:color w:val="auto"/>
        </w:rPr>
      </w:pPr>
      <w:bookmarkStart w:id="108" w:name="_Toc372110186"/>
      <w:bookmarkStart w:id="109" w:name="_Toc372110697"/>
      <w:bookmarkStart w:id="110" w:name="_Toc372110943"/>
      <w:bookmarkStart w:id="111" w:name="_Toc397647866"/>
      <w:bookmarkStart w:id="112" w:name="_Toc403367832"/>
      <w:r w:rsidRPr="008F5A6F">
        <w:rPr>
          <w:rFonts w:ascii="Times New Roman" w:hAnsi="Times New Roman" w:cs="Times New Roman"/>
          <w:b/>
          <w:color w:val="auto"/>
        </w:rPr>
        <w:t>5.6 Luật vận hành</w:t>
      </w:r>
      <w:bookmarkEnd w:id="108"/>
      <w:bookmarkEnd w:id="109"/>
      <w:bookmarkEnd w:id="110"/>
      <w:bookmarkEnd w:id="111"/>
      <w:bookmarkEnd w:id="112"/>
    </w:p>
    <w:p w:rsidR="00D71441" w:rsidRPr="00141D43" w:rsidRDefault="00D71441" w:rsidP="00D71441">
      <w:pPr>
        <w:pStyle w:val="ListParagraph"/>
        <w:numPr>
          <w:ilvl w:val="0"/>
          <w:numId w:val="48"/>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Dùng một framework nào đó để phát triển web.</w:t>
      </w:r>
    </w:p>
    <w:p w:rsidR="00D71441" w:rsidRPr="00141D43" w:rsidRDefault="00D71441" w:rsidP="00D71441">
      <w:pPr>
        <w:pStyle w:val="ListParagraph"/>
        <w:numPr>
          <w:ilvl w:val="0"/>
          <w:numId w:val="48"/>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Dễ bảo trì, dễ nâng cấp.</w:t>
      </w:r>
    </w:p>
    <w:p w:rsidR="00D71441" w:rsidRPr="00141D43" w:rsidRDefault="00D71441" w:rsidP="00D71441">
      <w:pPr>
        <w:pStyle w:val="ListParagraph"/>
        <w:numPr>
          <w:ilvl w:val="0"/>
          <w:numId w:val="48"/>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Ít hao tốn tài nguyên hệ thống.</w:t>
      </w:r>
    </w:p>
    <w:p w:rsidR="00D71441" w:rsidRPr="00141D43" w:rsidRDefault="00D71441" w:rsidP="00D71441">
      <w:pPr>
        <w:pStyle w:val="ListParagraph"/>
        <w:numPr>
          <w:ilvl w:val="0"/>
          <w:numId w:val="48"/>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Kĩ năng của người sử dụng: không đòi hỏi có nhiều kĩ năng về tin học, dễ dàng tìm hiểu và sử dụng.</w:t>
      </w:r>
    </w:p>
    <w:p w:rsidR="00D71441" w:rsidRPr="00141D43" w:rsidRDefault="00D71441" w:rsidP="00D71441">
      <w:pPr>
        <w:pStyle w:val="ListParagraph"/>
        <w:numPr>
          <w:ilvl w:val="0"/>
          <w:numId w:val="48"/>
        </w:numPr>
        <w:spacing w:line="271" w:lineRule="auto"/>
        <w:jc w:val="both"/>
        <w:rPr>
          <w:rFonts w:ascii="Times New Roman" w:hAnsi="Times New Roman" w:cs="Times New Roman"/>
          <w:sz w:val="26"/>
          <w:szCs w:val="26"/>
        </w:rPr>
      </w:pPr>
      <w:r w:rsidRPr="00141D43">
        <w:rPr>
          <w:rFonts w:ascii="Times New Roman" w:hAnsi="Times New Roman" w:cs="Times New Roman"/>
          <w:sz w:val="26"/>
          <w:szCs w:val="26"/>
        </w:rPr>
        <w:t>Có tài liệu hướng dẫn sử dụng.</w:t>
      </w:r>
    </w:p>
    <w:p w:rsidR="008E2223" w:rsidRDefault="008E2223" w:rsidP="00D71441">
      <w:pPr>
        <w:ind w:left="360"/>
        <w:jc w:val="both"/>
        <w:rPr>
          <w:rFonts w:ascii="Times New Roman" w:hAnsi="Times New Roman" w:cs="Times New Roman"/>
          <w:sz w:val="26"/>
          <w:szCs w:val="26"/>
        </w:rPr>
      </w:pPr>
    </w:p>
    <w:p w:rsidR="008E2223" w:rsidRDefault="008E2223" w:rsidP="00D71441">
      <w:pPr>
        <w:ind w:left="360"/>
        <w:jc w:val="both"/>
        <w:rPr>
          <w:rFonts w:ascii="Times New Roman" w:hAnsi="Times New Roman" w:cs="Times New Roman"/>
          <w:sz w:val="26"/>
          <w:szCs w:val="26"/>
        </w:rPr>
      </w:pPr>
    </w:p>
    <w:p w:rsidR="008E2223" w:rsidRDefault="008E2223" w:rsidP="00D71441">
      <w:pPr>
        <w:ind w:left="360"/>
        <w:jc w:val="both"/>
        <w:rPr>
          <w:rFonts w:ascii="Times New Roman" w:hAnsi="Times New Roman" w:cs="Times New Roman"/>
          <w:sz w:val="26"/>
          <w:szCs w:val="26"/>
        </w:rPr>
      </w:pPr>
    </w:p>
    <w:p w:rsidR="008E2223" w:rsidRDefault="008E2223" w:rsidP="00D71441">
      <w:pPr>
        <w:ind w:left="360"/>
        <w:jc w:val="both"/>
        <w:rPr>
          <w:rFonts w:ascii="Times New Roman" w:hAnsi="Times New Roman" w:cs="Times New Roman"/>
          <w:sz w:val="26"/>
          <w:szCs w:val="26"/>
        </w:rPr>
      </w:pPr>
    </w:p>
    <w:p w:rsidR="00D71441" w:rsidRPr="008E2223" w:rsidRDefault="00D71441" w:rsidP="008E2223">
      <w:pPr>
        <w:pStyle w:val="Heading2"/>
        <w:rPr>
          <w:rFonts w:ascii="Times New Roman" w:hAnsi="Times New Roman" w:cs="Times New Roman"/>
          <w:color w:val="auto"/>
        </w:rPr>
      </w:pPr>
      <w:bookmarkStart w:id="113" w:name="_Toc403367833"/>
      <w:r w:rsidRPr="008E2223">
        <w:rPr>
          <w:rFonts w:ascii="Times New Roman" w:hAnsi="Times New Roman" w:cs="Times New Roman"/>
          <w:color w:val="auto"/>
        </w:rPr>
        <w:lastRenderedPageBreak/>
        <w:t>Các mô hình phân tích</w:t>
      </w:r>
      <w:bookmarkEnd w:id="113"/>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drawing>
          <wp:anchor distT="0" distB="0" distL="114300" distR="114300" simplePos="0" relativeHeight="251672576" behindDoc="1" locked="0" layoutInCell="1" allowOverlap="1" wp14:anchorId="7BD6DC05" wp14:editId="7CC394CA">
            <wp:simplePos x="0" y="0"/>
            <wp:positionH relativeFrom="page">
              <wp:align>right</wp:align>
            </wp:positionH>
            <wp:positionV relativeFrom="paragraph">
              <wp:posOffset>268287</wp:posOffset>
            </wp:positionV>
            <wp:extent cx="8631379" cy="627117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631379" cy="62711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0E73B8" w:rsidRDefault="000E73B8" w:rsidP="00D71441">
      <w:pPr>
        <w:jc w:val="right"/>
        <w:rPr>
          <w:rFonts w:ascii="Times New Roman" w:hAnsi="Times New Roman" w:cs="Times New Roman"/>
          <w:b/>
          <w:sz w:val="26"/>
          <w:szCs w:val="26"/>
        </w:rPr>
      </w:pPr>
    </w:p>
    <w:bookmarkStart w:id="114" w:name="_Toc403367834"/>
    <w:p w:rsidR="00D71441" w:rsidRPr="008E2223" w:rsidRDefault="00D71441" w:rsidP="008E2223">
      <w:pPr>
        <w:pStyle w:val="Heading1"/>
        <w:jc w:val="right"/>
        <w:rPr>
          <w:rFonts w:ascii="Times New Roman" w:hAnsi="Times New Roman" w:cs="Times New Roman"/>
          <w:b/>
          <w:color w:val="auto"/>
          <w:sz w:val="44"/>
          <w:szCs w:val="44"/>
        </w:rPr>
      </w:pPr>
      <w:r w:rsidRPr="008E2223">
        <w:rPr>
          <w:rFonts w:ascii="Times New Roman" w:hAnsi="Times New Roman" w:cs="Times New Roman"/>
          <w:b/>
          <w:noProof/>
          <w:color w:val="auto"/>
          <w:sz w:val="44"/>
          <w:szCs w:val="44"/>
          <w:lang w:val="en-US"/>
        </w:rPr>
        <mc:AlternateContent>
          <mc:Choice Requires="wps">
            <w:drawing>
              <wp:anchor distT="0" distB="0" distL="114300" distR="114300" simplePos="0" relativeHeight="251679744" behindDoc="0" locked="0" layoutInCell="1" allowOverlap="1" wp14:anchorId="7FCA08C6" wp14:editId="04BFA273">
                <wp:simplePos x="0" y="0"/>
                <wp:positionH relativeFrom="margin">
                  <wp:align>left</wp:align>
                </wp:positionH>
                <wp:positionV relativeFrom="paragraph">
                  <wp:posOffset>-219075</wp:posOffset>
                </wp:positionV>
                <wp:extent cx="5967095" cy="23495"/>
                <wp:effectExtent l="19050" t="19050" r="33655" b="33655"/>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67095" cy="2349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E82E06" id="Straight Connector 129"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7.25pt" to="469.8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" strokecolor="black [3200]" strokeweight="2.25pt">
                <v:stroke joinstyle="miter"/>
                <o:lock v:ext="edit" shapetype="f"/>
                <w10:wrap anchorx="margin"/>
              </v:line>
            </w:pict>
          </mc:Fallback>
        </mc:AlternateContent>
      </w:r>
      <w:r w:rsidRPr="008E2223">
        <w:rPr>
          <w:rFonts w:ascii="Times New Roman" w:hAnsi="Times New Roman" w:cs="Times New Roman"/>
          <w:b/>
          <w:color w:val="auto"/>
          <w:sz w:val="44"/>
          <w:szCs w:val="44"/>
        </w:rPr>
        <w:t>Thiết Kế Phần Mềm</w:t>
      </w:r>
      <w:bookmarkEnd w:id="114"/>
    </w:p>
    <w:p w:rsidR="00D71441" w:rsidRPr="000E73B8" w:rsidRDefault="00D71441" w:rsidP="00D71441">
      <w:pPr>
        <w:jc w:val="right"/>
        <w:rPr>
          <w:rFonts w:ascii="Times New Roman" w:hAnsi="Times New Roman" w:cs="Times New Roman"/>
          <w:sz w:val="44"/>
          <w:szCs w:val="44"/>
        </w:rPr>
      </w:pPr>
    </w:p>
    <w:p w:rsidR="00D71441" w:rsidRPr="000E73B8" w:rsidRDefault="00D71441" w:rsidP="00D71441">
      <w:pPr>
        <w:jc w:val="right"/>
        <w:rPr>
          <w:rFonts w:ascii="Times New Roman" w:hAnsi="Times New Roman" w:cs="Times New Roman"/>
          <w:sz w:val="44"/>
          <w:szCs w:val="44"/>
        </w:rPr>
      </w:pPr>
      <w:r w:rsidRPr="000E73B8">
        <w:rPr>
          <w:rFonts w:ascii="Times New Roman" w:hAnsi="Times New Roman" w:cs="Times New Roman"/>
          <w:sz w:val="44"/>
          <w:szCs w:val="44"/>
        </w:rPr>
        <w:t>Cho</w:t>
      </w:r>
    </w:p>
    <w:p w:rsidR="00D71441" w:rsidRPr="000E73B8" w:rsidRDefault="00D71441" w:rsidP="00D71441">
      <w:pPr>
        <w:jc w:val="right"/>
        <w:rPr>
          <w:rFonts w:ascii="Times New Roman" w:hAnsi="Times New Roman" w:cs="Times New Roman"/>
          <w:sz w:val="44"/>
          <w:szCs w:val="44"/>
        </w:rPr>
      </w:pPr>
    </w:p>
    <w:p w:rsidR="00D71441" w:rsidRPr="000E73B8" w:rsidRDefault="00D71441" w:rsidP="00D71441">
      <w:pPr>
        <w:jc w:val="right"/>
        <w:rPr>
          <w:rFonts w:ascii="Times New Roman" w:hAnsi="Times New Roman" w:cs="Times New Roman"/>
          <w:b/>
          <w:sz w:val="44"/>
          <w:szCs w:val="44"/>
        </w:rPr>
      </w:pPr>
      <w:r w:rsidRPr="000E73B8">
        <w:rPr>
          <w:rFonts w:ascii="Times New Roman" w:hAnsi="Times New Roman" w:cs="Times New Roman"/>
          <w:b/>
          <w:sz w:val="44"/>
          <w:szCs w:val="44"/>
        </w:rPr>
        <w:t>Hệ thống quản lý nhà trọ</w:t>
      </w:r>
    </w:p>
    <w:p w:rsidR="00D71441" w:rsidRPr="000E73B8" w:rsidRDefault="00D71441" w:rsidP="00D71441">
      <w:pPr>
        <w:jc w:val="right"/>
        <w:rPr>
          <w:rFonts w:ascii="Times New Roman" w:hAnsi="Times New Roman" w:cs="Times New Roman"/>
          <w:sz w:val="44"/>
          <w:szCs w:val="44"/>
        </w:rPr>
      </w:pPr>
    </w:p>
    <w:p w:rsidR="00D71441" w:rsidRPr="000E73B8" w:rsidRDefault="00D71441" w:rsidP="00D71441">
      <w:pPr>
        <w:jc w:val="right"/>
        <w:rPr>
          <w:rFonts w:ascii="Times New Roman" w:hAnsi="Times New Roman" w:cs="Times New Roman"/>
          <w:sz w:val="44"/>
          <w:szCs w:val="44"/>
        </w:rPr>
      </w:pPr>
    </w:p>
    <w:p w:rsidR="00D71441" w:rsidRPr="000E73B8" w:rsidRDefault="00D71441" w:rsidP="00D71441">
      <w:pPr>
        <w:jc w:val="right"/>
        <w:rPr>
          <w:rFonts w:ascii="Times New Roman" w:hAnsi="Times New Roman" w:cs="Times New Roman"/>
          <w:b/>
          <w:sz w:val="44"/>
          <w:szCs w:val="44"/>
        </w:rPr>
      </w:pPr>
    </w:p>
    <w:p w:rsidR="00D71441" w:rsidRPr="000E73B8" w:rsidRDefault="00D71441" w:rsidP="00D71441">
      <w:pPr>
        <w:jc w:val="right"/>
        <w:rPr>
          <w:rFonts w:ascii="Times New Roman" w:hAnsi="Times New Roman" w:cs="Times New Roman"/>
          <w:b/>
          <w:sz w:val="44"/>
          <w:szCs w:val="44"/>
        </w:rPr>
      </w:pPr>
    </w:p>
    <w:p w:rsidR="00D71441" w:rsidRPr="000E73B8" w:rsidRDefault="00D71441" w:rsidP="00D71441">
      <w:pPr>
        <w:jc w:val="right"/>
        <w:rPr>
          <w:rFonts w:ascii="Times New Roman" w:hAnsi="Times New Roman" w:cs="Times New Roman"/>
          <w:b/>
          <w:sz w:val="44"/>
          <w:szCs w:val="44"/>
        </w:rPr>
      </w:pP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right"/>
        <w:rPr>
          <w:rFonts w:ascii="Times New Roman" w:hAnsi="Times New Roman" w:cs="Times New Roman"/>
          <w:b/>
          <w:sz w:val="26"/>
          <w:szCs w:val="26"/>
        </w:rPr>
      </w:pPr>
      <w:r w:rsidRPr="00141D43">
        <w:rPr>
          <w:rFonts w:ascii="Times New Roman" w:hAnsi="Times New Roman" w:cs="Times New Roman"/>
          <w:b/>
          <w:sz w:val="26"/>
          <w:szCs w:val="26"/>
        </w:rPr>
        <w:t>Phiên bản 1.3 được phê chuẩn</w:t>
      </w:r>
    </w:p>
    <w:p w:rsidR="00D71441" w:rsidRPr="00141D43" w:rsidRDefault="00D71441" w:rsidP="00D71441">
      <w:pPr>
        <w:jc w:val="right"/>
        <w:rPr>
          <w:rFonts w:ascii="Times New Roman" w:hAnsi="Times New Roman" w:cs="Times New Roman"/>
          <w:b/>
          <w:sz w:val="26"/>
          <w:szCs w:val="26"/>
        </w:rPr>
      </w:pPr>
    </w:p>
    <w:p w:rsidR="00D71441" w:rsidRPr="00141D43" w:rsidRDefault="00D71441" w:rsidP="00D71441">
      <w:pPr>
        <w:jc w:val="center"/>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D71441">
      <w:pPr>
        <w:jc w:val="right"/>
        <w:rPr>
          <w:rFonts w:ascii="Times New Roman" w:hAnsi="Times New Roman" w:cs="Times New Roman"/>
          <w:sz w:val="26"/>
          <w:szCs w:val="26"/>
        </w:rPr>
      </w:pPr>
    </w:p>
    <w:p w:rsidR="00D71441" w:rsidRPr="00141D43" w:rsidRDefault="00D71441" w:rsidP="008E2223">
      <w:pPr>
        <w:rPr>
          <w:rFonts w:ascii="Times New Roman" w:hAnsi="Times New Roman" w:cs="Times New Roman"/>
          <w:i/>
          <w:sz w:val="26"/>
          <w:szCs w:val="26"/>
        </w:rPr>
      </w:pPr>
    </w:p>
    <w:p w:rsidR="00D71441" w:rsidRPr="00141D43" w:rsidRDefault="00D71441" w:rsidP="00D71441">
      <w:pPr>
        <w:jc w:val="right"/>
        <w:rPr>
          <w:rFonts w:ascii="Times New Roman" w:hAnsi="Times New Roman" w:cs="Times New Roman"/>
          <w:i/>
          <w:sz w:val="26"/>
          <w:szCs w:val="26"/>
        </w:rPr>
        <w:sectPr w:rsidR="00D71441" w:rsidRPr="00141D43">
          <w:pgSz w:w="12240" w:h="15840"/>
          <w:pgMar w:top="1440" w:right="1440" w:bottom="1440" w:left="1440" w:header="720" w:footer="720" w:gutter="0"/>
          <w:cols w:space="720"/>
          <w:docGrid w:linePitch="360"/>
        </w:sectPr>
      </w:pPr>
      <w:r w:rsidRPr="00141D43">
        <w:rPr>
          <w:rFonts w:ascii="Times New Roman" w:hAnsi="Times New Roman" w:cs="Times New Roman"/>
          <w:i/>
          <w:sz w:val="26"/>
          <w:szCs w:val="26"/>
        </w:rPr>
        <w:t>Ngày tạo ra kế hoạch: 17/09/2014</w:t>
      </w:r>
    </w:p>
    <w:p w:rsidR="00D71441" w:rsidRPr="00141D43" w:rsidRDefault="00D71441" w:rsidP="00D71441">
      <w:pPr>
        <w:rPr>
          <w:rFonts w:ascii="Times New Roman" w:hAnsi="Times New Roman" w:cs="Times New Roman"/>
          <w:b/>
          <w:sz w:val="26"/>
          <w:szCs w:val="26"/>
        </w:rPr>
      </w:pPr>
    </w:p>
    <w:p w:rsidR="00D71441" w:rsidRPr="00141D43" w:rsidRDefault="00D71441">
      <w:pPr>
        <w:pStyle w:val="ListParagraph"/>
        <w:numPr>
          <w:ilvl w:val="0"/>
          <w:numId w:val="21"/>
        </w:numPr>
        <w:outlineLvl w:val="1"/>
        <w:rPr>
          <w:rFonts w:ascii="Times New Roman" w:hAnsi="Times New Roman" w:cs="Times New Roman"/>
          <w:b/>
          <w:sz w:val="26"/>
          <w:szCs w:val="26"/>
        </w:rPr>
        <w:pPrChange w:id="115" w:author="theirs" w:date="2014-09-10T22:51:00Z">
          <w:pPr>
            <w:pStyle w:val="ListParagraph"/>
            <w:numPr>
              <w:numId w:val="1"/>
            </w:numPr>
            <w:ind w:hanging="360"/>
          </w:pPr>
        </w:pPrChange>
      </w:pPr>
      <w:bookmarkStart w:id="116" w:name="_Toc398323422"/>
      <w:bookmarkStart w:id="117" w:name="_Toc399455824"/>
      <w:bookmarkStart w:id="118" w:name="_Toc403367835"/>
      <w:r w:rsidRPr="00141D43">
        <w:rPr>
          <w:rFonts w:ascii="Times New Roman" w:hAnsi="Times New Roman" w:cs="Times New Roman"/>
          <w:b/>
          <w:sz w:val="26"/>
          <w:szCs w:val="26"/>
        </w:rPr>
        <w:t>Giới thiệu</w:t>
      </w:r>
      <w:bookmarkEnd w:id="116"/>
      <w:bookmarkEnd w:id="117"/>
      <w:bookmarkEnd w:id="118"/>
    </w:p>
    <w:p w:rsidR="00D71441" w:rsidRPr="00141D43" w:rsidRDefault="00D71441">
      <w:pPr>
        <w:pStyle w:val="ListParagraph"/>
        <w:numPr>
          <w:ilvl w:val="1"/>
          <w:numId w:val="22"/>
        </w:numPr>
        <w:outlineLvl w:val="2"/>
        <w:rPr>
          <w:rFonts w:ascii="Times New Roman" w:hAnsi="Times New Roman" w:cs="Times New Roman"/>
          <w:b/>
          <w:sz w:val="26"/>
          <w:szCs w:val="26"/>
        </w:rPr>
        <w:pPrChange w:id="119" w:author="theirs" w:date="2014-09-10T22:51:00Z">
          <w:pPr>
            <w:pStyle w:val="ListParagraph"/>
            <w:numPr>
              <w:ilvl w:val="1"/>
              <w:numId w:val="2"/>
            </w:numPr>
            <w:ind w:left="2160" w:hanging="360"/>
          </w:pPr>
        </w:pPrChange>
      </w:pPr>
      <w:bookmarkStart w:id="120" w:name="_Toc398323423"/>
      <w:bookmarkStart w:id="121" w:name="_Toc399455825"/>
      <w:bookmarkStart w:id="122" w:name="_Toc403367836"/>
      <w:r w:rsidRPr="00141D43">
        <w:rPr>
          <w:rFonts w:ascii="Times New Roman" w:hAnsi="Times New Roman" w:cs="Times New Roman"/>
          <w:b/>
          <w:sz w:val="26"/>
          <w:szCs w:val="26"/>
        </w:rPr>
        <w:t>Mục đích</w:t>
      </w:r>
      <w:bookmarkEnd w:id="120"/>
      <w:bookmarkEnd w:id="121"/>
      <w:bookmarkEnd w:id="122"/>
    </w:p>
    <w:p w:rsidR="00D71441" w:rsidRPr="00141D43" w:rsidRDefault="00D71441" w:rsidP="00D71441">
      <w:pPr>
        <w:pStyle w:val="ListParagraph"/>
        <w:spacing w:after="0" w:line="240" w:lineRule="auto"/>
        <w:ind w:firstLine="720"/>
        <w:jc w:val="both"/>
        <w:rPr>
          <w:rFonts w:ascii="Times New Roman" w:hAnsi="Times New Roman" w:cs="Times New Roman"/>
          <w:sz w:val="26"/>
          <w:szCs w:val="26"/>
        </w:rPr>
      </w:pPr>
      <w:r w:rsidRPr="00141D43">
        <w:rPr>
          <w:rFonts w:ascii="Times New Roman" w:hAnsi="Times New Roman" w:cs="Times New Roman"/>
          <w:sz w:val="26"/>
          <w:szCs w:val="26"/>
        </w:rPr>
        <w:t>Tài liệu thiết kế phần mềm này nhằm mô tả thiết kế kiến trúc và thiết kế chi tiết của hệ thống website quản lí nhà trọ,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71441" w:rsidRPr="00141D43" w:rsidRDefault="00D71441" w:rsidP="00D71441">
      <w:pPr>
        <w:pStyle w:val="ListParagraph"/>
        <w:ind w:left="1440"/>
        <w:rPr>
          <w:rFonts w:ascii="Times New Roman" w:hAnsi="Times New Roman" w:cs="Times New Roman"/>
          <w:b/>
          <w:sz w:val="26"/>
          <w:szCs w:val="26"/>
        </w:rPr>
      </w:pPr>
    </w:p>
    <w:p w:rsidR="00D71441" w:rsidRPr="00141D43" w:rsidRDefault="00D71441">
      <w:pPr>
        <w:pStyle w:val="ListParagraph"/>
        <w:numPr>
          <w:ilvl w:val="1"/>
          <w:numId w:val="22"/>
        </w:numPr>
        <w:outlineLvl w:val="2"/>
        <w:rPr>
          <w:rFonts w:ascii="Times New Roman" w:hAnsi="Times New Roman" w:cs="Times New Roman"/>
          <w:b/>
          <w:sz w:val="26"/>
          <w:szCs w:val="26"/>
        </w:rPr>
        <w:pPrChange w:id="123" w:author="theirs" w:date="2014-09-10T22:51:00Z">
          <w:pPr>
            <w:pStyle w:val="ListParagraph"/>
            <w:numPr>
              <w:ilvl w:val="1"/>
              <w:numId w:val="2"/>
            </w:numPr>
            <w:ind w:left="2160" w:hanging="360"/>
          </w:pPr>
        </w:pPrChange>
      </w:pPr>
      <w:bookmarkStart w:id="124" w:name="_Toc398323424"/>
      <w:bookmarkStart w:id="125" w:name="_Toc399455826"/>
      <w:bookmarkStart w:id="126" w:name="_Toc403367837"/>
      <w:r w:rsidRPr="00141D43">
        <w:rPr>
          <w:rFonts w:ascii="Times New Roman" w:hAnsi="Times New Roman" w:cs="Times New Roman"/>
          <w:b/>
          <w:sz w:val="26"/>
          <w:szCs w:val="26"/>
        </w:rPr>
        <w:t>Phạm vi</w:t>
      </w:r>
      <w:bookmarkEnd w:id="124"/>
      <w:bookmarkEnd w:id="125"/>
      <w:bookmarkEnd w:id="126"/>
    </w:p>
    <w:p w:rsidR="00D71441" w:rsidRPr="00141D43" w:rsidRDefault="00D71441" w:rsidP="00D71441">
      <w:pPr>
        <w:pStyle w:val="ListParagraph"/>
        <w:autoSpaceDE w:val="0"/>
        <w:autoSpaceDN w:val="0"/>
        <w:adjustRightInd w:val="0"/>
        <w:spacing w:after="200" w:line="276" w:lineRule="auto"/>
        <w:ind w:firstLine="720"/>
        <w:jc w:val="both"/>
        <w:rPr>
          <w:rFonts w:ascii="Times New Roman" w:hAnsi="Times New Roman" w:cs="Times New Roman"/>
          <w:color w:val="000000"/>
          <w:sz w:val="26"/>
          <w:szCs w:val="26"/>
        </w:rPr>
      </w:pPr>
      <w:r w:rsidRPr="00141D43">
        <w:rPr>
          <w:rFonts w:ascii="Times New Roman" w:hAnsi="Times New Roman" w:cs="Times New Roman"/>
          <w:color w:val="000000"/>
          <w:sz w:val="26"/>
          <w:szCs w:val="26"/>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D71441" w:rsidRPr="00141D43" w:rsidRDefault="00D71441" w:rsidP="00D71441">
      <w:pPr>
        <w:pStyle w:val="ListParagraph"/>
        <w:autoSpaceDE w:val="0"/>
        <w:autoSpaceDN w:val="0"/>
        <w:adjustRightInd w:val="0"/>
        <w:spacing w:after="200" w:line="276" w:lineRule="auto"/>
        <w:ind w:firstLine="720"/>
        <w:jc w:val="both"/>
        <w:rPr>
          <w:rFonts w:ascii="Times New Roman" w:hAnsi="Times New Roman" w:cs="Times New Roman"/>
          <w:color w:val="000000"/>
          <w:sz w:val="26"/>
          <w:szCs w:val="26"/>
        </w:rPr>
      </w:pPr>
      <w:r w:rsidRPr="00141D43">
        <w:rPr>
          <w:rFonts w:ascii="Times New Roman" w:hAnsi="Times New Roman" w:cs="Times New Roman"/>
          <w:sz w:val="26"/>
          <w:szCs w:val="26"/>
        </w:rPr>
        <w:t>Cho phép khách hàng đặt phòng trọ trực tuyến, và biết thông tin của phòng trọ (giá phòng, tiền điện, tiền nước,…) được chính xác.</w:t>
      </w:r>
    </w:p>
    <w:p w:rsidR="00D71441" w:rsidRPr="00141D43" w:rsidRDefault="00D71441" w:rsidP="00D71441">
      <w:pPr>
        <w:pStyle w:val="ListParagraph"/>
        <w:autoSpaceDE w:val="0"/>
        <w:autoSpaceDN w:val="0"/>
        <w:adjustRightInd w:val="0"/>
        <w:spacing w:after="200" w:line="276" w:lineRule="auto"/>
        <w:jc w:val="both"/>
        <w:rPr>
          <w:rFonts w:ascii="Times New Roman" w:hAnsi="Times New Roman" w:cs="Times New Roman"/>
          <w:color w:val="000000"/>
          <w:sz w:val="26"/>
          <w:szCs w:val="26"/>
        </w:rPr>
      </w:pPr>
      <w:r w:rsidRPr="00141D43">
        <w:rPr>
          <w:rFonts w:ascii="Times New Roman" w:hAnsi="Times New Roman" w:cs="Times New Roman"/>
          <w:sz w:val="26"/>
          <w:szCs w:val="26"/>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D71441" w:rsidRPr="00141D43" w:rsidRDefault="00D71441" w:rsidP="00D71441">
      <w:pPr>
        <w:pStyle w:val="ListParagraph"/>
        <w:spacing w:after="0" w:line="240" w:lineRule="auto"/>
        <w:ind w:firstLine="720"/>
        <w:jc w:val="both"/>
        <w:rPr>
          <w:rFonts w:ascii="Times New Roman" w:hAnsi="Times New Roman" w:cs="Times New Roman"/>
          <w:b/>
          <w:sz w:val="26"/>
          <w:szCs w:val="26"/>
        </w:rPr>
      </w:pPr>
      <w:r w:rsidRPr="00141D43">
        <w:rPr>
          <w:rFonts w:ascii="Times New Roman" w:hAnsi="Times New Roman" w:cs="Times New Roman"/>
          <w:sz w:val="26"/>
          <w:szCs w:val="26"/>
        </w:rPr>
        <w:t>Sau khi dự án được hoàn thành, website có thể được sử dụng rộng rãi, đáp ứng mọi yêu cầu đối với nhà trọ của khách hàng</w:t>
      </w:r>
    </w:p>
    <w:p w:rsidR="00D71441" w:rsidRPr="00141D43" w:rsidRDefault="00D71441" w:rsidP="00D71441">
      <w:pPr>
        <w:pStyle w:val="ListParagraph"/>
        <w:ind w:left="1440"/>
        <w:outlineLvl w:val="1"/>
        <w:rPr>
          <w:rFonts w:ascii="Times New Roman" w:hAnsi="Times New Roman" w:cs="Times New Roman"/>
          <w:b/>
          <w:sz w:val="26"/>
          <w:szCs w:val="26"/>
        </w:rPr>
      </w:pPr>
    </w:p>
    <w:p w:rsidR="00D71441" w:rsidRPr="00141D43" w:rsidRDefault="00D71441">
      <w:pPr>
        <w:pStyle w:val="ListParagraph"/>
        <w:numPr>
          <w:ilvl w:val="1"/>
          <w:numId w:val="22"/>
        </w:numPr>
        <w:outlineLvl w:val="2"/>
        <w:rPr>
          <w:rFonts w:ascii="Times New Roman" w:hAnsi="Times New Roman" w:cs="Times New Roman"/>
          <w:b/>
          <w:sz w:val="26"/>
          <w:szCs w:val="26"/>
        </w:rPr>
        <w:pPrChange w:id="127" w:author="theirs" w:date="2014-09-10T22:51:00Z">
          <w:pPr>
            <w:pStyle w:val="ListParagraph"/>
            <w:numPr>
              <w:ilvl w:val="1"/>
              <w:numId w:val="2"/>
            </w:numPr>
            <w:ind w:left="2160" w:hanging="360"/>
          </w:pPr>
        </w:pPrChange>
      </w:pPr>
      <w:bookmarkStart w:id="128" w:name="_Toc398323425"/>
      <w:bookmarkStart w:id="129" w:name="_Toc399455827"/>
      <w:bookmarkStart w:id="130" w:name="_Toc403367838"/>
      <w:r w:rsidRPr="00141D43">
        <w:rPr>
          <w:rFonts w:ascii="Times New Roman" w:hAnsi="Times New Roman" w:cs="Times New Roman"/>
          <w:b/>
          <w:sz w:val="26"/>
          <w:szCs w:val="26"/>
        </w:rPr>
        <w:t>Bảng chú giải thuật ngữ</w:t>
      </w:r>
      <w:bookmarkEnd w:id="128"/>
      <w:bookmarkEnd w:id="129"/>
      <w:bookmarkEnd w:id="130"/>
    </w:p>
    <w:p w:rsidR="00D71441" w:rsidRPr="00141D43" w:rsidRDefault="00D71441" w:rsidP="00D71441">
      <w:pPr>
        <w:pStyle w:val="ListParagraph"/>
        <w:spacing w:after="0"/>
        <w:ind w:firstLine="720"/>
        <w:rPr>
          <w:rFonts w:ascii="Times New Roman" w:hAnsi="Times New Roman" w:cs="Times New Roman"/>
          <w:sz w:val="26"/>
          <w:szCs w:val="26"/>
        </w:rPr>
      </w:pPr>
      <w:r w:rsidRPr="00141D43">
        <w:rPr>
          <w:rFonts w:ascii="Times New Roman" w:hAnsi="Times New Roman" w:cs="Times New Roman"/>
          <w:sz w:val="26"/>
          <w:szCs w:val="26"/>
        </w:rPr>
        <w:t>Định nghĩa các từ viết tắt, các thuật ngữ trong tài liệu được mô tả ở trong bảng dưới đây:</w:t>
      </w:r>
    </w:p>
    <w:p w:rsidR="00D71441" w:rsidRPr="00141D43" w:rsidRDefault="00D71441" w:rsidP="00D71441">
      <w:pPr>
        <w:pStyle w:val="ListParagraph"/>
        <w:spacing w:after="0"/>
        <w:rPr>
          <w:rFonts w:ascii="Times New Roman" w:hAnsi="Times New Roman" w:cs="Times New Roman"/>
          <w:sz w:val="26"/>
          <w:szCs w:val="26"/>
        </w:rPr>
      </w:pPr>
    </w:p>
    <w:tbl>
      <w:tblPr>
        <w:tblStyle w:val="TableGrid"/>
        <w:tblW w:w="0" w:type="auto"/>
        <w:tblInd w:w="828" w:type="dxa"/>
        <w:tblLook w:val="04A0" w:firstRow="1" w:lastRow="0" w:firstColumn="1" w:lastColumn="0" w:noHBand="0" w:noVBand="1"/>
      </w:tblPr>
      <w:tblGrid>
        <w:gridCol w:w="1620"/>
        <w:gridCol w:w="4337"/>
        <w:gridCol w:w="2565"/>
      </w:tblGrid>
      <w:tr w:rsidR="00D71441" w:rsidRPr="00141D43" w:rsidTr="00ED6AD8">
        <w:tc>
          <w:tcPr>
            <w:tcW w:w="162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Số thứ tự</w:t>
            </w:r>
          </w:p>
        </w:tc>
        <w:tc>
          <w:tcPr>
            <w:tcW w:w="433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Thuật ngữ / Từ viết tắt</w:t>
            </w:r>
          </w:p>
        </w:tc>
        <w:tc>
          <w:tcPr>
            <w:tcW w:w="256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Định nghĩa</w:t>
            </w:r>
          </w:p>
        </w:tc>
      </w:tr>
      <w:tr w:rsidR="00D71441" w:rsidRPr="00141D43" w:rsidTr="00ED6AD8">
        <w:tc>
          <w:tcPr>
            <w:tcW w:w="162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w:t>
            </w:r>
          </w:p>
        </w:tc>
        <w:tc>
          <w:tcPr>
            <w:tcW w:w="433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MVC</w:t>
            </w:r>
          </w:p>
        </w:tc>
        <w:tc>
          <w:tcPr>
            <w:tcW w:w="256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 xml:space="preserve">Model – View – Controller </w:t>
            </w:r>
          </w:p>
        </w:tc>
      </w:tr>
      <w:tr w:rsidR="00D71441" w:rsidRPr="00141D43" w:rsidTr="00ED6AD8">
        <w:tc>
          <w:tcPr>
            <w:tcW w:w="162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2</w:t>
            </w:r>
          </w:p>
        </w:tc>
        <w:tc>
          <w:tcPr>
            <w:tcW w:w="433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GUI</w:t>
            </w:r>
          </w:p>
        </w:tc>
        <w:tc>
          <w:tcPr>
            <w:tcW w:w="256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Graphic User Interface</w:t>
            </w:r>
          </w:p>
        </w:tc>
      </w:tr>
    </w:tbl>
    <w:p w:rsidR="00D71441" w:rsidRPr="00141D43" w:rsidRDefault="00D71441" w:rsidP="00D71441">
      <w:pPr>
        <w:pStyle w:val="ListParagraph"/>
        <w:spacing w:after="0" w:line="240" w:lineRule="auto"/>
        <w:jc w:val="both"/>
        <w:rPr>
          <w:rFonts w:ascii="Times New Roman" w:hAnsi="Times New Roman" w:cs="Times New Roman"/>
          <w:b/>
          <w:sz w:val="26"/>
          <w:szCs w:val="26"/>
        </w:rPr>
      </w:pPr>
    </w:p>
    <w:p w:rsidR="00D71441" w:rsidRPr="00141D43" w:rsidRDefault="00D71441" w:rsidP="00D71441">
      <w:pPr>
        <w:pStyle w:val="ListParagraph"/>
        <w:ind w:left="1440"/>
        <w:rPr>
          <w:rFonts w:ascii="Times New Roman" w:hAnsi="Times New Roman" w:cs="Times New Roman"/>
          <w:sz w:val="26"/>
          <w:szCs w:val="26"/>
        </w:rPr>
      </w:pPr>
    </w:p>
    <w:p w:rsidR="00D71441" w:rsidRPr="00141D43" w:rsidRDefault="00D71441">
      <w:pPr>
        <w:pStyle w:val="ListParagraph"/>
        <w:numPr>
          <w:ilvl w:val="1"/>
          <w:numId w:val="22"/>
        </w:numPr>
        <w:outlineLvl w:val="2"/>
        <w:rPr>
          <w:rFonts w:ascii="Times New Roman" w:hAnsi="Times New Roman" w:cs="Times New Roman"/>
          <w:b/>
          <w:sz w:val="26"/>
          <w:szCs w:val="26"/>
        </w:rPr>
        <w:pPrChange w:id="131" w:author="theirs" w:date="2014-09-10T22:51:00Z">
          <w:pPr>
            <w:pStyle w:val="ListParagraph"/>
            <w:numPr>
              <w:ilvl w:val="1"/>
              <w:numId w:val="2"/>
            </w:numPr>
            <w:ind w:left="2160" w:hanging="360"/>
          </w:pPr>
        </w:pPrChange>
      </w:pPr>
      <w:bookmarkStart w:id="132" w:name="_Toc398323426"/>
      <w:bookmarkStart w:id="133" w:name="_Toc399455828"/>
      <w:bookmarkStart w:id="134" w:name="_Toc403367839"/>
      <w:r w:rsidRPr="00141D43">
        <w:rPr>
          <w:rFonts w:ascii="Times New Roman" w:hAnsi="Times New Roman" w:cs="Times New Roman"/>
          <w:b/>
          <w:sz w:val="26"/>
          <w:szCs w:val="26"/>
        </w:rPr>
        <w:t>Tài liệu tham khảo</w:t>
      </w:r>
      <w:bookmarkEnd w:id="132"/>
      <w:bookmarkEnd w:id="133"/>
      <w:bookmarkEnd w:id="134"/>
    </w:p>
    <w:p w:rsidR="00D71441" w:rsidRPr="00141D43" w:rsidRDefault="00D71441" w:rsidP="00D71441">
      <w:pPr>
        <w:pStyle w:val="ListParagraph"/>
        <w:spacing w:after="0" w:line="240" w:lineRule="auto"/>
        <w:ind w:firstLine="720"/>
        <w:jc w:val="both"/>
        <w:rPr>
          <w:rFonts w:ascii="Times New Roman" w:hAnsi="Times New Roman" w:cs="Times New Roman"/>
          <w:b/>
          <w:sz w:val="26"/>
          <w:szCs w:val="26"/>
        </w:rPr>
      </w:pPr>
      <w:r w:rsidRPr="00141D43">
        <w:rPr>
          <w:rFonts w:ascii="Times New Roman" w:hAnsi="Times New Roman" w:cs="Times New Roman"/>
          <w:sz w:val="26"/>
          <w:szCs w:val="26"/>
        </w:rPr>
        <w:t xml:space="preserve">[1] </w:t>
      </w:r>
      <w:r w:rsidRPr="00141D43">
        <w:rPr>
          <w:rFonts w:ascii="Times New Roman" w:hAnsi="Times New Roman" w:cs="Times New Roman"/>
          <w:b/>
          <w:bCs/>
          <w:sz w:val="26"/>
          <w:szCs w:val="26"/>
        </w:rPr>
        <w:t>TS. Huỳnh Xuân Hiệp, ThS. Phan Phương Lan.</w:t>
      </w:r>
      <w:r w:rsidRPr="00141D43">
        <w:rPr>
          <w:rFonts w:ascii="Times New Roman" w:hAnsi="Times New Roman" w:cs="Times New Roman"/>
          <w:sz w:val="26"/>
          <w:szCs w:val="26"/>
        </w:rPr>
        <w:t xml:space="preserve"> Giáo trình </w:t>
      </w:r>
      <w:r w:rsidRPr="00141D43">
        <w:rPr>
          <w:rFonts w:ascii="Times New Roman" w:hAnsi="Times New Roman" w:cs="Times New Roman"/>
          <w:i/>
          <w:iCs/>
          <w:sz w:val="26"/>
          <w:szCs w:val="26"/>
        </w:rPr>
        <w:t>Nhập môn Công nghệ phần mềm.</w:t>
      </w:r>
      <w:r w:rsidRPr="00141D43">
        <w:rPr>
          <w:rFonts w:ascii="Times New Roman" w:hAnsi="Times New Roman" w:cs="Times New Roman"/>
          <w:sz w:val="26"/>
          <w:szCs w:val="26"/>
        </w:rPr>
        <w:t xml:space="preserve"> Nhà xuất bản Đại học Cần Thơ, 2011.</w:t>
      </w:r>
    </w:p>
    <w:p w:rsidR="00D71441" w:rsidRPr="00141D43" w:rsidRDefault="00D71441" w:rsidP="00D71441">
      <w:pPr>
        <w:pStyle w:val="ListParagraph"/>
        <w:ind w:left="1440"/>
        <w:rPr>
          <w:ins w:id="135" w:author="theirs" w:date="2014-09-10T22:51:00Z"/>
          <w:rFonts w:ascii="Times New Roman" w:hAnsi="Times New Roman" w:cs="Times New Roman"/>
          <w:sz w:val="26"/>
          <w:szCs w:val="26"/>
        </w:rPr>
      </w:pPr>
    </w:p>
    <w:p w:rsidR="00D71441" w:rsidRPr="00141D43" w:rsidRDefault="00D71441" w:rsidP="00D71441">
      <w:pPr>
        <w:pStyle w:val="ListParagraph"/>
        <w:ind w:left="1440"/>
        <w:rPr>
          <w:rFonts w:ascii="Times New Roman" w:hAnsi="Times New Roman" w:cs="Times New Roman"/>
          <w:sz w:val="26"/>
          <w:szCs w:val="26"/>
        </w:rPr>
      </w:pPr>
    </w:p>
    <w:p w:rsidR="00D71441" w:rsidRPr="00141D43" w:rsidRDefault="00D71441">
      <w:pPr>
        <w:pStyle w:val="ListParagraph"/>
        <w:numPr>
          <w:ilvl w:val="1"/>
          <w:numId w:val="22"/>
        </w:numPr>
        <w:outlineLvl w:val="2"/>
        <w:rPr>
          <w:rFonts w:ascii="Times New Roman" w:hAnsi="Times New Roman" w:cs="Times New Roman"/>
          <w:b/>
          <w:sz w:val="26"/>
          <w:szCs w:val="26"/>
        </w:rPr>
        <w:pPrChange w:id="136" w:author="theirs" w:date="2014-09-10T22:51:00Z">
          <w:pPr>
            <w:pStyle w:val="ListParagraph"/>
            <w:numPr>
              <w:ilvl w:val="1"/>
              <w:numId w:val="2"/>
            </w:numPr>
            <w:ind w:left="2160" w:hanging="360"/>
          </w:pPr>
        </w:pPrChange>
      </w:pPr>
      <w:bookmarkStart w:id="137" w:name="_Toc398323427"/>
      <w:bookmarkStart w:id="138" w:name="_Toc399455829"/>
      <w:bookmarkStart w:id="139" w:name="_Toc403367840"/>
      <w:r w:rsidRPr="00141D43">
        <w:rPr>
          <w:rFonts w:ascii="Times New Roman" w:hAnsi="Times New Roman" w:cs="Times New Roman"/>
          <w:b/>
          <w:sz w:val="26"/>
          <w:szCs w:val="26"/>
        </w:rPr>
        <w:t>Tổng quan về tài liệu</w:t>
      </w:r>
      <w:bookmarkEnd w:id="137"/>
      <w:bookmarkEnd w:id="138"/>
      <w:bookmarkEnd w:id="139"/>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Tài liệu thiết kế phần mềm quản lý danh bạ điện thoại gồm 7 phần:</w:t>
      </w:r>
    </w:p>
    <w:p w:rsidR="00D71441" w:rsidRPr="00141D43" w:rsidRDefault="00D71441" w:rsidP="00D71441">
      <w:pPr>
        <w:pStyle w:val="ListParagraph"/>
        <w:widowControl w:val="0"/>
        <w:spacing w:after="200" w:line="276" w:lineRule="auto"/>
        <w:rPr>
          <w:rFonts w:ascii="Times New Roman" w:hAnsi="Times New Roman" w:cs="Times New Roman"/>
          <w:sz w:val="26"/>
          <w:szCs w:val="26"/>
        </w:rPr>
      </w:pPr>
      <w:r w:rsidRPr="00141D43">
        <w:rPr>
          <w:rFonts w:ascii="Times New Roman" w:hAnsi="Times New Roman" w:cs="Times New Roman"/>
          <w:b/>
          <w:i/>
          <w:sz w:val="26"/>
          <w:szCs w:val="26"/>
          <w:u w:val="single"/>
        </w:rPr>
        <w:lastRenderedPageBreak/>
        <w:t>Phần giới thiệu</w:t>
      </w:r>
      <w:r w:rsidRPr="00141D43">
        <w:rPr>
          <w:rFonts w:ascii="Times New Roman" w:hAnsi="Times New Roman" w:cs="Times New Roman"/>
          <w:sz w:val="26"/>
          <w:szCs w:val="26"/>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D71441" w:rsidRPr="00141D43" w:rsidRDefault="00D71441" w:rsidP="00D71441">
      <w:pPr>
        <w:pStyle w:val="ListParagraph"/>
        <w:widowControl w:val="0"/>
        <w:spacing w:after="200" w:line="276" w:lineRule="auto"/>
        <w:rPr>
          <w:rFonts w:ascii="Times New Roman" w:hAnsi="Times New Roman" w:cs="Times New Roman"/>
          <w:sz w:val="26"/>
          <w:szCs w:val="26"/>
        </w:rPr>
      </w:pPr>
      <w:r w:rsidRPr="00141D43">
        <w:rPr>
          <w:rFonts w:ascii="Times New Roman" w:hAnsi="Times New Roman" w:cs="Times New Roman"/>
          <w:b/>
          <w:i/>
          <w:sz w:val="26"/>
          <w:szCs w:val="26"/>
          <w:u w:val="single"/>
        </w:rPr>
        <w:t>Phần tổng quan hệ thống</w:t>
      </w:r>
      <w:r w:rsidRPr="00141D43">
        <w:rPr>
          <w:rFonts w:ascii="Times New Roman" w:hAnsi="Times New Roman" w:cs="Times New Roman"/>
          <w:sz w:val="26"/>
          <w:szCs w:val="26"/>
        </w:rPr>
        <w:t>: mô tả tổng quan về chức năng, ngữ cảnh và thiết kế của dự án.</w:t>
      </w:r>
    </w:p>
    <w:p w:rsidR="00D71441" w:rsidRPr="00141D43" w:rsidRDefault="00D71441" w:rsidP="00D71441">
      <w:pPr>
        <w:pStyle w:val="ListParagraph"/>
        <w:widowControl w:val="0"/>
        <w:spacing w:after="200" w:line="276" w:lineRule="auto"/>
        <w:rPr>
          <w:rFonts w:ascii="Times New Roman" w:hAnsi="Times New Roman" w:cs="Times New Roman"/>
          <w:sz w:val="26"/>
          <w:szCs w:val="26"/>
        </w:rPr>
      </w:pPr>
      <w:r w:rsidRPr="00141D43">
        <w:rPr>
          <w:rFonts w:ascii="Times New Roman" w:hAnsi="Times New Roman" w:cs="Times New Roman"/>
          <w:b/>
          <w:i/>
          <w:sz w:val="26"/>
          <w:szCs w:val="26"/>
          <w:u w:val="single"/>
        </w:rPr>
        <w:t>Phần kiến trúc hệ thống</w:t>
      </w:r>
      <w:r w:rsidRPr="00141D43">
        <w:rPr>
          <w:rFonts w:ascii="Times New Roman" w:hAnsi="Times New Roman" w:cs="Times New Roman"/>
          <w:sz w:val="26"/>
          <w:szCs w:val="26"/>
        </w:rPr>
        <w:t>: mô tả cấu trúc chương trình theo mô đun các mối quan hệ theo mô đun, sự phân rã, cơ sở thiết kế.</w:t>
      </w:r>
    </w:p>
    <w:p w:rsidR="00D71441" w:rsidRPr="00141D43" w:rsidRDefault="00D71441" w:rsidP="00D71441">
      <w:pPr>
        <w:pStyle w:val="ListParagraph"/>
        <w:widowControl w:val="0"/>
        <w:spacing w:after="200" w:line="276" w:lineRule="auto"/>
        <w:rPr>
          <w:rFonts w:ascii="Times New Roman" w:hAnsi="Times New Roman" w:cs="Times New Roman"/>
          <w:sz w:val="26"/>
          <w:szCs w:val="26"/>
        </w:rPr>
      </w:pPr>
      <w:r w:rsidRPr="00141D43">
        <w:rPr>
          <w:rFonts w:ascii="Times New Roman" w:hAnsi="Times New Roman" w:cs="Times New Roman"/>
          <w:b/>
          <w:i/>
          <w:sz w:val="26"/>
          <w:szCs w:val="26"/>
          <w:u w:val="single"/>
        </w:rPr>
        <w:t>Phần thiết kế dữ liệu</w:t>
      </w:r>
      <w:r w:rsidRPr="00141D43">
        <w:rPr>
          <w:rFonts w:ascii="Times New Roman" w:hAnsi="Times New Roman" w:cs="Times New Roman"/>
          <w:sz w:val="26"/>
          <w:szCs w:val="26"/>
        </w:rPr>
        <w:t>: mô tả cấu trúc dữ liệu, các thực thể, từ điển dữ liệu.</w:t>
      </w:r>
    </w:p>
    <w:p w:rsidR="00D71441" w:rsidRPr="00141D43" w:rsidRDefault="00D71441" w:rsidP="00D71441">
      <w:pPr>
        <w:pStyle w:val="ListParagraph"/>
        <w:widowControl w:val="0"/>
        <w:spacing w:after="200" w:line="276" w:lineRule="auto"/>
        <w:rPr>
          <w:rFonts w:ascii="Times New Roman" w:hAnsi="Times New Roman" w:cs="Times New Roman"/>
          <w:sz w:val="26"/>
          <w:szCs w:val="26"/>
        </w:rPr>
      </w:pPr>
      <w:r w:rsidRPr="00141D43">
        <w:rPr>
          <w:rFonts w:ascii="Times New Roman" w:hAnsi="Times New Roman" w:cs="Times New Roman"/>
          <w:b/>
          <w:i/>
          <w:sz w:val="26"/>
          <w:szCs w:val="26"/>
          <w:u w:val="single"/>
        </w:rPr>
        <w:t>Phần thiết kế theo chức năng</w:t>
      </w:r>
      <w:r w:rsidRPr="00141D43">
        <w:rPr>
          <w:rFonts w:ascii="Times New Roman" w:hAnsi="Times New Roman" w:cs="Times New Roman"/>
          <w:sz w:val="26"/>
          <w:szCs w:val="26"/>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D71441" w:rsidRPr="00141D43" w:rsidRDefault="00D71441" w:rsidP="00D71441">
      <w:pPr>
        <w:pStyle w:val="ListParagraph"/>
        <w:widowControl w:val="0"/>
        <w:spacing w:after="200" w:line="276" w:lineRule="auto"/>
        <w:rPr>
          <w:rFonts w:ascii="Times New Roman" w:hAnsi="Times New Roman" w:cs="Times New Roman"/>
          <w:sz w:val="26"/>
          <w:szCs w:val="26"/>
        </w:rPr>
      </w:pPr>
      <w:r w:rsidRPr="00141D43">
        <w:rPr>
          <w:rFonts w:ascii="Times New Roman" w:hAnsi="Times New Roman" w:cs="Times New Roman"/>
          <w:b/>
          <w:i/>
          <w:sz w:val="26"/>
          <w:szCs w:val="26"/>
          <w:u w:val="single"/>
        </w:rPr>
        <w:t>Phần bảng tham khảo tới các yêu cầu</w:t>
      </w:r>
      <w:r w:rsidRPr="00141D43">
        <w:rPr>
          <w:rFonts w:ascii="Times New Roman" w:hAnsi="Times New Roman" w:cs="Times New Roman"/>
          <w:sz w:val="26"/>
          <w:szCs w:val="26"/>
        </w:rPr>
        <w:t>: tham khảo tới yêu cầu của tài liệu đặt tả.</w:t>
      </w:r>
    </w:p>
    <w:p w:rsidR="00D71441" w:rsidRPr="00141D43" w:rsidRDefault="00D71441" w:rsidP="00D71441">
      <w:pPr>
        <w:pStyle w:val="ListParagraph"/>
        <w:spacing w:after="0" w:line="240" w:lineRule="auto"/>
        <w:jc w:val="both"/>
        <w:rPr>
          <w:rFonts w:ascii="Times New Roman" w:hAnsi="Times New Roman" w:cs="Times New Roman"/>
          <w:b/>
          <w:sz w:val="26"/>
          <w:szCs w:val="26"/>
        </w:rPr>
      </w:pPr>
      <w:r w:rsidRPr="00141D43">
        <w:rPr>
          <w:rFonts w:ascii="Times New Roman" w:hAnsi="Times New Roman" w:cs="Times New Roman"/>
          <w:b/>
          <w:i/>
          <w:sz w:val="26"/>
          <w:szCs w:val="26"/>
          <w:u w:val="single"/>
        </w:rPr>
        <w:t>Phần phụ lục</w:t>
      </w:r>
      <w:r w:rsidRPr="00141D43">
        <w:rPr>
          <w:rFonts w:ascii="Times New Roman" w:hAnsi="Times New Roman" w:cs="Times New Roman"/>
          <w:sz w:val="26"/>
          <w:szCs w:val="26"/>
        </w:rPr>
        <w:t>:</w:t>
      </w:r>
    </w:p>
    <w:p w:rsidR="00D71441" w:rsidRPr="00141D43" w:rsidRDefault="00D71441" w:rsidP="00D71441">
      <w:pPr>
        <w:pStyle w:val="ListParagraph"/>
        <w:ind w:left="360"/>
        <w:rPr>
          <w:rFonts w:ascii="Times New Roman" w:hAnsi="Times New Roman" w:cs="Times New Roman"/>
          <w:sz w:val="26"/>
          <w:szCs w:val="26"/>
        </w:rPr>
      </w:pPr>
    </w:p>
    <w:p w:rsidR="00D71441" w:rsidRPr="00141D43" w:rsidRDefault="00D71441" w:rsidP="00D71441">
      <w:pPr>
        <w:pStyle w:val="ListParagraph"/>
        <w:ind w:left="1440"/>
        <w:rPr>
          <w:rFonts w:ascii="Times New Roman" w:hAnsi="Times New Roman" w:cs="Times New Roman"/>
          <w:b/>
          <w:sz w:val="26"/>
          <w:szCs w:val="26"/>
        </w:rPr>
      </w:pPr>
    </w:p>
    <w:p w:rsidR="00D71441" w:rsidRPr="00141D43" w:rsidRDefault="00D71441">
      <w:pPr>
        <w:pStyle w:val="ListParagraph"/>
        <w:numPr>
          <w:ilvl w:val="0"/>
          <w:numId w:val="21"/>
        </w:numPr>
        <w:jc w:val="both"/>
        <w:outlineLvl w:val="1"/>
        <w:rPr>
          <w:rFonts w:ascii="Times New Roman" w:hAnsi="Times New Roman" w:cs="Times New Roman"/>
          <w:b/>
          <w:sz w:val="26"/>
          <w:szCs w:val="26"/>
        </w:rPr>
        <w:pPrChange w:id="140" w:author="theirs" w:date="2014-09-10T22:51:00Z">
          <w:pPr>
            <w:pStyle w:val="ListParagraph"/>
            <w:numPr>
              <w:numId w:val="1"/>
            </w:numPr>
            <w:ind w:hanging="360"/>
            <w:jc w:val="both"/>
          </w:pPr>
        </w:pPrChange>
      </w:pPr>
      <w:bookmarkStart w:id="141" w:name="_Toc398323428"/>
      <w:bookmarkStart w:id="142" w:name="_Toc399455830"/>
      <w:bookmarkStart w:id="143" w:name="_Toc403367841"/>
      <w:r w:rsidRPr="00141D43">
        <w:rPr>
          <w:rFonts w:ascii="Times New Roman" w:hAnsi="Times New Roman" w:cs="Times New Roman"/>
          <w:b/>
          <w:sz w:val="26"/>
          <w:szCs w:val="26"/>
        </w:rPr>
        <w:t>Tổng quan hệ thống</w:t>
      </w:r>
      <w:bookmarkEnd w:id="141"/>
      <w:bookmarkEnd w:id="142"/>
      <w:bookmarkEnd w:id="143"/>
    </w:p>
    <w:p w:rsidR="00D71441" w:rsidRPr="000A51C5" w:rsidRDefault="00D71441" w:rsidP="000A51C5">
      <w:pPr>
        <w:pStyle w:val="ListParagraph"/>
        <w:outlineLvl w:val="2"/>
        <w:rPr>
          <w:rFonts w:ascii="Times New Roman" w:hAnsi="Times New Roman" w:cs="Times New Roman"/>
          <w:b/>
          <w:sz w:val="26"/>
          <w:szCs w:val="26"/>
        </w:rPr>
      </w:pPr>
      <w:bookmarkStart w:id="144" w:name="_Toc403367842"/>
      <w:r w:rsidRPr="000A51C5">
        <w:rPr>
          <w:rFonts w:ascii="Times New Roman" w:hAnsi="Times New Roman" w:cs="Times New Roman"/>
          <w:b/>
          <w:sz w:val="26"/>
          <w:szCs w:val="26"/>
        </w:rPr>
        <w:t>2.1.</w:t>
      </w:r>
      <w:r w:rsidRPr="000A51C5">
        <w:rPr>
          <w:rFonts w:ascii="Times New Roman" w:hAnsi="Times New Roman" w:cs="Times New Roman"/>
          <w:b/>
          <w:sz w:val="26"/>
          <w:szCs w:val="26"/>
        </w:rPr>
        <w:tab/>
        <w:t>Bối cảnh:</w:t>
      </w:r>
      <w:bookmarkEnd w:id="144"/>
      <w:r w:rsidRPr="000A51C5">
        <w:rPr>
          <w:rFonts w:ascii="Times New Roman" w:hAnsi="Times New Roman" w:cs="Times New Roman"/>
          <w:b/>
          <w:sz w:val="26"/>
          <w:szCs w:val="26"/>
        </w:rPr>
        <w:t xml:space="preserve"> </w:t>
      </w:r>
    </w:p>
    <w:p w:rsidR="00D71441" w:rsidRPr="00141D43" w:rsidRDefault="00D71441" w:rsidP="00D71441">
      <w:pPr>
        <w:pStyle w:val="ListParagraph"/>
        <w:ind w:firstLine="720"/>
        <w:rPr>
          <w:rFonts w:ascii="Times New Roman" w:eastAsia="Times New Roman" w:hAnsi="Times New Roman" w:cs="Times New Roman"/>
          <w:color w:val="000000"/>
          <w:sz w:val="26"/>
          <w:szCs w:val="26"/>
        </w:rPr>
      </w:pPr>
      <w:r w:rsidRPr="00141D43">
        <w:rPr>
          <w:rFonts w:ascii="Times New Roman" w:eastAsia="Times New Roman" w:hAnsi="Times New Roman" w:cs="Times New Roman"/>
          <w:color w:val="000000"/>
          <w:sz w:val="26"/>
          <w:szCs w:val="26"/>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D71441" w:rsidRPr="00141D43" w:rsidRDefault="00D71441" w:rsidP="000A51C5">
      <w:pPr>
        <w:pStyle w:val="ListParagraph"/>
        <w:autoSpaceDE w:val="0"/>
        <w:outlineLvl w:val="2"/>
        <w:rPr>
          <w:rFonts w:ascii="Times New Roman" w:eastAsia="Times New Roman" w:hAnsi="Times New Roman" w:cs="Times New Roman"/>
          <w:color w:val="000000"/>
          <w:sz w:val="26"/>
          <w:szCs w:val="26"/>
        </w:rPr>
      </w:pPr>
      <w:bookmarkStart w:id="145" w:name="_Toc403367843"/>
      <w:r w:rsidRPr="00141D43">
        <w:rPr>
          <w:rFonts w:ascii="Times New Roman" w:eastAsia="Times New Roman" w:hAnsi="Times New Roman" w:cs="Times New Roman"/>
          <w:color w:val="000000"/>
          <w:sz w:val="26"/>
          <w:szCs w:val="26"/>
        </w:rPr>
        <w:t>Trong thời đại hiện nay, việc tin học hóa mọi công việc đang trở thành, giúp mọi chuyện trở nên dễ dàng và nhanh chóng hơn. Vì thế việc tin học hóa việc tìm nhà trọ trở nên cần thiết.</w:t>
      </w:r>
      <w:r w:rsidRPr="00141D43">
        <w:rPr>
          <w:rFonts w:ascii="Times New Roman" w:eastAsia="Times New Roman" w:hAnsi="Times New Roman" w:cs="Times New Roman"/>
          <w:color w:val="000000"/>
          <w:sz w:val="26"/>
          <w:szCs w:val="26"/>
        </w:rPr>
        <w:br/>
      </w:r>
      <w:r w:rsidRPr="000A51C5">
        <w:rPr>
          <w:rFonts w:ascii="Times New Roman" w:eastAsia="Times New Roman" w:hAnsi="Times New Roman" w:cs="Times New Roman"/>
          <w:b/>
          <w:color w:val="000000"/>
          <w:sz w:val="26"/>
          <w:szCs w:val="26"/>
        </w:rPr>
        <w:t>2.2</w:t>
      </w:r>
      <w:r w:rsidRPr="000A51C5">
        <w:rPr>
          <w:rFonts w:ascii="Times New Roman" w:eastAsia="Times New Roman" w:hAnsi="Times New Roman" w:cs="Times New Roman"/>
          <w:b/>
          <w:color w:val="000000"/>
          <w:sz w:val="26"/>
          <w:szCs w:val="26"/>
        </w:rPr>
        <w:tab/>
        <w:t>Các chức năng:</w:t>
      </w:r>
      <w:bookmarkEnd w:id="145"/>
    </w:p>
    <w:p w:rsidR="00D71441" w:rsidRPr="00141D43" w:rsidRDefault="00D71441" w:rsidP="00D71441">
      <w:pPr>
        <w:autoSpaceDE w:val="0"/>
        <w:ind w:firstLine="720"/>
        <w:rPr>
          <w:rFonts w:ascii="Times New Roman" w:eastAsia="Times New Roman" w:hAnsi="Times New Roman" w:cs="Times New Roman"/>
          <w:color w:val="000000"/>
          <w:sz w:val="26"/>
          <w:szCs w:val="26"/>
        </w:rPr>
      </w:pPr>
    </w:p>
    <w:p w:rsidR="00D71441" w:rsidRPr="00141D43" w:rsidRDefault="00D71441" w:rsidP="00D71441">
      <w:pPr>
        <w:autoSpaceDE w:val="0"/>
        <w:ind w:firstLine="720"/>
        <w:rPr>
          <w:rFonts w:ascii="Times New Roman" w:eastAsia="Arial" w:hAnsi="Times New Roman" w:cs="Times New Roman"/>
          <w:color w:val="000000"/>
          <w:sz w:val="26"/>
          <w:szCs w:val="26"/>
        </w:rPr>
      </w:pPr>
      <w:r w:rsidRPr="00141D43">
        <w:rPr>
          <w:rFonts w:ascii="Times New Roman" w:eastAsia="Times New Roman" w:hAnsi="Times New Roman" w:cs="Times New Roman"/>
          <w:color w:val="000000"/>
          <w:sz w:val="26"/>
          <w:szCs w:val="26"/>
        </w:rPr>
        <w:t xml:space="preserve">Các chức năng mà khách tự do có thể sử dụng: </w:t>
      </w:r>
    </w:p>
    <w:p w:rsidR="00D71441" w:rsidRPr="00141D43" w:rsidRDefault="00D71441" w:rsidP="00D71441">
      <w:pPr>
        <w:pStyle w:val="ListParagraph"/>
        <w:autoSpaceDE w:val="0"/>
        <w:spacing w:after="0"/>
        <w:ind w:firstLine="720"/>
        <w:rPr>
          <w:rFonts w:ascii="Times New Roman" w:eastAsia="Times New Roman" w:hAnsi="Times New Roman" w:cs="Times New Roman"/>
          <w:color w:val="000000"/>
          <w:sz w:val="26"/>
          <w:szCs w:val="26"/>
        </w:rPr>
      </w:pPr>
      <w:r w:rsidRPr="00141D43">
        <w:rPr>
          <w:rFonts w:ascii="Times New Roman" w:eastAsia="Arial" w:hAnsi="Times New Roman" w:cs="Times New Roman"/>
          <w:color w:val="000000"/>
          <w:sz w:val="26"/>
          <w:szCs w:val="26"/>
        </w:rPr>
        <w:t xml:space="preserve">-  </w:t>
      </w:r>
      <w:r w:rsidRPr="00141D43">
        <w:rPr>
          <w:rFonts w:ascii="Times New Roman" w:eastAsia="Times New Roman" w:hAnsi="Times New Roman" w:cs="Times New Roman"/>
          <w:color w:val="000000"/>
          <w:sz w:val="26"/>
          <w:szCs w:val="26"/>
        </w:rPr>
        <w:t>Tìm kiếm nhà trọ.</w:t>
      </w:r>
    </w:p>
    <w:p w:rsidR="00D71441" w:rsidRPr="00141D43" w:rsidRDefault="00D71441" w:rsidP="00D71441">
      <w:pPr>
        <w:pStyle w:val="ListParagraph"/>
        <w:autoSpaceDE w:val="0"/>
        <w:spacing w:after="0"/>
        <w:ind w:firstLine="720"/>
        <w:rPr>
          <w:rFonts w:ascii="Times New Roman" w:eastAsia="Times New Roman" w:hAnsi="Times New Roman" w:cs="Times New Roman"/>
          <w:color w:val="000000"/>
          <w:sz w:val="26"/>
          <w:szCs w:val="26"/>
        </w:rPr>
      </w:pPr>
      <w:r w:rsidRPr="00141D43">
        <w:rPr>
          <w:rFonts w:ascii="Times New Roman" w:eastAsia="Times New Roman" w:hAnsi="Times New Roman" w:cs="Times New Roman"/>
          <w:color w:val="000000"/>
          <w:sz w:val="26"/>
          <w:szCs w:val="26"/>
        </w:rPr>
        <w:t>-  Đăng kí tài khoản.</w:t>
      </w:r>
    </w:p>
    <w:p w:rsidR="00D71441" w:rsidRPr="00141D43" w:rsidRDefault="00D71441" w:rsidP="00D71441">
      <w:pPr>
        <w:pStyle w:val="ListParagraph"/>
        <w:autoSpaceDE w:val="0"/>
        <w:spacing w:after="0"/>
        <w:ind w:firstLine="720"/>
        <w:rPr>
          <w:rFonts w:ascii="Times New Roman" w:eastAsia="Times New Roman" w:hAnsi="Times New Roman" w:cs="Times New Roman"/>
          <w:color w:val="000000"/>
          <w:sz w:val="26"/>
          <w:szCs w:val="26"/>
        </w:rPr>
      </w:pPr>
      <w:r w:rsidRPr="00141D43">
        <w:rPr>
          <w:rFonts w:ascii="Times New Roman" w:eastAsia="Times New Roman" w:hAnsi="Times New Roman" w:cs="Times New Roman"/>
          <w:color w:val="000000"/>
          <w:sz w:val="26"/>
          <w:szCs w:val="26"/>
        </w:rPr>
        <w:t>-  Xem tin đăng.</w:t>
      </w:r>
    </w:p>
    <w:p w:rsidR="00D71441" w:rsidRPr="00141D43" w:rsidRDefault="00D71441" w:rsidP="00D71441">
      <w:pPr>
        <w:pStyle w:val="ListParagraph"/>
        <w:autoSpaceDE w:val="0"/>
        <w:rPr>
          <w:rFonts w:ascii="Times New Roman" w:eastAsia="Times New Roman" w:hAnsi="Times New Roman" w:cs="Times New Roman"/>
          <w:color w:val="000000"/>
          <w:sz w:val="26"/>
          <w:szCs w:val="26"/>
        </w:rPr>
      </w:pPr>
    </w:p>
    <w:p w:rsidR="00D71441" w:rsidRPr="00141D43" w:rsidRDefault="00D71441" w:rsidP="00D71441">
      <w:pPr>
        <w:autoSpaceDE w:val="0"/>
        <w:ind w:firstLine="720"/>
        <w:rPr>
          <w:rFonts w:ascii="Times New Roman" w:eastAsia="Arial" w:hAnsi="Times New Roman" w:cs="Times New Roman"/>
          <w:color w:val="000000"/>
          <w:sz w:val="26"/>
          <w:szCs w:val="26"/>
        </w:rPr>
      </w:pPr>
      <w:r w:rsidRPr="00141D43">
        <w:rPr>
          <w:rFonts w:ascii="Times New Roman" w:eastAsia="Times New Roman" w:hAnsi="Times New Roman" w:cs="Times New Roman"/>
          <w:color w:val="000000"/>
          <w:sz w:val="26"/>
          <w:szCs w:val="26"/>
        </w:rPr>
        <w:t xml:space="preserve">Các chức năng thành viên có thể sử dụng: </w:t>
      </w:r>
    </w:p>
    <w:p w:rsidR="00D71441" w:rsidRPr="00141D43" w:rsidRDefault="00D71441" w:rsidP="00D71441">
      <w:pPr>
        <w:pStyle w:val="ListParagraph"/>
        <w:autoSpaceDE w:val="0"/>
        <w:spacing w:after="52"/>
        <w:ind w:firstLine="720"/>
        <w:rPr>
          <w:rFonts w:ascii="Times New Roman" w:eastAsia="Times New Roman" w:hAnsi="Times New Roman" w:cs="Times New Roman"/>
          <w:color w:val="000000"/>
          <w:sz w:val="26"/>
          <w:szCs w:val="26"/>
        </w:rPr>
      </w:pPr>
      <w:r w:rsidRPr="00141D43">
        <w:rPr>
          <w:rFonts w:ascii="Times New Roman" w:eastAsia="Arial" w:hAnsi="Times New Roman" w:cs="Times New Roman"/>
          <w:color w:val="000000"/>
          <w:sz w:val="26"/>
          <w:szCs w:val="26"/>
        </w:rPr>
        <w:t xml:space="preserve">-  </w:t>
      </w:r>
      <w:r w:rsidRPr="00141D43">
        <w:rPr>
          <w:rFonts w:ascii="Times New Roman" w:eastAsia="Times New Roman" w:hAnsi="Times New Roman" w:cs="Times New Roman"/>
          <w:color w:val="000000"/>
          <w:sz w:val="26"/>
          <w:szCs w:val="26"/>
        </w:rPr>
        <w:t xml:space="preserve">Đăng nhập, đăng xuất. </w:t>
      </w:r>
    </w:p>
    <w:p w:rsidR="00D71441" w:rsidRPr="00141D43" w:rsidRDefault="00D71441" w:rsidP="00D71441">
      <w:pPr>
        <w:pStyle w:val="ListParagraph"/>
        <w:autoSpaceDE w:val="0"/>
        <w:spacing w:after="52"/>
        <w:ind w:firstLine="720"/>
        <w:rPr>
          <w:rFonts w:ascii="Times New Roman" w:eastAsia="Times New Roman" w:hAnsi="Times New Roman" w:cs="Times New Roman"/>
          <w:color w:val="000000"/>
          <w:sz w:val="26"/>
          <w:szCs w:val="26"/>
        </w:rPr>
      </w:pPr>
      <w:r w:rsidRPr="00141D43">
        <w:rPr>
          <w:rFonts w:ascii="Times New Roman" w:eastAsia="Times New Roman" w:hAnsi="Times New Roman" w:cs="Times New Roman"/>
          <w:color w:val="000000"/>
          <w:sz w:val="26"/>
          <w:szCs w:val="26"/>
        </w:rPr>
        <w:lastRenderedPageBreak/>
        <w:t>-  Thay đổi mật khẩu.</w:t>
      </w:r>
    </w:p>
    <w:p w:rsidR="00D71441" w:rsidRPr="00141D43" w:rsidRDefault="00D71441" w:rsidP="00D71441">
      <w:pPr>
        <w:pStyle w:val="ListParagraph"/>
        <w:autoSpaceDE w:val="0"/>
        <w:spacing w:after="52"/>
        <w:ind w:firstLine="720"/>
        <w:rPr>
          <w:rFonts w:ascii="Times New Roman" w:eastAsia="Arial" w:hAnsi="Times New Roman" w:cs="Times New Roman"/>
          <w:color w:val="000000"/>
          <w:sz w:val="26"/>
          <w:szCs w:val="26"/>
        </w:rPr>
      </w:pPr>
      <w:r w:rsidRPr="00141D43">
        <w:rPr>
          <w:rFonts w:ascii="Times New Roman" w:eastAsia="Times New Roman" w:hAnsi="Times New Roman" w:cs="Times New Roman"/>
          <w:color w:val="000000"/>
          <w:sz w:val="26"/>
          <w:szCs w:val="26"/>
        </w:rPr>
        <w:t>-  Yêu cầu mật khẩu.</w:t>
      </w:r>
    </w:p>
    <w:p w:rsidR="00D71441" w:rsidRPr="00141D43" w:rsidRDefault="00D71441" w:rsidP="00D71441">
      <w:pPr>
        <w:pStyle w:val="ListParagraph"/>
        <w:autoSpaceDE w:val="0"/>
        <w:spacing w:after="52"/>
        <w:ind w:firstLine="720"/>
        <w:rPr>
          <w:rFonts w:ascii="Times New Roman" w:eastAsia="Times New Roman" w:hAnsi="Times New Roman" w:cs="Times New Roman"/>
          <w:color w:val="000000"/>
          <w:sz w:val="26"/>
          <w:szCs w:val="26"/>
        </w:rPr>
      </w:pPr>
      <w:r w:rsidRPr="00141D43">
        <w:rPr>
          <w:rFonts w:ascii="Times New Roman" w:eastAsia="Arial" w:hAnsi="Times New Roman" w:cs="Times New Roman"/>
          <w:color w:val="000000"/>
          <w:sz w:val="26"/>
          <w:szCs w:val="26"/>
        </w:rPr>
        <w:t xml:space="preserve">-  </w:t>
      </w:r>
      <w:r w:rsidRPr="00141D43">
        <w:rPr>
          <w:rFonts w:ascii="Times New Roman" w:eastAsia="Times New Roman" w:hAnsi="Times New Roman" w:cs="Times New Roman"/>
          <w:color w:val="000000"/>
          <w:sz w:val="26"/>
          <w:szCs w:val="26"/>
        </w:rPr>
        <w:t>Tìm kiếm nhà trọ.</w:t>
      </w:r>
    </w:p>
    <w:p w:rsidR="00D71441" w:rsidRPr="00141D43" w:rsidRDefault="00D71441" w:rsidP="00D71441">
      <w:pPr>
        <w:pStyle w:val="ListParagraph"/>
        <w:autoSpaceDE w:val="0"/>
        <w:spacing w:after="52"/>
        <w:ind w:firstLine="720"/>
        <w:rPr>
          <w:rFonts w:ascii="Times New Roman" w:eastAsia="Arial" w:hAnsi="Times New Roman" w:cs="Times New Roman"/>
          <w:color w:val="000000"/>
          <w:sz w:val="26"/>
          <w:szCs w:val="26"/>
        </w:rPr>
      </w:pPr>
      <w:r w:rsidRPr="00141D43">
        <w:rPr>
          <w:rFonts w:ascii="Times New Roman" w:eastAsia="Times New Roman" w:hAnsi="Times New Roman" w:cs="Times New Roman"/>
          <w:color w:val="000000"/>
          <w:sz w:val="26"/>
          <w:szCs w:val="26"/>
        </w:rPr>
        <w:t>-  Xem tin đăng.</w:t>
      </w:r>
    </w:p>
    <w:p w:rsidR="00D71441" w:rsidRPr="00141D43" w:rsidRDefault="00D71441" w:rsidP="00D71441">
      <w:pPr>
        <w:pStyle w:val="ListParagraph"/>
        <w:autoSpaceDE w:val="0"/>
        <w:spacing w:after="52"/>
        <w:ind w:firstLine="720"/>
        <w:rPr>
          <w:rFonts w:ascii="Times New Roman" w:eastAsia="Arial" w:hAnsi="Times New Roman" w:cs="Times New Roman"/>
          <w:color w:val="000000"/>
          <w:sz w:val="26"/>
          <w:szCs w:val="26"/>
        </w:rPr>
      </w:pPr>
      <w:r w:rsidRPr="00141D43">
        <w:rPr>
          <w:rFonts w:ascii="Times New Roman" w:eastAsia="Arial" w:hAnsi="Times New Roman" w:cs="Times New Roman"/>
          <w:color w:val="000000"/>
          <w:sz w:val="26"/>
          <w:szCs w:val="26"/>
        </w:rPr>
        <w:t xml:space="preserve">-  </w:t>
      </w:r>
      <w:r w:rsidRPr="00141D43">
        <w:rPr>
          <w:rFonts w:ascii="Times New Roman" w:eastAsia="Times New Roman" w:hAnsi="Times New Roman" w:cs="Times New Roman"/>
          <w:color w:val="000000"/>
          <w:sz w:val="26"/>
          <w:szCs w:val="26"/>
        </w:rPr>
        <w:t>Đánh giá, bình luận.</w:t>
      </w:r>
    </w:p>
    <w:p w:rsidR="00D71441" w:rsidRPr="00141D43" w:rsidRDefault="00D71441" w:rsidP="00D71441">
      <w:pPr>
        <w:pStyle w:val="ListParagraph"/>
        <w:autoSpaceDE w:val="0"/>
        <w:spacing w:after="0"/>
        <w:ind w:firstLine="720"/>
        <w:rPr>
          <w:rFonts w:ascii="Times New Roman" w:eastAsia="Times New Roman"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Cập nhật thông tin tài khoản.</w:t>
      </w:r>
    </w:p>
    <w:p w:rsidR="00D71441" w:rsidRPr="00141D43" w:rsidRDefault="00D71441" w:rsidP="00D71441">
      <w:pPr>
        <w:autoSpaceDE w:val="0"/>
        <w:ind w:firstLine="720"/>
        <w:rPr>
          <w:rFonts w:ascii="Times New Roman" w:eastAsia="Arial" w:hAnsi="Times New Roman" w:cs="Times New Roman"/>
          <w:sz w:val="26"/>
          <w:szCs w:val="26"/>
        </w:rPr>
      </w:pPr>
      <w:r w:rsidRPr="00141D43">
        <w:rPr>
          <w:rFonts w:ascii="Times New Roman" w:eastAsia="Times New Roman" w:hAnsi="Times New Roman" w:cs="Times New Roman"/>
          <w:sz w:val="26"/>
          <w:szCs w:val="26"/>
        </w:rPr>
        <w:t xml:space="preserve">Các chức năng chủ nhà trọ có thể sử dụng: </w:t>
      </w:r>
    </w:p>
    <w:p w:rsidR="00D71441" w:rsidRPr="00141D43" w:rsidRDefault="00D71441" w:rsidP="00D71441">
      <w:pPr>
        <w:pStyle w:val="ListParagraph"/>
        <w:autoSpaceDE w:val="0"/>
        <w:spacing w:after="55"/>
        <w:ind w:firstLine="720"/>
        <w:rPr>
          <w:rFonts w:ascii="Times New Roman" w:eastAsia="Times New Roman"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Đăng nhập, đăng xuất. </w:t>
      </w:r>
    </w:p>
    <w:p w:rsidR="00D71441" w:rsidRPr="00141D43" w:rsidRDefault="00D71441" w:rsidP="00D71441">
      <w:pPr>
        <w:pStyle w:val="ListParagraph"/>
        <w:autoSpaceDE w:val="0"/>
        <w:spacing w:after="55"/>
        <w:ind w:firstLine="720"/>
        <w:rPr>
          <w:rFonts w:ascii="Times New Roman" w:eastAsia="Times New Roman" w:hAnsi="Times New Roman" w:cs="Times New Roman"/>
          <w:sz w:val="26"/>
          <w:szCs w:val="26"/>
        </w:rPr>
      </w:pPr>
      <w:r w:rsidRPr="00141D43">
        <w:rPr>
          <w:rFonts w:ascii="Times New Roman" w:eastAsia="Times New Roman" w:hAnsi="Times New Roman" w:cs="Times New Roman"/>
          <w:sz w:val="26"/>
          <w:szCs w:val="26"/>
        </w:rPr>
        <w:t>-  Thay đổi mật khẩu.</w:t>
      </w:r>
    </w:p>
    <w:p w:rsidR="00D71441" w:rsidRPr="00141D43" w:rsidRDefault="00D71441" w:rsidP="00D71441">
      <w:pPr>
        <w:pStyle w:val="ListParagraph"/>
        <w:autoSpaceDE w:val="0"/>
        <w:spacing w:after="55"/>
        <w:ind w:firstLine="720"/>
        <w:rPr>
          <w:rFonts w:ascii="Times New Roman" w:eastAsia="Arial" w:hAnsi="Times New Roman" w:cs="Times New Roman"/>
          <w:sz w:val="26"/>
          <w:szCs w:val="26"/>
        </w:rPr>
      </w:pPr>
      <w:r w:rsidRPr="00141D43">
        <w:rPr>
          <w:rFonts w:ascii="Times New Roman" w:eastAsia="Times New Roman" w:hAnsi="Times New Roman" w:cs="Times New Roman"/>
          <w:sz w:val="26"/>
          <w:szCs w:val="26"/>
        </w:rPr>
        <w:t>-  Yêu cầu mật khẩu.</w:t>
      </w:r>
    </w:p>
    <w:p w:rsidR="00D71441" w:rsidRPr="00141D43" w:rsidRDefault="00D71441" w:rsidP="00D71441">
      <w:pPr>
        <w:pStyle w:val="ListParagraph"/>
        <w:autoSpaceDE w:val="0"/>
        <w:spacing w:after="55"/>
        <w:ind w:firstLine="720"/>
        <w:rPr>
          <w:rFonts w:ascii="Times New Roman" w:eastAsia="Arial"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Tìm kiếm nhà trọ. </w:t>
      </w:r>
    </w:p>
    <w:p w:rsidR="00D71441" w:rsidRPr="00141D43" w:rsidRDefault="00D71441" w:rsidP="00D71441">
      <w:pPr>
        <w:pStyle w:val="ListParagraph"/>
        <w:autoSpaceDE w:val="0"/>
        <w:spacing w:after="55"/>
        <w:ind w:firstLine="720"/>
        <w:rPr>
          <w:rFonts w:ascii="Times New Roman" w:eastAsia="Arial"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Cập nhật tin đăng. </w:t>
      </w:r>
    </w:p>
    <w:p w:rsidR="00D71441" w:rsidRPr="00141D43" w:rsidRDefault="00D71441" w:rsidP="00D71441">
      <w:pPr>
        <w:pStyle w:val="ListParagraph"/>
        <w:autoSpaceDE w:val="0"/>
        <w:spacing w:after="0"/>
        <w:ind w:firstLine="720"/>
        <w:rPr>
          <w:rFonts w:ascii="Times New Roman" w:eastAsia="Times New Roman"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Cập nhật thông tin tài khoản. </w:t>
      </w:r>
    </w:p>
    <w:p w:rsidR="00D71441" w:rsidRPr="00141D43" w:rsidRDefault="00D71441" w:rsidP="00D71441">
      <w:pPr>
        <w:pStyle w:val="ListParagraph"/>
        <w:autoSpaceDE w:val="0"/>
        <w:spacing w:after="0"/>
        <w:ind w:firstLine="720"/>
        <w:rPr>
          <w:rFonts w:ascii="Times New Roman" w:eastAsia="Times New Roman" w:hAnsi="Times New Roman" w:cs="Times New Roman"/>
          <w:sz w:val="26"/>
          <w:szCs w:val="26"/>
        </w:rPr>
      </w:pPr>
      <w:r w:rsidRPr="00141D43">
        <w:rPr>
          <w:rFonts w:ascii="Times New Roman" w:eastAsia="Times New Roman" w:hAnsi="Times New Roman" w:cs="Times New Roman"/>
          <w:sz w:val="26"/>
          <w:szCs w:val="26"/>
        </w:rPr>
        <w:t>-  Đánh giá, bình luận.</w:t>
      </w:r>
    </w:p>
    <w:p w:rsidR="00D71441" w:rsidRPr="00141D43" w:rsidRDefault="00D71441" w:rsidP="00D71441">
      <w:pPr>
        <w:autoSpaceDE w:val="0"/>
        <w:ind w:firstLine="720"/>
        <w:rPr>
          <w:rFonts w:ascii="Times New Roman" w:eastAsia="Arial" w:hAnsi="Times New Roman" w:cs="Times New Roman"/>
          <w:sz w:val="26"/>
          <w:szCs w:val="26"/>
        </w:rPr>
      </w:pPr>
      <w:r w:rsidRPr="00141D43">
        <w:rPr>
          <w:rFonts w:ascii="Times New Roman" w:eastAsia="Times New Roman" w:hAnsi="Times New Roman" w:cs="Times New Roman"/>
          <w:sz w:val="26"/>
          <w:szCs w:val="26"/>
        </w:rPr>
        <w:t xml:space="preserve">Các chức năng quản trị website có thể sử dụng: </w:t>
      </w:r>
    </w:p>
    <w:p w:rsidR="00D71441" w:rsidRPr="00141D43" w:rsidRDefault="00D71441" w:rsidP="00D71441">
      <w:pPr>
        <w:pStyle w:val="ListParagraph"/>
        <w:autoSpaceDE w:val="0"/>
        <w:spacing w:after="53"/>
        <w:ind w:firstLine="720"/>
        <w:rPr>
          <w:rFonts w:ascii="Times New Roman" w:eastAsia="Times New Roman"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Đăng nhập, đăng xuất. </w:t>
      </w:r>
    </w:p>
    <w:p w:rsidR="00D71441" w:rsidRPr="00141D43" w:rsidRDefault="00D71441" w:rsidP="00D71441">
      <w:pPr>
        <w:pStyle w:val="ListParagraph"/>
        <w:autoSpaceDE w:val="0"/>
        <w:spacing w:after="53"/>
        <w:ind w:firstLine="720"/>
        <w:rPr>
          <w:rFonts w:ascii="Times New Roman" w:eastAsia="Times New Roman" w:hAnsi="Times New Roman" w:cs="Times New Roman"/>
          <w:sz w:val="26"/>
          <w:szCs w:val="26"/>
        </w:rPr>
      </w:pPr>
      <w:r w:rsidRPr="00141D43">
        <w:rPr>
          <w:rFonts w:ascii="Times New Roman" w:eastAsia="Times New Roman" w:hAnsi="Times New Roman" w:cs="Times New Roman"/>
          <w:sz w:val="26"/>
          <w:szCs w:val="26"/>
        </w:rPr>
        <w:t>-  Thay đổi mật khẩu.</w:t>
      </w:r>
    </w:p>
    <w:p w:rsidR="00D71441" w:rsidRPr="00141D43" w:rsidRDefault="00D71441" w:rsidP="00D71441">
      <w:pPr>
        <w:pStyle w:val="ListParagraph"/>
        <w:autoSpaceDE w:val="0"/>
        <w:spacing w:after="53"/>
        <w:ind w:firstLine="720"/>
        <w:rPr>
          <w:rFonts w:ascii="Times New Roman" w:eastAsia="Times New Roman" w:hAnsi="Times New Roman" w:cs="Times New Roman"/>
          <w:sz w:val="26"/>
          <w:szCs w:val="26"/>
        </w:rPr>
      </w:pPr>
      <w:r w:rsidRPr="00141D43">
        <w:rPr>
          <w:rFonts w:ascii="Times New Roman" w:eastAsia="Times New Roman" w:hAnsi="Times New Roman" w:cs="Times New Roman"/>
          <w:sz w:val="26"/>
          <w:szCs w:val="26"/>
        </w:rPr>
        <w:t>-  Yêu cầu mật khẩu.</w:t>
      </w:r>
    </w:p>
    <w:p w:rsidR="00D71441" w:rsidRPr="00141D43" w:rsidRDefault="00D71441" w:rsidP="00D71441">
      <w:pPr>
        <w:pStyle w:val="ListParagraph"/>
        <w:autoSpaceDE w:val="0"/>
        <w:spacing w:after="53"/>
        <w:ind w:firstLine="720"/>
        <w:rPr>
          <w:rFonts w:ascii="Times New Roman" w:eastAsia="Arial" w:hAnsi="Times New Roman" w:cs="Times New Roman"/>
          <w:sz w:val="26"/>
          <w:szCs w:val="26"/>
        </w:rPr>
      </w:pPr>
      <w:r w:rsidRPr="00141D43">
        <w:rPr>
          <w:rFonts w:ascii="Times New Roman" w:eastAsia="Times New Roman" w:hAnsi="Times New Roman" w:cs="Times New Roman"/>
          <w:sz w:val="26"/>
          <w:szCs w:val="26"/>
        </w:rPr>
        <w:t>-  Cập nhật thông tin tài khoản</w:t>
      </w:r>
    </w:p>
    <w:p w:rsidR="00D71441" w:rsidRPr="00141D43" w:rsidRDefault="00D71441" w:rsidP="00D71441">
      <w:pPr>
        <w:pStyle w:val="ListParagraph"/>
        <w:autoSpaceDE w:val="0"/>
        <w:spacing w:after="53"/>
        <w:ind w:firstLine="720"/>
        <w:rPr>
          <w:rFonts w:ascii="Times New Roman" w:eastAsia="Arial"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Quản lý danh sách chủ nhà trọ và các nhà trọ. </w:t>
      </w:r>
    </w:p>
    <w:p w:rsidR="00D71441" w:rsidRPr="00141D43" w:rsidRDefault="00D71441" w:rsidP="00D71441">
      <w:pPr>
        <w:pStyle w:val="ListParagraph"/>
        <w:autoSpaceDE w:val="0"/>
        <w:spacing w:after="53"/>
        <w:ind w:firstLine="720"/>
        <w:rPr>
          <w:rFonts w:ascii="Times New Roman" w:eastAsia="Arial"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Quản lý đăng tin. </w:t>
      </w:r>
    </w:p>
    <w:p w:rsidR="00D71441" w:rsidRPr="00141D43" w:rsidRDefault="00D71441" w:rsidP="00D71441">
      <w:pPr>
        <w:pStyle w:val="ListParagraph"/>
        <w:autoSpaceDE w:val="0"/>
        <w:spacing w:after="53"/>
        <w:ind w:firstLine="720"/>
        <w:rPr>
          <w:rFonts w:ascii="Times New Roman" w:eastAsia="Arial"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Quản lý danh sách thành viên. </w:t>
      </w:r>
    </w:p>
    <w:p w:rsidR="00D71441" w:rsidRPr="00141D43" w:rsidRDefault="00D71441" w:rsidP="00D71441">
      <w:pPr>
        <w:pStyle w:val="ListParagraph"/>
        <w:autoSpaceDE w:val="0"/>
        <w:spacing w:after="53"/>
        <w:ind w:firstLine="720"/>
        <w:rPr>
          <w:rFonts w:ascii="Times New Roman" w:eastAsia="Arial" w:hAnsi="Times New Roman" w:cs="Times New Roman"/>
          <w:sz w:val="26"/>
          <w:szCs w:val="26"/>
        </w:rPr>
      </w:pPr>
      <w:r w:rsidRPr="00141D43">
        <w:rPr>
          <w:rFonts w:ascii="Times New Roman" w:eastAsia="Arial" w:hAnsi="Times New Roman" w:cs="Times New Roman"/>
          <w:sz w:val="26"/>
          <w:szCs w:val="26"/>
        </w:rPr>
        <w:t xml:space="preserve">-  </w:t>
      </w:r>
      <w:r w:rsidRPr="00141D43">
        <w:rPr>
          <w:rFonts w:ascii="Times New Roman" w:eastAsia="Times New Roman" w:hAnsi="Times New Roman" w:cs="Times New Roman"/>
          <w:sz w:val="26"/>
          <w:szCs w:val="26"/>
        </w:rPr>
        <w:t xml:space="preserve">Tìm kiếm nhà trọ </w:t>
      </w:r>
    </w:p>
    <w:p w:rsidR="00D71441" w:rsidRPr="000A51C5" w:rsidRDefault="00D71441" w:rsidP="000A51C5">
      <w:pPr>
        <w:pStyle w:val="ListParagraph"/>
        <w:autoSpaceDE w:val="0"/>
        <w:outlineLvl w:val="2"/>
        <w:rPr>
          <w:rFonts w:ascii="Times New Roman" w:eastAsia="Times New Roman" w:hAnsi="Times New Roman" w:cs="Times New Roman"/>
          <w:b/>
          <w:color w:val="000000"/>
          <w:sz w:val="26"/>
          <w:szCs w:val="26"/>
        </w:rPr>
      </w:pPr>
      <w:bookmarkStart w:id="146" w:name="_Toc403367844"/>
      <w:r w:rsidRPr="000A51C5">
        <w:rPr>
          <w:rFonts w:ascii="Times New Roman" w:eastAsia="Times New Roman" w:hAnsi="Times New Roman" w:cs="Times New Roman"/>
          <w:b/>
          <w:color w:val="000000"/>
          <w:sz w:val="26"/>
          <w:szCs w:val="26"/>
        </w:rPr>
        <w:t>2.3.</w:t>
      </w:r>
      <w:r w:rsidRPr="000A51C5">
        <w:rPr>
          <w:rFonts w:ascii="Times New Roman" w:eastAsia="Times New Roman" w:hAnsi="Times New Roman" w:cs="Times New Roman"/>
          <w:b/>
          <w:color w:val="000000"/>
          <w:sz w:val="26"/>
          <w:szCs w:val="26"/>
        </w:rPr>
        <w:tab/>
        <w:t>Môi trường vận hành:</w:t>
      </w:r>
      <w:bookmarkEnd w:id="146"/>
      <w:r w:rsidRPr="000A51C5">
        <w:rPr>
          <w:rFonts w:ascii="Times New Roman" w:eastAsia="Times New Roman" w:hAnsi="Times New Roman" w:cs="Times New Roman"/>
          <w:b/>
          <w:color w:val="000000"/>
          <w:sz w:val="26"/>
          <w:szCs w:val="26"/>
        </w:rPr>
        <w:t xml:space="preserve"> </w:t>
      </w:r>
    </w:p>
    <w:p w:rsidR="00D71441" w:rsidRPr="00141D43" w:rsidRDefault="00D71441" w:rsidP="00D71441">
      <w:pPr>
        <w:pStyle w:val="ListParagraph"/>
        <w:autoSpaceDE w:val="0"/>
        <w:ind w:firstLine="720"/>
        <w:rPr>
          <w:rFonts w:ascii="Times New Roman" w:hAnsi="Times New Roman" w:cs="Times New Roman"/>
          <w:sz w:val="26"/>
          <w:szCs w:val="26"/>
        </w:rPr>
      </w:pPr>
      <w:r w:rsidRPr="00141D43">
        <w:rPr>
          <w:rFonts w:ascii="Times New Roman" w:eastAsia="Times New Roman" w:hAnsi="Times New Roman" w:cs="Times New Roman"/>
          <w:color w:val="000000"/>
          <w:sz w:val="26"/>
          <w:szCs w:val="26"/>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Cốc... </w:t>
      </w:r>
    </w:p>
    <w:p w:rsidR="00D71441" w:rsidRPr="00141D43" w:rsidRDefault="00D71441" w:rsidP="00D71441">
      <w:pPr>
        <w:pStyle w:val="ListParagraph"/>
        <w:jc w:val="both"/>
        <w:rPr>
          <w:rFonts w:ascii="Times New Roman" w:hAnsi="Times New Roman" w:cs="Times New Roman"/>
          <w:sz w:val="26"/>
          <w:szCs w:val="26"/>
        </w:rPr>
      </w:pPr>
    </w:p>
    <w:p w:rsidR="00D71441" w:rsidRPr="00141D43" w:rsidRDefault="00D71441">
      <w:pPr>
        <w:pStyle w:val="ListParagraph"/>
        <w:numPr>
          <w:ilvl w:val="0"/>
          <w:numId w:val="21"/>
        </w:numPr>
        <w:outlineLvl w:val="1"/>
        <w:rPr>
          <w:rFonts w:ascii="Times New Roman" w:hAnsi="Times New Roman" w:cs="Times New Roman"/>
          <w:b/>
          <w:sz w:val="26"/>
          <w:szCs w:val="26"/>
        </w:rPr>
        <w:pPrChange w:id="147" w:author="theirs" w:date="2014-09-10T22:51:00Z">
          <w:pPr>
            <w:pStyle w:val="ListParagraph"/>
            <w:numPr>
              <w:numId w:val="1"/>
            </w:numPr>
            <w:ind w:hanging="360"/>
          </w:pPr>
        </w:pPrChange>
      </w:pPr>
      <w:bookmarkStart w:id="148" w:name="_Toc398323431"/>
      <w:bookmarkStart w:id="149" w:name="_Toc399455831"/>
      <w:bookmarkStart w:id="150" w:name="_Toc403367845"/>
      <w:r w:rsidRPr="00141D43">
        <w:rPr>
          <w:rFonts w:ascii="Times New Roman" w:hAnsi="Times New Roman" w:cs="Times New Roman"/>
          <w:b/>
          <w:sz w:val="26"/>
          <w:szCs w:val="26"/>
        </w:rPr>
        <w:t>Kiến trúc hệ thống</w:t>
      </w:r>
      <w:bookmarkEnd w:id="148"/>
      <w:bookmarkEnd w:id="149"/>
      <w:bookmarkEnd w:id="150"/>
    </w:p>
    <w:p w:rsidR="00D71441" w:rsidRPr="000A51C5" w:rsidRDefault="00D71441">
      <w:pPr>
        <w:pStyle w:val="Heading3"/>
        <w:ind w:firstLine="720"/>
        <w:rPr>
          <w:rFonts w:ascii="Times New Roman" w:hAnsi="Times New Roman" w:cs="Times New Roman"/>
          <w:b/>
        </w:rPr>
        <w:pPrChange w:id="151" w:author="theirs" w:date="2014-09-10T22:51:00Z">
          <w:pPr>
            <w:ind w:left="720"/>
          </w:pPr>
        </w:pPrChange>
      </w:pPr>
      <w:bookmarkStart w:id="152" w:name="_Toc398323432"/>
      <w:bookmarkStart w:id="153" w:name="_Toc399455832"/>
      <w:bookmarkStart w:id="154" w:name="_Toc403367846"/>
      <w:r w:rsidRPr="000A51C5">
        <w:rPr>
          <w:rFonts w:ascii="Times New Roman" w:hAnsi="Times New Roman" w:cs="Times New Roman"/>
          <w:b/>
          <w:bCs/>
          <w:color w:val="auto"/>
          <w:sz w:val="26"/>
          <w:szCs w:val="26"/>
          <w:rPrChange w:id="155" w:author="theirs" w:date="2014-09-10T22:51:00Z">
            <w:rPr>
              <w:rFonts w:ascii="Arial" w:hAnsi="Arial" w:cs="Arial"/>
              <w:bCs/>
              <w:sz w:val="32"/>
              <w:szCs w:val="28"/>
            </w:rPr>
          </w:rPrChange>
        </w:rPr>
        <w:t>3.1</w:t>
      </w:r>
      <w:r w:rsidRPr="000A51C5">
        <w:rPr>
          <w:rFonts w:ascii="Times New Roman" w:hAnsi="Times New Roman" w:cs="Times New Roman"/>
          <w:b/>
          <w:bCs/>
          <w:color w:val="auto"/>
          <w:sz w:val="26"/>
          <w:szCs w:val="26"/>
          <w:rPrChange w:id="156" w:author="theirs" w:date="2014-09-10T22:51:00Z">
            <w:rPr>
              <w:rFonts w:ascii="Arial" w:hAnsi="Arial" w:cs="Arial"/>
              <w:bCs/>
              <w:sz w:val="32"/>
              <w:szCs w:val="28"/>
            </w:rPr>
          </w:rPrChange>
        </w:rPr>
        <w:tab/>
        <w:t>Thiết kế kiến trúc</w:t>
      </w:r>
      <w:bookmarkEnd w:id="152"/>
      <w:bookmarkEnd w:id="153"/>
      <w:bookmarkEnd w:id="154"/>
    </w:p>
    <w:p w:rsidR="00D71441" w:rsidRPr="00141D43" w:rsidRDefault="00D71441" w:rsidP="00D71441">
      <w:pPr>
        <w:ind w:left="720"/>
        <w:rPr>
          <w:rFonts w:ascii="Times New Roman" w:hAnsi="Times New Roman" w:cs="Times New Roman"/>
          <w:b/>
          <w:sz w:val="26"/>
          <w:szCs w:val="26"/>
        </w:rPr>
      </w:pPr>
      <w:r w:rsidRPr="00141D43">
        <w:rPr>
          <w:rFonts w:ascii="Times New Roman" w:hAnsi="Times New Roman" w:cs="Times New Roman"/>
          <w:b/>
          <w:sz w:val="26"/>
          <w:szCs w:val="26"/>
        </w:rPr>
        <w:t>Mô hình MVC</w:t>
      </w:r>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sz w:val="26"/>
          <w:szCs w:val="26"/>
        </w:rPr>
        <w:t>MVC viết tắt của Model – View – Controller, đây là một mô hình trong lập trình. Nó cho phép tách biệt các đoạn mã xử lý và giao diện người dụng thành các thành phần riêng biệt.</w:t>
      </w:r>
    </w:p>
    <w:p w:rsidR="00D71441" w:rsidRPr="00141D43" w:rsidRDefault="00D71441" w:rsidP="00D71441">
      <w:pPr>
        <w:ind w:left="720"/>
        <w:jc w:val="both"/>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1862AAAE" wp14:editId="1C3A8F5C">
            <wp:extent cx="4537166" cy="36297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16">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D71441" w:rsidRPr="00141D43" w:rsidRDefault="00D71441" w:rsidP="00D71441">
      <w:pPr>
        <w:ind w:left="2160" w:firstLine="720"/>
        <w:jc w:val="both"/>
        <w:rPr>
          <w:rFonts w:ascii="Times New Roman" w:hAnsi="Times New Roman" w:cs="Times New Roman"/>
          <w:sz w:val="26"/>
          <w:szCs w:val="26"/>
        </w:rPr>
      </w:pPr>
      <w:r w:rsidRPr="00141D43">
        <w:rPr>
          <w:rFonts w:ascii="Times New Roman" w:hAnsi="Times New Roman" w:cs="Times New Roman"/>
          <w:sz w:val="26"/>
          <w:szCs w:val="26"/>
        </w:rPr>
        <w:t>Mô hình MVC cơ bản</w:t>
      </w:r>
    </w:p>
    <w:p w:rsidR="00D71441" w:rsidRPr="00141D43" w:rsidRDefault="00D71441" w:rsidP="00D71441">
      <w:pPr>
        <w:jc w:val="both"/>
        <w:rPr>
          <w:rFonts w:ascii="Times New Roman" w:hAnsi="Times New Roman" w:cs="Times New Roman"/>
          <w:sz w:val="26"/>
          <w:szCs w:val="26"/>
        </w:rPr>
      </w:pPr>
      <w:r w:rsidRPr="00141D43">
        <w:rPr>
          <w:rFonts w:ascii="Times New Roman" w:hAnsi="Times New Roman" w:cs="Times New Roman"/>
          <w:sz w:val="26"/>
          <w:szCs w:val="26"/>
        </w:rPr>
        <w:tab/>
      </w:r>
      <w:r w:rsidRPr="00141D43">
        <w:rPr>
          <w:rFonts w:ascii="Times New Roman" w:hAnsi="Times New Roman" w:cs="Times New Roman"/>
          <w:sz w:val="26"/>
          <w:szCs w:val="26"/>
        </w:rPr>
        <w:tab/>
        <w:t>Model: thành phần này được giao nhiệm vụ cung cấp dữ liệu cho cơ sở dữ liệu và lưu trữ dữ liệu. Ở phần này sẽ tạo ra lớp model nhà trọ, người dùng, tỉnh thành, quận huyện, phường xã,… nhằm quản lý thông tin của các bảng tương ứng trong cơ sở dữ liệu</w:t>
      </w:r>
    </w:p>
    <w:p w:rsidR="00D71441" w:rsidRPr="00141D43" w:rsidRDefault="00D71441" w:rsidP="00D71441">
      <w:pPr>
        <w:jc w:val="both"/>
        <w:rPr>
          <w:rFonts w:ascii="Times New Roman" w:hAnsi="Times New Roman" w:cs="Times New Roman"/>
          <w:sz w:val="26"/>
          <w:szCs w:val="26"/>
        </w:rPr>
      </w:pPr>
      <w:r w:rsidRPr="00141D43">
        <w:rPr>
          <w:rFonts w:ascii="Times New Roman" w:hAnsi="Times New Roman" w:cs="Times New Roman"/>
          <w:sz w:val="26"/>
          <w:szCs w:val="26"/>
        </w:rPr>
        <w:tab/>
      </w:r>
      <w:r w:rsidRPr="00141D43">
        <w:rPr>
          <w:rFonts w:ascii="Times New Roman" w:hAnsi="Times New Roman" w:cs="Times New Roman"/>
          <w:sz w:val="26"/>
          <w:szCs w:val="26"/>
        </w:rPr>
        <w:tab/>
        <w:t>View: thành phần này hiển thị các thông tin cho người dùng và nhận các dữ liệu từ người dùng gửi cho các controller. Ở phần này sẽ tạo ra các trang hiển thị đăng nhập, đăng ký, xem nhà trọ,… hiển thị trực quan cho người sử dụng.</w:t>
      </w:r>
    </w:p>
    <w:p w:rsidR="00D71441" w:rsidRPr="00141D43" w:rsidRDefault="00D71441" w:rsidP="00D71441">
      <w:pPr>
        <w:jc w:val="both"/>
        <w:rPr>
          <w:rFonts w:ascii="Times New Roman" w:hAnsi="Times New Roman" w:cs="Times New Roman"/>
          <w:sz w:val="26"/>
          <w:szCs w:val="26"/>
        </w:rPr>
      </w:pPr>
      <w:r w:rsidRPr="00141D43">
        <w:rPr>
          <w:rFonts w:ascii="Times New Roman" w:hAnsi="Times New Roman" w:cs="Times New Roman"/>
          <w:sz w:val="26"/>
          <w:szCs w:val="26"/>
        </w:rPr>
        <w:tab/>
      </w:r>
      <w:r w:rsidRPr="00141D43">
        <w:rPr>
          <w:rFonts w:ascii="Times New Roman" w:hAnsi="Times New Roman" w:cs="Times New Roman"/>
          <w:sz w:val="26"/>
          <w:szCs w:val="26"/>
        </w:rPr>
        <w:tab/>
        <w:t>Controller: thành phần này có nhiệm vụ cập nhật nội dung ở các View, nhận dữ liệu từ các View, truy xuất các thông tin cần thiết từ Model, xử lý các thao tác, cập nhật dữ liệu ở Model,… Phần này sẽ viết các lớp, các hàm được định nghĩa trong phần model cũng như các dữ liệu được người dùng nhập, truyền thông tin để có thể xử lý các thao tác, tác động vào cơ sở dữ liệu.</w:t>
      </w:r>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bCs/>
          <w:sz w:val="26"/>
          <w:szCs w:val="26"/>
        </w:rPr>
        <w:t>Ưu điểm:</w:t>
      </w:r>
      <w:r w:rsidRPr="00141D43">
        <w:rPr>
          <w:rFonts w:ascii="Times New Roman" w:hAnsi="Times New Roman" w:cs="Times New Roman"/>
          <w:sz w:val="26"/>
          <w:szCs w:val="26"/>
        </w:rPr>
        <w:t> Giúp phát triển ứng dụng nhanh, dễ nâng cấp, bảo trì…</w:t>
      </w:r>
      <w:r w:rsidRPr="00141D43">
        <w:rPr>
          <w:rFonts w:ascii="Times New Roman" w:hAnsi="Times New Roman" w:cs="Times New Roman"/>
          <w:sz w:val="26"/>
          <w:szCs w:val="26"/>
        </w:rPr>
        <w:br/>
      </w:r>
      <w:r w:rsidRPr="00141D43">
        <w:rPr>
          <w:rFonts w:ascii="Times New Roman" w:hAnsi="Times New Roman" w:cs="Times New Roman"/>
          <w:bCs/>
          <w:sz w:val="26"/>
          <w:szCs w:val="26"/>
        </w:rPr>
        <w:t>Nhược điểm:</w:t>
      </w:r>
      <w:r w:rsidRPr="00141D43">
        <w:rPr>
          <w:rFonts w:ascii="Times New Roman" w:hAnsi="Times New Roman" w:cs="Times New Roman"/>
          <w:sz w:val="26"/>
          <w:szCs w:val="26"/>
        </w:rPr>
        <w:t> Đối với những ứng dụng nhỏ gây cồng kềnh, tốn thời gian trong quá trình trung chuyên dữ liệu giữa các thành phần.</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ab/>
      </w:r>
    </w:p>
    <w:p w:rsidR="00D71441" w:rsidRPr="00141D43" w:rsidRDefault="00D71441" w:rsidP="00D71441">
      <w:pPr>
        <w:rPr>
          <w:rFonts w:ascii="Times New Roman" w:hAnsi="Times New Roman" w:cs="Times New Roman"/>
          <w:sz w:val="26"/>
          <w:szCs w:val="26"/>
        </w:rPr>
      </w:pPr>
    </w:p>
    <w:p w:rsidR="00D71441" w:rsidRPr="000A51C5" w:rsidRDefault="00D71441">
      <w:pPr>
        <w:pStyle w:val="Heading3"/>
        <w:ind w:firstLine="720"/>
        <w:rPr>
          <w:rFonts w:ascii="Times New Roman" w:hAnsi="Times New Roman" w:cs="Times New Roman"/>
          <w:b/>
        </w:rPr>
        <w:pPrChange w:id="157" w:author="theirs" w:date="2014-09-10T22:51:00Z">
          <w:pPr>
            <w:ind w:left="720"/>
          </w:pPr>
        </w:pPrChange>
      </w:pPr>
      <w:bookmarkStart w:id="158" w:name="_Toc398323433"/>
      <w:bookmarkStart w:id="159" w:name="_Toc399455833"/>
      <w:bookmarkStart w:id="160" w:name="_Toc403367847"/>
      <w:r w:rsidRPr="000A51C5">
        <w:rPr>
          <w:rFonts w:ascii="Times New Roman" w:hAnsi="Times New Roman" w:cs="Times New Roman"/>
          <w:b/>
          <w:noProof/>
          <w:lang w:val="en-US"/>
        </w:rPr>
        <w:lastRenderedPageBreak/>
        <w:drawing>
          <wp:anchor distT="0" distB="0" distL="114300" distR="114300" simplePos="0" relativeHeight="251674624" behindDoc="0" locked="0" layoutInCell="1" allowOverlap="1" wp14:anchorId="0D9A6E1A" wp14:editId="787E9F54">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17">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anchor>
        </w:drawing>
      </w:r>
      <w:r w:rsidRPr="000A51C5">
        <w:rPr>
          <w:rFonts w:ascii="Times New Roman" w:hAnsi="Times New Roman" w:cs="Times New Roman"/>
          <w:b/>
          <w:bCs/>
          <w:color w:val="auto"/>
          <w:sz w:val="26"/>
          <w:szCs w:val="26"/>
          <w:rPrChange w:id="161" w:author="theirs" w:date="2014-09-10T22:51:00Z">
            <w:rPr>
              <w:rFonts w:ascii="Arial" w:hAnsi="Arial" w:cs="Arial"/>
              <w:bCs/>
              <w:sz w:val="32"/>
              <w:szCs w:val="28"/>
            </w:rPr>
          </w:rPrChange>
        </w:rPr>
        <w:t>3.2</w:t>
      </w:r>
      <w:r w:rsidRPr="000A51C5">
        <w:rPr>
          <w:rFonts w:ascii="Times New Roman" w:hAnsi="Times New Roman" w:cs="Times New Roman"/>
          <w:b/>
          <w:bCs/>
          <w:color w:val="auto"/>
          <w:sz w:val="26"/>
          <w:szCs w:val="26"/>
          <w:rPrChange w:id="162" w:author="theirs" w:date="2014-09-10T22:51:00Z">
            <w:rPr>
              <w:rFonts w:ascii="Arial" w:hAnsi="Arial" w:cs="Arial"/>
              <w:bCs/>
              <w:sz w:val="32"/>
              <w:szCs w:val="28"/>
            </w:rPr>
          </w:rPrChange>
        </w:rPr>
        <w:tab/>
        <w:t>Mô tả sự phân rã</w:t>
      </w:r>
      <w:bookmarkEnd w:id="158"/>
      <w:bookmarkEnd w:id="159"/>
      <w:bookmarkEnd w:id="160"/>
    </w:p>
    <w:p w:rsidR="00D71441" w:rsidRPr="00141D43" w:rsidRDefault="00D71441" w:rsidP="00D71441">
      <w:pPr>
        <w:rPr>
          <w:rFonts w:ascii="Times New Roman" w:hAnsi="Times New Roman" w:cs="Times New Roman"/>
          <w:b/>
          <w:sz w:val="26"/>
          <w:szCs w:val="26"/>
        </w:rPr>
      </w:pPr>
      <w:r w:rsidRPr="00141D43">
        <w:rPr>
          <w:rFonts w:ascii="Times New Roman" w:hAnsi="Times New Roman" w:cs="Times New Roman"/>
          <w:b/>
          <w:sz w:val="26"/>
          <w:szCs w:val="26"/>
        </w:rPr>
        <w:tab/>
      </w:r>
    </w:p>
    <w:p w:rsidR="00D71441" w:rsidRPr="00141D43" w:rsidRDefault="00D71441" w:rsidP="00D71441">
      <w:pPr>
        <w:jc w:val="center"/>
        <w:rPr>
          <w:rFonts w:ascii="Times New Roman" w:hAnsi="Times New Roman" w:cs="Times New Roman"/>
          <w:b/>
          <w:sz w:val="26"/>
          <w:szCs w:val="26"/>
        </w:rPr>
      </w:pPr>
      <w:r w:rsidRPr="00141D43">
        <w:rPr>
          <w:rFonts w:ascii="Times New Roman" w:hAnsi="Times New Roman" w:cs="Times New Roman"/>
          <w:b/>
          <w:sz w:val="26"/>
          <w:szCs w:val="26"/>
        </w:rPr>
        <w:t>DFD cấp 0 của hệ thống</w:t>
      </w:r>
    </w:p>
    <w:p w:rsidR="00D71441" w:rsidRPr="00141D43" w:rsidRDefault="00D71441" w:rsidP="00D71441">
      <w:pPr>
        <w:ind w:left="1440" w:firstLine="720"/>
        <w:rPr>
          <w:rFonts w:ascii="Times New Roman" w:hAnsi="Times New Roman" w:cs="Times New Roman"/>
          <w:b/>
          <w:sz w:val="26"/>
          <w:szCs w:val="26"/>
        </w:rPr>
      </w:pPr>
      <w:r w:rsidRPr="00141D43">
        <w:rPr>
          <w:rFonts w:ascii="Times New Roman" w:hAnsi="Times New Roman" w:cs="Times New Roman"/>
          <w:b/>
          <w:sz w:val="26"/>
          <w:szCs w:val="26"/>
        </w:rPr>
        <w:t>DFD cấp 1 của hệ thống (xem trang đính kèm)</w:t>
      </w:r>
    </w:p>
    <w:p w:rsidR="00D71441" w:rsidRPr="000A51C5" w:rsidRDefault="00D71441">
      <w:pPr>
        <w:pStyle w:val="Heading3"/>
        <w:ind w:firstLine="720"/>
        <w:rPr>
          <w:rFonts w:ascii="Times New Roman" w:hAnsi="Times New Roman" w:cs="Times New Roman"/>
          <w:b/>
        </w:rPr>
        <w:pPrChange w:id="163" w:author="theirs" w:date="2014-09-10T22:51:00Z">
          <w:pPr>
            <w:ind w:left="720"/>
          </w:pPr>
        </w:pPrChange>
      </w:pPr>
      <w:bookmarkStart w:id="164" w:name="_Toc398323434"/>
      <w:bookmarkStart w:id="165" w:name="_Toc399455834"/>
      <w:bookmarkStart w:id="166" w:name="_Toc403367848"/>
      <w:r w:rsidRPr="000A51C5">
        <w:rPr>
          <w:rFonts w:ascii="Times New Roman" w:hAnsi="Times New Roman" w:cs="Times New Roman"/>
          <w:b/>
          <w:bCs/>
          <w:color w:val="auto"/>
          <w:sz w:val="26"/>
          <w:szCs w:val="26"/>
          <w:rPrChange w:id="167" w:author="theirs" w:date="2014-09-10T22:51:00Z">
            <w:rPr>
              <w:rFonts w:ascii="Arial" w:hAnsi="Arial" w:cs="Arial"/>
              <w:bCs/>
              <w:sz w:val="32"/>
              <w:szCs w:val="28"/>
            </w:rPr>
          </w:rPrChange>
        </w:rPr>
        <w:t>3.3</w:t>
      </w:r>
      <w:r w:rsidRPr="000A51C5">
        <w:rPr>
          <w:rFonts w:ascii="Times New Roman" w:hAnsi="Times New Roman" w:cs="Times New Roman"/>
          <w:b/>
          <w:bCs/>
          <w:color w:val="auto"/>
          <w:sz w:val="26"/>
          <w:szCs w:val="26"/>
          <w:rPrChange w:id="168" w:author="theirs" w:date="2014-09-10T22:51:00Z">
            <w:rPr>
              <w:rFonts w:ascii="Arial" w:hAnsi="Arial" w:cs="Arial"/>
              <w:bCs/>
              <w:sz w:val="32"/>
              <w:szCs w:val="28"/>
            </w:rPr>
          </w:rPrChange>
        </w:rPr>
        <w:tab/>
        <w:t>Cơ sở thiết kế</w:t>
      </w:r>
      <w:bookmarkEnd w:id="164"/>
      <w:bookmarkEnd w:id="165"/>
      <w:bookmarkEnd w:id="166"/>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sz w:val="26"/>
          <w:szCs w:val="26"/>
        </w:rPr>
        <w:lastRenderedPageBreak/>
        <w:t>Trên thực tế, khi áp dụng vào những hệ thống lớn người ta sẽ áp dụng kết hợp các mô hình trên. Tuy nhiên đối với hệ thống đang xây dựng là một hệ thống vừa và nhỏ nên ta sẽ chỉ áp dụng mô hình MVC để phát triển.</w:t>
      </w:r>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sz w:val="26"/>
          <w:szCs w:val="26"/>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sz w:val="26"/>
          <w:szCs w:val="26"/>
        </w:rPr>
        <w:t>Cho phép làm việc nhóm trở nên dễ dàng hơn vì nhóm nào sẽ làm việc theo nhóm đó</w:t>
      </w:r>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sz w:val="26"/>
          <w:szCs w:val="26"/>
        </w:rPr>
        <w:t>Nhóm “View” sẽ chịu trách nhiệm thực hiện mã nguồn của các view không tham gia vào làm mã nguồn của nhóm kia khi có lỗi sẽ dễ sửa lỗi.</w:t>
      </w:r>
    </w:p>
    <w:p w:rsidR="00D71441" w:rsidRPr="00141D43" w:rsidRDefault="00D71441" w:rsidP="00D71441">
      <w:pPr>
        <w:ind w:left="720" w:firstLine="720"/>
        <w:jc w:val="both"/>
        <w:rPr>
          <w:rFonts w:ascii="Times New Roman" w:hAnsi="Times New Roman" w:cs="Times New Roman"/>
          <w:sz w:val="26"/>
          <w:szCs w:val="26"/>
        </w:rPr>
      </w:pPr>
      <w:r w:rsidRPr="00141D43">
        <w:rPr>
          <w:rFonts w:ascii="Times New Roman" w:hAnsi="Times New Roman" w:cs="Times New Roman"/>
          <w:sz w:val="26"/>
          <w:szCs w:val="26"/>
        </w:rPr>
        <w:t>Hai nhóm còn lại cũng vậy cũng sẽ viết mã nguồn theo đúng phần của mình.</w:t>
      </w:r>
    </w:p>
    <w:p w:rsidR="00D71441" w:rsidRPr="00141D43" w:rsidRDefault="00D71441" w:rsidP="00D71441">
      <w:pPr>
        <w:rPr>
          <w:rFonts w:ascii="Times New Roman" w:hAnsi="Times New Roman" w:cs="Times New Roman"/>
          <w:sz w:val="26"/>
          <w:szCs w:val="26"/>
        </w:rPr>
      </w:pPr>
    </w:p>
    <w:p w:rsidR="00D71441" w:rsidRPr="00141D43" w:rsidRDefault="00D71441">
      <w:pPr>
        <w:pStyle w:val="ListParagraph"/>
        <w:numPr>
          <w:ilvl w:val="0"/>
          <w:numId w:val="21"/>
        </w:numPr>
        <w:outlineLvl w:val="1"/>
        <w:rPr>
          <w:rFonts w:ascii="Times New Roman" w:hAnsi="Times New Roman" w:cs="Times New Roman"/>
          <w:b/>
          <w:sz w:val="26"/>
          <w:szCs w:val="26"/>
        </w:rPr>
        <w:pPrChange w:id="169" w:author="theirs" w:date="2014-09-10T22:51:00Z">
          <w:pPr>
            <w:pStyle w:val="ListParagraph"/>
            <w:numPr>
              <w:numId w:val="1"/>
            </w:numPr>
            <w:ind w:hanging="360"/>
          </w:pPr>
        </w:pPrChange>
      </w:pPr>
      <w:bookmarkStart w:id="170" w:name="_Toc398323435"/>
      <w:bookmarkStart w:id="171" w:name="_Toc399455835"/>
      <w:bookmarkStart w:id="172" w:name="_Toc403367849"/>
      <w:r w:rsidRPr="00141D43">
        <w:rPr>
          <w:rFonts w:ascii="Times New Roman" w:hAnsi="Times New Roman" w:cs="Times New Roman"/>
          <w:b/>
          <w:sz w:val="26"/>
          <w:szCs w:val="26"/>
        </w:rPr>
        <w:t>Thiết kế dữ liệu</w:t>
      </w:r>
      <w:bookmarkEnd w:id="170"/>
      <w:bookmarkEnd w:id="171"/>
      <w:bookmarkEnd w:id="172"/>
    </w:p>
    <w:p w:rsidR="00D71441" w:rsidRPr="00141D43" w:rsidRDefault="00D71441">
      <w:pPr>
        <w:pStyle w:val="ListParagraph"/>
        <w:outlineLvl w:val="2"/>
        <w:rPr>
          <w:rFonts w:ascii="Times New Roman" w:hAnsi="Times New Roman" w:cs="Times New Roman"/>
          <w:b/>
          <w:sz w:val="26"/>
          <w:szCs w:val="26"/>
        </w:rPr>
        <w:pPrChange w:id="173" w:author="theirs" w:date="2014-09-10T22:51:00Z">
          <w:pPr>
            <w:pStyle w:val="ListParagraph"/>
          </w:pPr>
        </w:pPrChange>
      </w:pPr>
      <w:bookmarkStart w:id="174" w:name="_Toc398323436"/>
      <w:bookmarkStart w:id="175" w:name="_Toc399455836"/>
      <w:bookmarkStart w:id="176" w:name="_Toc403367850"/>
      <w:r w:rsidRPr="00141D43">
        <w:rPr>
          <w:rFonts w:ascii="Times New Roman" w:hAnsi="Times New Roman" w:cs="Times New Roman"/>
          <w:b/>
          <w:sz w:val="26"/>
          <w:szCs w:val="26"/>
        </w:rPr>
        <w:t>4.1</w:t>
      </w:r>
      <w:r w:rsidRPr="00141D43">
        <w:rPr>
          <w:rFonts w:ascii="Times New Roman" w:hAnsi="Times New Roman" w:cs="Times New Roman"/>
          <w:b/>
          <w:sz w:val="26"/>
          <w:szCs w:val="26"/>
        </w:rPr>
        <w:tab/>
        <w:t>Mô tả dữ liệu</w:t>
      </w:r>
      <w:bookmarkEnd w:id="174"/>
      <w:bookmarkEnd w:id="175"/>
      <w:bookmarkEnd w:id="176"/>
    </w:p>
    <w:p w:rsidR="00D71441" w:rsidRPr="00141D43" w:rsidRDefault="00D71441" w:rsidP="00D71441">
      <w:pPr>
        <w:numPr>
          <w:ilvl w:val="0"/>
          <w:numId w:val="32"/>
        </w:numPr>
        <w:spacing w:line="256" w:lineRule="auto"/>
        <w:contextualSpacing/>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Ánh xạ từ thực thể sang bảng: mỗi thực thể trong sơ đồ CDM sẽ tương ứng với một bảng dữ liệu vật lý.</w:t>
      </w:r>
    </w:p>
    <w:p w:rsidR="00D71441" w:rsidRPr="00141D43" w:rsidRDefault="00D71441" w:rsidP="00D71441">
      <w:pPr>
        <w:numPr>
          <w:ilvl w:val="0"/>
          <w:numId w:val="32"/>
        </w:numPr>
        <w:spacing w:line="256" w:lineRule="auto"/>
        <w:contextualSpacing/>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Ánhxạ mối quan hệ:</w:t>
      </w:r>
    </w:p>
    <w:p w:rsidR="00D71441" w:rsidRPr="00141D43" w:rsidRDefault="00D71441" w:rsidP="00D71441">
      <w:pPr>
        <w:numPr>
          <w:ilvl w:val="0"/>
          <w:numId w:val="33"/>
        </w:numPr>
        <w:spacing w:line="256" w:lineRule="auto"/>
        <w:ind w:left="1980" w:hanging="450"/>
        <w:contextualSpacing/>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“một - nhiều” trong CDM trở thành tham chiếu trong LDM, đưa khóa chính từ bên bảng “một” vào bảng bên “nhiều” và trở thành khóa ngoại.</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TINH_THANH và QUAN_HUYEN sẽ thành tham chiếu: đưa khóa chính MA_TINH của bảng TINH_THANH vào bảng QUAN_HUYEN.</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QUAN_HUYEN và PHUONG_XA sẽ thành tham chiếu: đưa khóa chính MA_HUYEN của bảng QUAN_HUYEN vào bảng PHUONG_XA.</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PHUONG_XA và NHA_TRO sẽ thành tham chiếu: đưa khóa chính MA_XA của bảng PHUONG_XA vào bảng NHA_TRO.</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LOAI_TK và TAI_KHOAN sẽ thành tham chiếu: đưa khóa chính MA_LTK của bảng LOAI_TK vào bảng TAI_KHOAN.</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HINH_ANH và TAI_KHOAN sẽ thành tham chiếu: đưa khóa chính MA_ANH của bảng HINH_ANH vào bảng TAI_KHOAN.</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lastRenderedPageBreak/>
        <w:t>Quan hệ giữa hai thực thể NHA_TRO và ANH_NT sẽ thành tham chiếu: đưa khóa chính MA_NT của bảng NHA_TRO vào bảng ANH_NT.</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NHA_TRO và BL_NT sẽ thành tham chiếu: đưa khóa chính MA_NT của bảng NHA_TRO vào bảng BL_NT.</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BL_NT và BINH_LUAN sẽ thành tham chiếu: đưa khóa chính MA_BL của bảng BINH_LUAN vào bảng BL_NT.</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rPr>
      </w:pPr>
      <w:r w:rsidRPr="00141D43">
        <w:rPr>
          <w:rFonts w:ascii="Times New Roman" w:eastAsia="Calibri" w:hAnsi="Times New Roman" w:cs="Times New Roman"/>
          <w:sz w:val="26"/>
          <w:szCs w:val="26"/>
        </w:rPr>
        <w:t>Quan hệ giữa hai thực thể BINH_LUAN và BL_CON sẽ thành tham chiếu: đưa khóa chính MA_BL của bảng BINH_LUAN vào bảng BL_CON.</w:t>
      </w:r>
    </w:p>
    <w:p w:rsidR="00D71441" w:rsidRPr="00141D43" w:rsidRDefault="00D71441" w:rsidP="00D71441">
      <w:pPr>
        <w:pStyle w:val="ListParagraph"/>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BL_CON (MA_BL) </w:t>
      </w:r>
      <w:r w:rsidRPr="00141D43">
        <w:rPr>
          <w:rFonts w:ascii="Times New Roman" w:eastAsia="Calibri" w:hAnsi="Times New Roman" w:cs="Times New Roman"/>
          <w:sz w:val="26"/>
          <w:szCs w:val="26"/>
        </w:rPr>
        <w:sym w:font="Wingdings" w:char="F0E0"/>
      </w:r>
      <w:r w:rsidRPr="00141D43">
        <w:rPr>
          <w:rFonts w:ascii="Times New Roman" w:eastAsia="Calibri" w:hAnsi="Times New Roman" w:cs="Times New Roman"/>
          <w:sz w:val="26"/>
          <w:szCs w:val="26"/>
          <w:lang w:val="fr-FR"/>
        </w:rPr>
        <w:t xml:space="preserve"> BINH_LUAN (MA_BL)</w:t>
      </w:r>
    </w:p>
    <w:p w:rsidR="00D71441" w:rsidRPr="00141D43" w:rsidRDefault="00D71441" w:rsidP="00D71441">
      <w:pPr>
        <w:pStyle w:val="ListParagraph"/>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BL_CON (MA_BL_CHA) </w:t>
      </w:r>
      <w:r w:rsidRPr="00141D43">
        <w:rPr>
          <w:rFonts w:ascii="Times New Roman" w:eastAsia="Calibri" w:hAnsi="Times New Roman" w:cs="Times New Roman"/>
          <w:sz w:val="26"/>
          <w:szCs w:val="26"/>
        </w:rPr>
        <w:sym w:font="Wingdings" w:char="F0E0"/>
      </w:r>
      <w:r w:rsidRPr="00141D43">
        <w:rPr>
          <w:rFonts w:ascii="Times New Roman" w:eastAsia="Calibri" w:hAnsi="Times New Roman" w:cs="Times New Roman"/>
          <w:sz w:val="26"/>
          <w:szCs w:val="26"/>
          <w:lang w:val="fr-FR"/>
        </w:rPr>
        <w:t xml:space="preserve"> BINH_LUAN (MA_BL)</w:t>
      </w:r>
    </w:p>
    <w:p w:rsidR="00D71441" w:rsidRPr="00141D43" w:rsidRDefault="00D71441" w:rsidP="00D71441">
      <w:pPr>
        <w:pStyle w:val="ListParagraph"/>
        <w:spacing w:line="256" w:lineRule="auto"/>
        <w:ind w:left="2430"/>
        <w:jc w:val="both"/>
        <w:rPr>
          <w:rFonts w:ascii="Times New Roman" w:eastAsia="Calibri" w:hAnsi="Times New Roman" w:cs="Times New Roman"/>
          <w:sz w:val="26"/>
          <w:szCs w:val="26"/>
          <w:lang w:val="fr-FR"/>
        </w:rPr>
      </w:pP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Quan hệ giữa hai thực thể TAI_KHOAN và NHA_TRO sẽ thành tham chiếu: đưa khóa chính MA_TK của bảng TAI_KHOAN vào bảng NHA_TRO.</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Quan hệ giữa hai thực thể HINH_ANH và ANH_NT sẽ thành tham chiếu: đưa khóa chính MA_ANH của bảng HINH_ANH vào bảng ANH_NT.</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Quan hệ giữa hai thực thể TAI_KHOAN và BINH_LUAN sẽ thành tham chiếu: đưa khóa chính MA_TK của bảng TAI_KHOAN vào bảng BINH_LUAN</w:t>
      </w:r>
    </w:p>
    <w:p w:rsidR="00D71441" w:rsidRPr="00141D43" w:rsidRDefault="00D71441" w:rsidP="00D71441">
      <w:pPr>
        <w:numPr>
          <w:ilvl w:val="0"/>
          <w:numId w:val="33"/>
        </w:numPr>
        <w:spacing w:line="256" w:lineRule="auto"/>
        <w:ind w:left="1980" w:hanging="450"/>
        <w:contextualSpacing/>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Phụ thuộc hàm giữa HINH_ANH và ANH_NT: trong bảng ANH_NT thì MA_ANH vừa là khóa chính trong bảng ANH_NT vừa là khóa ngoại tham chiếu đến bảng HINH_ANH.</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Phụ thuộc hàm giữa BINH_LUAN và BL_NT: trong bảng BL_NT thì MA_ANH vừa là khóa chính vừa là khóa ngoại tham chiếu đến bảng BINH_LUAN.</w:t>
      </w:r>
    </w:p>
    <w:p w:rsidR="00D71441" w:rsidRPr="00141D43" w:rsidRDefault="00D71441" w:rsidP="00D71441">
      <w:pPr>
        <w:pStyle w:val="ListParagraph"/>
        <w:numPr>
          <w:ilvl w:val="0"/>
          <w:numId w:val="67"/>
        </w:numPr>
        <w:spacing w:line="256" w:lineRule="auto"/>
        <w:ind w:left="2430"/>
        <w:jc w:val="both"/>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Phụ thuộc hàm giữa BINH_LUAN và BL_CON: trong bảng BL_NT thì MA_BL vừa là khóa chính vừa là khóa ngoại tham chiếu đến bảng BINH_LUAN.</w:t>
      </w:r>
    </w:p>
    <w:p w:rsidR="00D71441" w:rsidRPr="00141D43" w:rsidRDefault="00D71441" w:rsidP="00D71441">
      <w:pPr>
        <w:pStyle w:val="ListParagraph"/>
        <w:rPr>
          <w:ins w:id="177" w:author="theirs" w:date="2014-09-10T22:51:00Z"/>
          <w:rFonts w:ascii="Times New Roman" w:hAnsi="Times New Roman" w:cs="Times New Roman"/>
          <w:b/>
          <w:sz w:val="26"/>
          <w:szCs w:val="26"/>
          <w:lang w:val="fr-FR"/>
        </w:rPr>
      </w:pPr>
    </w:p>
    <w:p w:rsidR="00D71441" w:rsidRPr="00141D43" w:rsidRDefault="00D71441">
      <w:pPr>
        <w:pStyle w:val="ListParagraph"/>
        <w:outlineLvl w:val="2"/>
        <w:rPr>
          <w:rFonts w:ascii="Times New Roman" w:hAnsi="Times New Roman" w:cs="Times New Roman"/>
          <w:b/>
          <w:sz w:val="26"/>
          <w:szCs w:val="26"/>
        </w:rPr>
        <w:pPrChange w:id="178" w:author="ChiTam" w:date="2014-09-10T22:51:00Z">
          <w:pPr>
            <w:pStyle w:val="ListParagraph"/>
          </w:pPr>
        </w:pPrChange>
      </w:pPr>
      <w:bookmarkStart w:id="179" w:name="_Toc398323437"/>
      <w:bookmarkStart w:id="180" w:name="_Toc399455837"/>
      <w:bookmarkStart w:id="181" w:name="_Toc403367851"/>
      <w:r w:rsidRPr="00141D43">
        <w:rPr>
          <w:rFonts w:ascii="Times New Roman" w:hAnsi="Times New Roman" w:cs="Times New Roman"/>
          <w:b/>
          <w:sz w:val="26"/>
          <w:szCs w:val="26"/>
        </w:rPr>
        <w:t>4.2</w:t>
      </w:r>
      <w:r w:rsidRPr="00141D43">
        <w:rPr>
          <w:rFonts w:ascii="Times New Roman" w:hAnsi="Times New Roman" w:cs="Times New Roman"/>
          <w:b/>
          <w:sz w:val="26"/>
          <w:szCs w:val="26"/>
        </w:rPr>
        <w:tab/>
        <w:t>Từ điển dữ liệu</w:t>
      </w:r>
      <w:bookmarkEnd w:id="179"/>
      <w:bookmarkEnd w:id="180"/>
      <w:bookmarkEnd w:id="181"/>
    </w:p>
    <w:p w:rsidR="00D71441" w:rsidRPr="00141D43" w:rsidRDefault="00D71441" w:rsidP="00D71441">
      <w:pPr>
        <w:pStyle w:val="ListParagraph"/>
        <w:spacing w:after="200" w:line="276" w:lineRule="auto"/>
        <w:rPr>
          <w:rFonts w:ascii="Times New Roman" w:hAnsi="Times New Roman" w:cs="Times New Roman"/>
          <w:sz w:val="26"/>
          <w:szCs w:val="26"/>
        </w:rPr>
      </w:pPr>
    </w:p>
    <w:p w:rsidR="00D71441" w:rsidRPr="00141D43" w:rsidRDefault="00D71441" w:rsidP="00D71441">
      <w:pPr>
        <w:rPr>
          <w:rFonts w:ascii="Times New Roman" w:eastAsia="Calibri" w:hAnsi="Times New Roman" w:cs="Times New Roman"/>
          <w:sz w:val="26"/>
          <w:szCs w:val="26"/>
        </w:rPr>
      </w:pPr>
      <w:r w:rsidRPr="00141D43">
        <w:rPr>
          <w:rFonts w:ascii="Times New Roman" w:eastAsia="Calibri" w:hAnsi="Times New Roman" w:cs="Times New Roman"/>
          <w:sz w:val="26"/>
          <w:szCs w:val="26"/>
        </w:rPr>
        <w:lastRenderedPageBreak/>
        <w:br w:type="page"/>
      </w:r>
    </w:p>
    <w:p w:rsidR="00D71441" w:rsidRPr="00141D43" w:rsidRDefault="00D71441" w:rsidP="00D71441">
      <w:pPr>
        <w:rPr>
          <w:rFonts w:ascii="Times New Roman" w:eastAsia="Calibri" w:hAnsi="Times New Roman" w:cs="Times New Roman"/>
          <w:sz w:val="26"/>
          <w:szCs w:val="26"/>
        </w:rPr>
        <w:sectPr w:rsidR="00D71441" w:rsidRPr="00141D43">
          <w:pgSz w:w="12240" w:h="15840"/>
          <w:pgMar w:top="1440" w:right="1440" w:bottom="1440" w:left="1440" w:header="720" w:footer="720" w:gutter="0"/>
          <w:cols w:space="720"/>
          <w:docGrid w:linePitch="360"/>
        </w:sectPr>
      </w:pPr>
    </w:p>
    <w:p w:rsidR="00D71441" w:rsidRPr="00141D43" w:rsidRDefault="00D71441" w:rsidP="00D71441">
      <w:pPr>
        <w:pStyle w:val="ListParagraph"/>
        <w:numPr>
          <w:ilvl w:val="0"/>
          <w:numId w:val="68"/>
        </w:numPr>
        <w:tabs>
          <w:tab w:val="left" w:pos="1080"/>
        </w:tabs>
        <w:ind w:left="810" w:hanging="90"/>
        <w:rPr>
          <w:rFonts w:ascii="Times New Roman" w:eastAsia="Calibri" w:hAnsi="Times New Roman" w:cs="Times New Roman"/>
          <w:b/>
          <w:sz w:val="26"/>
          <w:szCs w:val="26"/>
        </w:rPr>
      </w:pPr>
      <w:r w:rsidRPr="00141D43">
        <w:rPr>
          <w:rFonts w:ascii="Times New Roman" w:eastAsia="Calibri" w:hAnsi="Times New Roman" w:cs="Times New Roman"/>
          <w:b/>
          <w:sz w:val="26"/>
          <w:szCs w:val="26"/>
        </w:rPr>
        <w:lastRenderedPageBreak/>
        <w:t>Từ điển dữ liệu</w:t>
      </w:r>
    </w:p>
    <w:p w:rsidR="00D71441" w:rsidRPr="00141D43" w:rsidRDefault="00D71441" w:rsidP="00D71441">
      <w:pPr>
        <w:ind w:left="1260"/>
        <w:rPr>
          <w:rFonts w:ascii="Times New Roman" w:eastAsia="Calibri" w:hAnsi="Times New Roman" w:cs="Times New Roman"/>
          <w:sz w:val="26"/>
          <w:szCs w:val="26"/>
        </w:rPr>
      </w:pPr>
      <w:r w:rsidRPr="00141D43">
        <w:rPr>
          <w:rFonts w:ascii="Times New Roman" w:eastAsia="Calibri" w:hAnsi="Times New Roman" w:cs="Times New Roman"/>
          <w:sz w:val="26"/>
          <w:szCs w:val="26"/>
        </w:rPr>
        <w:t>Miền giá trị:</w:t>
      </w:r>
    </w:p>
    <w:p w:rsidR="00D71441" w:rsidRPr="00141D43" w:rsidRDefault="00D71441" w:rsidP="00D71441">
      <w:pPr>
        <w:numPr>
          <w:ilvl w:val="0"/>
          <w:numId w:val="30"/>
        </w:numPr>
        <w:spacing w:after="200" w:line="276" w:lineRule="auto"/>
        <w:ind w:left="1710"/>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D1: Là các ký tự số tự tăng.</w:t>
      </w:r>
    </w:p>
    <w:p w:rsidR="00D71441" w:rsidRPr="00141D43" w:rsidRDefault="00D71441" w:rsidP="00D71441">
      <w:pPr>
        <w:numPr>
          <w:ilvl w:val="0"/>
          <w:numId w:val="30"/>
        </w:numPr>
        <w:spacing w:after="200" w:line="276" w:lineRule="auto"/>
        <w:ind w:left="171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D2: Là ngày hiện tại.</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TINH_THANH (Tỉnh thành)</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tỉnh thành có một mã tỉnh phân biệt và tên của tỉnh đó.</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rPr>
        <w:t>MA_TINH</w:t>
      </w:r>
      <w:r w:rsidRPr="00141D43">
        <w:rPr>
          <w:rFonts w:ascii="Times New Roman" w:eastAsia="Calibri" w:hAnsi="Times New Roman" w:cs="Times New Roman"/>
          <w:sz w:val="26"/>
          <w:szCs w:val="26"/>
        </w:rPr>
        <w:sym w:font="Wingdings" w:char="F0E0"/>
      </w:r>
      <w:r w:rsidRPr="00141D43">
        <w:rPr>
          <w:rFonts w:ascii="Times New Roman" w:hAnsi="Times New Roman" w:cs="Times New Roman"/>
          <w:sz w:val="26"/>
          <w:szCs w:val="26"/>
        </w:rPr>
        <w:t>TEN_TINH</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tỉnh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sz w:val="26"/>
                <w:szCs w:val="26"/>
                <w:u w:val="single"/>
              </w:rPr>
            </w:pPr>
            <w:r w:rsidRPr="00141D43">
              <w:rPr>
                <w:rFonts w:ascii="Times New Roman" w:hAnsi="Times New Roman"/>
                <w:sz w:val="26"/>
                <w:szCs w:val="26"/>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200</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tỉnh</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lang w:val="fr-FR"/>
        </w:rPr>
      </w:pPr>
      <w:r w:rsidRPr="00141D43">
        <w:rPr>
          <w:rFonts w:ascii="Times New Roman" w:eastAsia="Calibri" w:hAnsi="Times New Roman" w:cs="Times New Roman"/>
          <w:b/>
          <w:sz w:val="26"/>
          <w:szCs w:val="26"/>
          <w:lang w:val="fr-FR"/>
        </w:rPr>
        <w:t>Bảng QUAN_HUYEN (Quận huyện)</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Mỗi quận–huyện có một mã phân biệt và tên của quận-huyện đó.</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rPr>
        <w:t>MA_HUYEN</w:t>
      </w:r>
      <w:r w:rsidRPr="00141D43">
        <w:rPr>
          <w:rFonts w:ascii="Times New Roman" w:eastAsia="Calibri" w:hAnsi="Times New Roman" w:cs="Times New Roman"/>
          <w:sz w:val="26"/>
          <w:szCs w:val="26"/>
        </w:rPr>
        <w:sym w:font="Wingdings" w:char="F0E0"/>
      </w:r>
      <w:r w:rsidRPr="00141D43">
        <w:rPr>
          <w:rFonts w:ascii="Times New Roman" w:hAnsi="Times New Roman" w:cs="Times New Roman"/>
          <w:sz w:val="26"/>
          <w:szCs w:val="26"/>
        </w:rPr>
        <w:t>TEN_HUYEN</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huyện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sz w:val="26"/>
                <w:szCs w:val="26"/>
                <w:u w:val="single"/>
              </w:rPr>
            </w:pPr>
            <w:r w:rsidRPr="00141D43">
              <w:rPr>
                <w:rFonts w:ascii="Times New Roman" w:hAnsi="Times New Roman"/>
                <w:sz w:val="26"/>
                <w:szCs w:val="26"/>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200</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huyện</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lastRenderedPageBreak/>
        <w:t>Bảng PHUONG_XA (Phường xã)</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phường-xã có một mã phân biệt và tên của phường-xã đó.</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rPr>
        <w:t>MA_XA</w:t>
      </w:r>
      <w:r w:rsidRPr="00141D43">
        <w:rPr>
          <w:rFonts w:ascii="Times New Roman" w:eastAsia="Calibri" w:hAnsi="Times New Roman" w:cs="Times New Roman"/>
          <w:sz w:val="26"/>
          <w:szCs w:val="26"/>
        </w:rPr>
        <w:sym w:font="Wingdings" w:char="F0E0"/>
      </w:r>
      <w:r w:rsidRPr="00141D43">
        <w:rPr>
          <w:rFonts w:ascii="Times New Roman" w:hAnsi="Times New Roman" w:cs="Times New Roman"/>
          <w:sz w:val="26"/>
          <w:szCs w:val="26"/>
        </w:rPr>
        <w:t>TEN_XA</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xã</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sz w:val="26"/>
                <w:szCs w:val="26"/>
                <w:u w:val="single"/>
              </w:rPr>
            </w:pPr>
            <w:r w:rsidRPr="00141D43">
              <w:rPr>
                <w:rFonts w:ascii="Times New Roman" w:hAnsi="Times New Roman"/>
                <w:sz w:val="26"/>
                <w:szCs w:val="26"/>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200</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xã</w:t>
            </w:r>
          </w:p>
        </w:tc>
      </w:tr>
    </w:tbl>
    <w:p w:rsidR="00D71441" w:rsidRPr="00141D43" w:rsidRDefault="00D71441" w:rsidP="00D71441">
      <w:pPr>
        <w:spacing w:after="200" w:line="276" w:lineRule="auto"/>
        <w:ind w:left="720"/>
        <w:contextualSpacing/>
        <w:rPr>
          <w:rFonts w:ascii="Times New Roman" w:eastAsia="Calibri" w:hAnsi="Times New Roman" w:cs="Times New Roman"/>
          <w:b/>
          <w:sz w:val="26"/>
          <w:szCs w:val="26"/>
          <w:lang w:val="fr-FR"/>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NHA_TRO (Nhà trọ)</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 xml:space="preserve">Mỗi nhà trọ chứa thông tin về một nhà trọ và các thông tin quảng cáo, liên hệ. </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Phụ thuộc hàm :</w:t>
      </w:r>
    </w:p>
    <w:p w:rsidR="00D71441" w:rsidRPr="00141D43" w:rsidRDefault="00D71441" w:rsidP="00D71441">
      <w:pPr>
        <w:spacing w:after="200" w:line="276" w:lineRule="auto"/>
        <w:ind w:left="1080"/>
        <w:contextualSpacing/>
        <w:rPr>
          <w:rFonts w:ascii="Times New Roman"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lang w:val="fr-FR"/>
        </w:rPr>
        <w:t>MA_NT</w:t>
      </w:r>
      <w:r w:rsidRPr="00141D43">
        <w:rPr>
          <w:rFonts w:ascii="Times New Roman" w:hAnsi="Times New Roman" w:cs="Times New Roman"/>
          <w:sz w:val="26"/>
          <w:szCs w:val="26"/>
        </w:rPr>
        <w:sym w:font="Wingdings" w:char="F0E0"/>
      </w:r>
      <w:r w:rsidRPr="00141D43">
        <w:rPr>
          <w:rFonts w:ascii="Times New Roman" w:hAnsi="Times New Roman" w:cs="Times New Roman"/>
          <w:b/>
          <w:i/>
          <w:sz w:val="26"/>
          <w:szCs w:val="26"/>
          <w:lang w:val="fr-FR"/>
        </w:rPr>
        <w:t>MA_TK, MA_XA,</w:t>
      </w:r>
      <w:r w:rsidRPr="00141D43">
        <w:rPr>
          <w:rFonts w:ascii="Times New Roman" w:hAnsi="Times New Roman" w:cs="Times New Roman"/>
          <w:sz w:val="26"/>
          <w:szCs w:val="26"/>
          <w:lang w:val="fr-FR"/>
        </w:rPr>
        <w:t xml:space="preserve"> SO_NHA, DIEN_TICH, CON_PHONG, GIA, NGUOI_LH, SDT_LH, EMAIL_LH, DIA_CHI_LH, TIEU_DE, GIOI_THIEU, CN_CUOI, TG_TAO_NT, DUYET.</w:t>
      </w:r>
    </w:p>
    <w:p w:rsidR="00D71441" w:rsidRPr="00141D43" w:rsidRDefault="00D71441" w:rsidP="00D71441">
      <w:pPr>
        <w:spacing w:after="200" w:line="276" w:lineRule="auto"/>
        <w:ind w:left="1080"/>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890"/>
        <w:gridCol w:w="227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nhà trọ</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i/>
                <w:sz w:val="26"/>
                <w:szCs w:val="26"/>
                <w:u w:val="single"/>
              </w:rPr>
            </w:pPr>
            <w:r w:rsidRPr="00141D43">
              <w:rPr>
                <w:rFonts w:ascii="Times New Roman" w:hAnsi="Times New Roman"/>
                <w:b/>
                <w:i/>
                <w:sz w:val="26"/>
                <w:szCs w:val="26"/>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3</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b/>
                <w:i/>
                <w:sz w:val="26"/>
                <w:szCs w:val="26"/>
              </w:rPr>
            </w:pPr>
            <w:r w:rsidRPr="00141D43">
              <w:rPr>
                <w:rFonts w:ascii="Times New Roman" w:hAnsi="Times New Roman"/>
                <w:b/>
                <w:i/>
                <w:sz w:val="26"/>
                <w:szCs w:val="26"/>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xã</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4</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Số nhà</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5</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Diện tích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6</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Bool</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True</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Còn phòng</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7</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GIA</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0</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Giá cả</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người liên hệ</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9</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Số điện thoại liên hệ</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10</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Email liên hệ</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11</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Địa chỉ liên hệ</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12</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Tiêu đề</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13</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Giới thiệu</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14</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Thời gian cập nhật lần cuối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15</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D2</w:t>
            </w: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Thời gian tạo nhà trọ</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16</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Bool</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27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Duyệt</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LOAI_TK (Loại tài khoản)</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loại tài khoản có một mã (</w:t>
      </w:r>
      <w:r w:rsidRPr="00141D43">
        <w:rPr>
          <w:rFonts w:ascii="Times New Roman" w:hAnsi="Times New Roman" w:cs="Times New Roman"/>
          <w:b/>
          <w:sz w:val="26"/>
          <w:szCs w:val="26"/>
          <w:u w:val="single"/>
        </w:rPr>
        <w:t>MA_LTK</w:t>
      </w:r>
      <w:r w:rsidRPr="00141D43">
        <w:rPr>
          <w:rFonts w:ascii="Times New Roman" w:eastAsia="Calibri" w:hAnsi="Times New Roman" w:cs="Times New Roman"/>
          <w:sz w:val="26"/>
          <w:szCs w:val="26"/>
        </w:rPr>
        <w:t>) phân biệt xác định tên loại tài khoản và ghi chú.</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lang w:val="fr-FR"/>
        </w:rPr>
        <w:t>MA_LTK</w:t>
      </w:r>
      <w:r w:rsidRPr="00141D43">
        <w:rPr>
          <w:rFonts w:ascii="Times New Roman" w:eastAsia="Calibri" w:hAnsi="Times New Roman" w:cs="Times New Roman"/>
          <w:sz w:val="26"/>
          <w:szCs w:val="26"/>
        </w:rPr>
        <w:sym w:font="Wingdings" w:char="F0E0"/>
      </w:r>
      <w:r w:rsidRPr="00141D43">
        <w:rPr>
          <w:rFonts w:ascii="Times New Roman" w:hAnsi="Times New Roman" w:cs="Times New Roman"/>
          <w:sz w:val="26"/>
          <w:szCs w:val="26"/>
          <w:lang w:val="fr-FR"/>
        </w:rPr>
        <w:t xml:space="preserve"> TEN_LTK, GHI_CHU_LTK</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loại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sz w:val="26"/>
                <w:szCs w:val="26"/>
                <w:u w:val="single"/>
              </w:rPr>
            </w:pPr>
            <w:r w:rsidRPr="00141D43">
              <w:rPr>
                <w:rFonts w:ascii="Times New Roman" w:hAnsi="Times New Roman"/>
                <w:sz w:val="26"/>
                <w:szCs w:val="26"/>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loại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3</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Ghi chú loại tài khoản</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HINH_ANH (Hình ảnh)</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ảnh có một mã (</w:t>
      </w:r>
      <w:r w:rsidRPr="00141D43">
        <w:rPr>
          <w:rFonts w:ascii="Times New Roman" w:hAnsi="Times New Roman" w:cs="Times New Roman"/>
          <w:b/>
          <w:sz w:val="26"/>
          <w:szCs w:val="26"/>
          <w:u w:val="single"/>
        </w:rPr>
        <w:t>MA_ANH</w:t>
      </w:r>
      <w:r w:rsidRPr="00141D43">
        <w:rPr>
          <w:rFonts w:ascii="Times New Roman" w:eastAsia="Calibri" w:hAnsi="Times New Roman" w:cs="Times New Roman"/>
          <w:sz w:val="26"/>
          <w:szCs w:val="26"/>
        </w:rPr>
        <w:t>) phân biệt xác định các thuộc tính dữ liệu ảnh, kích thước ảnh, loại ảnh và thời gian tạo.</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lastRenderedPageBreak/>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 xml:space="preserve">+ </w:t>
      </w:r>
      <w:r w:rsidRPr="00141D43">
        <w:rPr>
          <w:rFonts w:ascii="Times New Roman" w:hAnsi="Times New Roman" w:cs="Times New Roman"/>
          <w:b/>
          <w:sz w:val="26"/>
          <w:szCs w:val="26"/>
          <w:u w:val="single"/>
        </w:rPr>
        <w:t>MA_ANH</w:t>
      </w:r>
      <w:r w:rsidRPr="00141D43">
        <w:rPr>
          <w:rFonts w:ascii="Times New Roman" w:eastAsia="Calibri" w:hAnsi="Times New Roman" w:cs="Times New Roman"/>
          <w:sz w:val="26"/>
          <w:szCs w:val="26"/>
        </w:rPr>
        <w:sym w:font="Wingdings" w:char="F0E0"/>
      </w:r>
      <w:r w:rsidRPr="00141D43">
        <w:rPr>
          <w:rFonts w:ascii="Times New Roman" w:hAnsi="Times New Roman" w:cs="Times New Roman"/>
          <w:sz w:val="26"/>
          <w:szCs w:val="26"/>
        </w:rPr>
        <w:t>DATA, SIZE, TYPE, TIME</w:t>
      </w:r>
    </w:p>
    <w:p w:rsidR="00D71441" w:rsidRPr="00141D43" w:rsidRDefault="00D71441" w:rsidP="00D71441">
      <w:pPr>
        <w:spacing w:after="200" w:line="276" w:lineRule="auto"/>
        <w:contextualSpacing/>
        <w:rPr>
          <w:rFonts w:ascii="Times New Roman" w:eastAsia="Calibri" w:hAnsi="Times New Roman" w:cs="Times New Roman"/>
          <w:sz w:val="26"/>
          <w:szCs w:val="26"/>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ảnh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sz w:val="26"/>
                <w:szCs w:val="26"/>
                <w:u w:val="single"/>
              </w:rPr>
            </w:pPr>
            <w:r w:rsidRPr="00141D43">
              <w:rPr>
                <w:rFonts w:ascii="Times New Roman" w:hAnsi="Times New Roman"/>
                <w:sz w:val="26"/>
                <w:szCs w:val="26"/>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Dữ liệu ảnh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3</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Kích thước ảnh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4</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Loại ảnh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5</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D2</w:t>
            </w:r>
          </w:p>
        </w:tc>
        <w:tc>
          <w:tcPr>
            <w:tcW w:w="135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81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Thời gian tạo ảnh</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TAI_KHOAN (Tài khoản)</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Phụ thuộc hàm :</w:t>
      </w:r>
    </w:p>
    <w:p w:rsidR="00D71441" w:rsidRPr="00141D43" w:rsidRDefault="00D71441" w:rsidP="00D71441">
      <w:pPr>
        <w:spacing w:after="200" w:line="276" w:lineRule="auto"/>
        <w:ind w:left="108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lang w:val="fr-FR"/>
        </w:rPr>
        <w:t>MA_TK</w:t>
      </w:r>
      <w:r w:rsidRPr="00141D43">
        <w:rPr>
          <w:rFonts w:ascii="Times New Roman" w:eastAsia="Calibri" w:hAnsi="Times New Roman" w:cs="Times New Roman"/>
          <w:sz w:val="26"/>
          <w:szCs w:val="26"/>
          <w:lang w:val="fr-FR"/>
        </w:rPr>
        <w:sym w:font="Wingdings" w:char="F0E0"/>
      </w:r>
      <w:r w:rsidRPr="00141D43">
        <w:rPr>
          <w:rFonts w:ascii="Times New Roman" w:hAnsi="Times New Roman" w:cs="Times New Roman"/>
          <w:b/>
          <w:i/>
          <w:sz w:val="26"/>
          <w:szCs w:val="26"/>
          <w:lang w:val="fr-FR"/>
        </w:rPr>
        <w:t>MA_ANH, MA_LTK,</w:t>
      </w:r>
      <w:r w:rsidRPr="00141D43">
        <w:rPr>
          <w:rFonts w:ascii="Times New Roman" w:hAnsi="Times New Roman" w:cs="Times New Roman"/>
          <w:sz w:val="26"/>
          <w:szCs w:val="26"/>
          <w:lang w:val="fr-FR"/>
        </w:rPr>
        <w:t xml:space="preserve"> TEN_TK, MAT_KHAU, GIOI_TINH, EMAIL, SDT, DIA_CHI, NAM_SINH, KHOA, TG_TAO_TK</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i/>
                <w:sz w:val="26"/>
                <w:szCs w:val="26"/>
                <w:u w:val="single"/>
              </w:rPr>
            </w:pPr>
            <w:r w:rsidRPr="00141D43">
              <w:rPr>
                <w:rFonts w:ascii="Times New Roman" w:hAnsi="Times New Roman"/>
                <w:b/>
                <w:i/>
                <w:sz w:val="26"/>
                <w:szCs w:val="26"/>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ảnh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3</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b/>
                <w:i/>
                <w:sz w:val="26"/>
                <w:szCs w:val="26"/>
              </w:rPr>
            </w:pPr>
            <w:r w:rsidRPr="00141D43">
              <w:rPr>
                <w:rFonts w:ascii="Times New Roman" w:hAnsi="Times New Roman"/>
                <w:b/>
                <w:i/>
                <w:sz w:val="26"/>
                <w:szCs w:val="26"/>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loại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4</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lastRenderedPageBreak/>
              <w:t>5</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Mật khẩu</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6</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Bool</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True</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Giới tính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7</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Email</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8</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SDT</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b/>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Số điện thoại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9</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Địa chỉ</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10</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Năm sinh</w:t>
            </w:r>
          </w:p>
        </w:tc>
      </w:tr>
      <w:tr w:rsidR="00D71441" w:rsidRPr="00141D43" w:rsidTr="00ED6AD8">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11</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Bool</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khóa</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12</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D2</w:t>
            </w: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45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Thời gian tạo tài khoản</w:t>
            </w:r>
          </w:p>
        </w:tc>
      </w:tr>
    </w:tbl>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BINH_ LUAN (Bình luận)</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bình luận có một mã (</w:t>
      </w:r>
      <w:r w:rsidRPr="00141D43">
        <w:rPr>
          <w:rFonts w:ascii="Times New Roman" w:hAnsi="Times New Roman" w:cs="Times New Roman"/>
          <w:b/>
          <w:sz w:val="26"/>
          <w:szCs w:val="26"/>
          <w:u w:val="single"/>
        </w:rPr>
        <w:t>MA_BL</w:t>
      </w:r>
      <w:r w:rsidRPr="00141D43">
        <w:rPr>
          <w:rFonts w:ascii="Times New Roman" w:eastAsia="Calibri" w:hAnsi="Times New Roman" w:cs="Times New Roman"/>
          <w:sz w:val="26"/>
          <w:szCs w:val="26"/>
        </w:rPr>
        <w:t>) phân biệt xác định các thuộc tính : mã tài khoản, nội dung bình luận, thời gian bình luận và số lần bị tố cáo vi phạm.</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Ngoài ra, tại mỗi thời điểm một tài khoản chỉ có một bình luận duy nhất.</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lang w:val="fr-FR"/>
        </w:rPr>
        <w:t>MA_BL</w:t>
      </w:r>
      <w:r w:rsidRPr="00141D43">
        <w:rPr>
          <w:rFonts w:ascii="Times New Roman" w:eastAsia="Calibri" w:hAnsi="Times New Roman" w:cs="Times New Roman"/>
          <w:sz w:val="26"/>
          <w:szCs w:val="26"/>
        </w:rPr>
        <w:sym w:font="Wingdings" w:char="F0E0"/>
      </w:r>
      <w:r w:rsidRPr="00141D43">
        <w:rPr>
          <w:rFonts w:ascii="Times New Roman" w:hAnsi="Times New Roman" w:cs="Times New Roman"/>
          <w:b/>
          <w:i/>
          <w:sz w:val="26"/>
          <w:szCs w:val="26"/>
          <w:lang w:val="fr-FR"/>
        </w:rPr>
        <w:t>MA_TK</w:t>
      </w:r>
      <w:r w:rsidRPr="00141D43">
        <w:rPr>
          <w:rFonts w:ascii="Times New Roman" w:hAnsi="Times New Roman" w:cs="Times New Roman"/>
          <w:sz w:val="26"/>
          <w:szCs w:val="26"/>
          <w:lang w:val="fr-FR"/>
        </w:rPr>
        <w:t>, NOI_DUNG, BAO_VP, TG_BL.</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hAnsi="Times New Roman" w:cs="Times New Roman"/>
          <w:sz w:val="26"/>
          <w:szCs w:val="26"/>
          <w:lang w:val="fr-FR"/>
        </w:rPr>
        <w:t xml:space="preserve">+ </w:t>
      </w:r>
      <w:r w:rsidRPr="00141D43">
        <w:rPr>
          <w:rFonts w:ascii="Times New Roman" w:hAnsi="Times New Roman" w:cs="Times New Roman"/>
          <w:b/>
          <w:i/>
          <w:sz w:val="26"/>
          <w:szCs w:val="26"/>
          <w:lang w:val="fr-FR"/>
        </w:rPr>
        <w:t>MA_TK</w:t>
      </w:r>
      <w:r w:rsidRPr="00141D43">
        <w:rPr>
          <w:rFonts w:ascii="Times New Roman" w:hAnsi="Times New Roman" w:cs="Times New Roman"/>
          <w:sz w:val="26"/>
          <w:szCs w:val="26"/>
          <w:lang w:val="fr-FR"/>
        </w:rPr>
        <w:t xml:space="preserve">, TG_BL </w:t>
      </w:r>
      <w:r w:rsidRPr="00141D43">
        <w:rPr>
          <w:rFonts w:ascii="Times New Roman" w:hAnsi="Times New Roman" w:cs="Times New Roman"/>
          <w:sz w:val="26"/>
          <w:szCs w:val="26"/>
        </w:rPr>
        <w:sym w:font="Wingdings" w:char="F0E0"/>
      </w:r>
      <w:r w:rsidRPr="00141D43">
        <w:rPr>
          <w:rFonts w:ascii="Times New Roman" w:hAnsi="Times New Roman" w:cs="Times New Roman"/>
          <w:b/>
          <w:sz w:val="26"/>
          <w:szCs w:val="26"/>
          <w:u w:val="single"/>
          <w:lang w:val="fr-FR"/>
        </w:rPr>
        <w:t>MA_BL</w:t>
      </w:r>
      <w:r w:rsidRPr="00141D43">
        <w:rPr>
          <w:rFonts w:ascii="Times New Roman" w:hAnsi="Times New Roman" w:cs="Times New Roman"/>
          <w:sz w:val="26"/>
          <w:szCs w:val="26"/>
          <w:lang w:val="fr-FR"/>
        </w:rPr>
        <w:t>, NOI_DUNG, BAO_VP</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D1</w:t>
            </w: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bình luận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i/>
                <w:sz w:val="26"/>
                <w:szCs w:val="26"/>
                <w:u w:val="single"/>
              </w:rPr>
            </w:pPr>
            <w:r w:rsidRPr="00141D43">
              <w:rPr>
                <w:rFonts w:ascii="Times New Roman" w:hAnsi="Times New Roman"/>
                <w:b/>
                <w:i/>
                <w:sz w:val="26"/>
                <w:szCs w:val="26"/>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tài khoản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3</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Text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54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Nội dung</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4</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0</w:t>
            </w: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54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Số lần bị tố cáo</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5</w:t>
            </w:r>
          </w:p>
        </w:tc>
        <w:tc>
          <w:tcPr>
            <w:tcW w:w="2054"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D2</w:t>
            </w: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2542"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Thời gian bình luận</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ANH_NT (Ảnh nhà trọ)</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lastRenderedPageBreak/>
        <w:t>Mỗi ảnh điện thoại bao gồm mã ảnh và mã nhà trọ, tạo nên một mối quan hệ kết nối giữa hình ảnh và nhà trọ, một nhà trọ có nhiều hình ảnh và một hình ảnh cho một nhà trọ nào đó.</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rPr>
        <w:t>MA_ANH</w:t>
      </w:r>
      <w:r w:rsidRPr="00141D43">
        <w:rPr>
          <w:rFonts w:ascii="Times New Roman" w:eastAsia="Calibri" w:hAnsi="Times New Roman" w:cs="Times New Roman"/>
          <w:sz w:val="26"/>
          <w:szCs w:val="26"/>
        </w:rPr>
        <w:sym w:font="Wingdings" w:char="F0E0"/>
      </w:r>
      <w:r w:rsidRPr="00141D43">
        <w:rPr>
          <w:rFonts w:ascii="Times New Roman" w:hAnsi="Times New Roman" w:cs="Times New Roman"/>
          <w:b/>
          <w:i/>
          <w:sz w:val="26"/>
          <w:szCs w:val="26"/>
        </w:rPr>
        <w:t>MA_NT</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530"/>
        <w:gridCol w:w="263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153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ảnh</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i/>
                <w:sz w:val="26"/>
                <w:szCs w:val="26"/>
                <w:u w:val="single"/>
              </w:rPr>
            </w:pPr>
            <w:r w:rsidRPr="00141D43">
              <w:rPr>
                <w:rFonts w:ascii="Times New Roman" w:hAnsi="Times New Roman"/>
                <w:b/>
                <w:i/>
                <w:sz w:val="26"/>
                <w:szCs w:val="26"/>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53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Tên nhà trọ</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t>Bảng BL_NT (Bình luận nhà trọ)</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rPr>
        <w:t>MA_BL</w:t>
      </w:r>
      <w:r w:rsidRPr="00141D43">
        <w:rPr>
          <w:rFonts w:ascii="Times New Roman" w:eastAsia="Calibri" w:hAnsi="Times New Roman" w:cs="Times New Roman"/>
          <w:sz w:val="26"/>
          <w:szCs w:val="26"/>
        </w:rPr>
        <w:sym w:font="Wingdings" w:char="F0E0"/>
      </w:r>
      <w:r w:rsidRPr="00141D43">
        <w:rPr>
          <w:rFonts w:ascii="Times New Roman" w:hAnsi="Times New Roman" w:cs="Times New Roman"/>
          <w:b/>
          <w:i/>
          <w:sz w:val="26"/>
          <w:szCs w:val="26"/>
        </w:rPr>
        <w:t>MA_NT</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bình luận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i/>
                <w:sz w:val="26"/>
                <w:szCs w:val="26"/>
                <w:u w:val="single"/>
              </w:rPr>
            </w:pPr>
            <w:r w:rsidRPr="00141D43">
              <w:rPr>
                <w:rFonts w:ascii="Times New Roman" w:hAnsi="Times New Roman"/>
                <w:b/>
                <w:i/>
                <w:sz w:val="26"/>
                <w:szCs w:val="26"/>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6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nhà trọ</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31"/>
        </w:numPr>
        <w:spacing w:after="200" w:line="276" w:lineRule="auto"/>
        <w:contextualSpacing/>
        <w:rPr>
          <w:rFonts w:ascii="Times New Roman" w:eastAsia="Calibri" w:hAnsi="Times New Roman" w:cs="Times New Roman"/>
          <w:b/>
          <w:sz w:val="26"/>
          <w:szCs w:val="26"/>
        </w:rPr>
      </w:pPr>
      <w:r w:rsidRPr="00141D43">
        <w:rPr>
          <w:rFonts w:ascii="Times New Roman" w:eastAsia="Calibri" w:hAnsi="Times New Roman" w:cs="Times New Roman"/>
          <w:b/>
          <w:sz w:val="26"/>
          <w:szCs w:val="26"/>
        </w:rPr>
        <w:lastRenderedPageBreak/>
        <w:t>Bảng BL_CON (Bình luận con)</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Mỗi bình luận con bao gồm mã bình luận con (</w:t>
      </w:r>
      <w:r w:rsidRPr="00141D43">
        <w:rPr>
          <w:rFonts w:ascii="Times New Roman" w:hAnsi="Times New Roman" w:cs="Times New Roman"/>
          <w:b/>
          <w:sz w:val="26"/>
          <w:szCs w:val="26"/>
          <w:u w:val="single"/>
        </w:rPr>
        <w:t>MA_BL</w:t>
      </w:r>
      <w:r w:rsidRPr="00141D43">
        <w:rPr>
          <w:rFonts w:ascii="Times New Roman" w:eastAsia="Calibri" w:hAnsi="Times New Roman" w:cs="Times New Roman"/>
          <w:sz w:val="26"/>
          <w:szCs w:val="26"/>
        </w:rPr>
        <w:t>) và mã bình luận cha (</w:t>
      </w:r>
      <w:r w:rsidRPr="00141D43">
        <w:rPr>
          <w:rFonts w:ascii="Times New Roman" w:hAnsi="Times New Roman" w:cs="Times New Roman"/>
          <w:sz w:val="26"/>
          <w:szCs w:val="26"/>
        </w:rPr>
        <w:t>MA_BL_CHA</w:t>
      </w:r>
      <w:r w:rsidRPr="00141D43">
        <w:rPr>
          <w:rFonts w:ascii="Times New Roman" w:eastAsia="Calibri" w:hAnsi="Times New Roman" w:cs="Times New Roman"/>
          <w:sz w:val="26"/>
          <w:szCs w:val="26"/>
        </w:rPr>
        <w:t>). Tạo nên mối quan hệ kết nối giữa hai bình luận với nhau, mỗi bình luận cha có nhiều bình luận con và mỗi bình luận con cho một bình luận cha nào đó.</w:t>
      </w:r>
    </w:p>
    <w:p w:rsidR="00D71441" w:rsidRPr="00141D43" w:rsidRDefault="00D71441" w:rsidP="00D71441">
      <w:pPr>
        <w:numPr>
          <w:ilvl w:val="0"/>
          <w:numId w:val="26"/>
        </w:numPr>
        <w:spacing w:after="200" w:line="276" w:lineRule="auto"/>
        <w:contextualSpacing/>
        <w:rPr>
          <w:rFonts w:ascii="Times New Roman" w:eastAsia="Calibri" w:hAnsi="Times New Roman" w:cs="Times New Roman"/>
          <w:sz w:val="26"/>
          <w:szCs w:val="26"/>
        </w:rPr>
      </w:pPr>
      <w:r w:rsidRPr="00141D43">
        <w:rPr>
          <w:rFonts w:ascii="Times New Roman" w:eastAsia="Calibri" w:hAnsi="Times New Roman" w:cs="Times New Roman"/>
          <w:sz w:val="26"/>
          <w:szCs w:val="26"/>
        </w:rPr>
        <w:t>Phụ thuộc hàm:</w:t>
      </w:r>
    </w:p>
    <w:p w:rsidR="00D71441" w:rsidRPr="00141D43" w:rsidRDefault="00D71441" w:rsidP="00D71441">
      <w:pPr>
        <w:spacing w:after="200" w:line="276" w:lineRule="auto"/>
        <w:ind w:left="1260"/>
        <w:contextualSpacing/>
        <w:rPr>
          <w:rFonts w:ascii="Times New Roman" w:eastAsia="Calibri" w:hAnsi="Times New Roman" w:cs="Times New Roman"/>
          <w:sz w:val="26"/>
          <w:szCs w:val="26"/>
          <w:lang w:val="fr-FR"/>
        </w:rPr>
      </w:pPr>
      <w:r w:rsidRPr="00141D43">
        <w:rPr>
          <w:rFonts w:ascii="Times New Roman" w:eastAsia="Calibri" w:hAnsi="Times New Roman" w:cs="Times New Roman"/>
          <w:sz w:val="26"/>
          <w:szCs w:val="26"/>
          <w:lang w:val="fr-FR"/>
        </w:rPr>
        <w:t xml:space="preserve">+ </w:t>
      </w:r>
      <w:r w:rsidRPr="00141D43">
        <w:rPr>
          <w:rFonts w:ascii="Times New Roman" w:hAnsi="Times New Roman" w:cs="Times New Roman"/>
          <w:b/>
          <w:sz w:val="26"/>
          <w:szCs w:val="26"/>
          <w:u w:val="single"/>
        </w:rPr>
        <w:t>MA_BL</w:t>
      </w:r>
      <w:r w:rsidRPr="00141D43">
        <w:rPr>
          <w:rFonts w:ascii="Times New Roman" w:eastAsia="Calibri" w:hAnsi="Times New Roman" w:cs="Times New Roman"/>
          <w:sz w:val="26"/>
          <w:szCs w:val="26"/>
        </w:rPr>
        <w:sym w:font="Wingdings" w:char="F0E0"/>
      </w:r>
      <w:r w:rsidRPr="00141D43">
        <w:rPr>
          <w:rFonts w:ascii="Times New Roman" w:hAnsi="Times New Roman" w:cs="Times New Roman"/>
          <w:sz w:val="26"/>
          <w:szCs w:val="26"/>
        </w:rPr>
        <w:t>MA_BL_CHA</w:t>
      </w:r>
    </w:p>
    <w:p w:rsidR="00D71441" w:rsidRPr="00141D43" w:rsidRDefault="00D71441" w:rsidP="00D71441">
      <w:pPr>
        <w:spacing w:after="200" w:line="276" w:lineRule="auto"/>
        <w:contextualSpacing/>
        <w:rPr>
          <w:rFonts w:ascii="Times New Roman" w:eastAsia="Calibri" w:hAnsi="Times New Roman" w:cs="Times New Roman"/>
          <w:sz w:val="26"/>
          <w:szCs w:val="26"/>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D71441" w:rsidRPr="00141D43" w:rsidTr="00ED6AD8">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D71441" w:rsidRPr="00141D43" w:rsidRDefault="00D71441" w:rsidP="00ED6AD8">
            <w:pPr>
              <w:jc w:val="center"/>
              <w:rPr>
                <w:rFonts w:ascii="Times New Roman" w:hAnsi="Times New Roman"/>
                <w:b/>
                <w:sz w:val="26"/>
                <w:szCs w:val="26"/>
              </w:rPr>
            </w:pPr>
            <w:r w:rsidRPr="00141D43">
              <w:rPr>
                <w:rFonts w:ascii="Times New Roman" w:hAnsi="Times New Roman"/>
                <w:b/>
                <w:sz w:val="26"/>
                <w:szCs w:val="26"/>
              </w:rPr>
              <w:t>Diễn giải</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b/>
                <w:sz w:val="26"/>
                <w:szCs w:val="26"/>
                <w:u w:val="single"/>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bình luận con</w:t>
            </w:r>
          </w:p>
        </w:tc>
      </w:tr>
      <w:tr w:rsidR="00D71441" w:rsidRPr="00141D43" w:rsidTr="00ED6AD8">
        <w:tc>
          <w:tcPr>
            <w:tcW w:w="708"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b/>
                <w:sz w:val="26"/>
                <w:szCs w:val="26"/>
                <w:u w:val="single"/>
              </w:rPr>
            </w:pPr>
            <w:r w:rsidRPr="00141D43">
              <w:rPr>
                <w:rFonts w:ascii="Times New Roman" w:hAnsi="Times New Roman"/>
                <w:sz w:val="26"/>
                <w:szCs w:val="26"/>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90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8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72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x</w:t>
            </w:r>
          </w:p>
        </w:tc>
        <w:tc>
          <w:tcPr>
            <w:tcW w:w="99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p>
        </w:tc>
        <w:tc>
          <w:tcPr>
            <w:tcW w:w="1710" w:type="dxa"/>
            <w:tcBorders>
              <w:top w:val="single" w:sz="4" w:space="0" w:color="auto"/>
              <w:left w:val="single" w:sz="4" w:space="0" w:color="auto"/>
              <w:bottom w:val="single" w:sz="4" w:space="0" w:color="auto"/>
              <w:right w:val="single" w:sz="4" w:space="0" w:color="auto"/>
            </w:tcBorders>
            <w:vAlign w:val="center"/>
          </w:tcPr>
          <w:p w:rsidR="00D71441" w:rsidRPr="00141D43" w:rsidRDefault="00D71441" w:rsidP="00ED6AD8">
            <w:pPr>
              <w:jc w:val="center"/>
              <w:rPr>
                <w:rFonts w:ascii="Times New Roman" w:hAnsi="Times New Roman"/>
                <w:sz w:val="26"/>
                <w:szCs w:val="26"/>
              </w:rPr>
            </w:pPr>
            <w:r w:rsidRPr="00141D43">
              <w:rPr>
                <w:rFonts w:ascii="Times New Roman" w:hAnsi="Times New Roman"/>
                <w:sz w:val="26"/>
                <w:szCs w:val="26"/>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D71441" w:rsidRPr="00141D43" w:rsidRDefault="00D71441" w:rsidP="00ED6AD8">
            <w:pPr>
              <w:rPr>
                <w:rFonts w:ascii="Times New Roman" w:hAnsi="Times New Roman"/>
                <w:sz w:val="26"/>
                <w:szCs w:val="26"/>
              </w:rPr>
            </w:pPr>
            <w:r w:rsidRPr="00141D43">
              <w:rPr>
                <w:rFonts w:ascii="Times New Roman" w:hAnsi="Times New Roman"/>
                <w:sz w:val="26"/>
                <w:szCs w:val="26"/>
              </w:rPr>
              <w:t>Mã bình luận cha</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eastAsia="Calibri" w:hAnsi="Times New Roman" w:cs="Times New Roman"/>
          <w:sz w:val="26"/>
          <w:szCs w:val="26"/>
        </w:rPr>
      </w:pPr>
    </w:p>
    <w:p w:rsidR="00D71441" w:rsidRPr="00141D43" w:rsidRDefault="00D71441" w:rsidP="00D71441">
      <w:pPr>
        <w:rPr>
          <w:rFonts w:ascii="Times New Roman" w:eastAsia="Calibri" w:hAnsi="Times New Roman" w:cs="Times New Roman"/>
          <w:sz w:val="26"/>
          <w:szCs w:val="26"/>
        </w:rPr>
        <w:sectPr w:rsidR="00D71441" w:rsidRPr="00141D43" w:rsidSect="00ED6AD8">
          <w:pgSz w:w="15840" w:h="12240" w:orient="landscape"/>
          <w:pgMar w:top="1440" w:right="1440" w:bottom="1440" w:left="1440" w:header="720" w:footer="720" w:gutter="0"/>
          <w:cols w:space="720"/>
          <w:docGrid w:linePitch="360"/>
        </w:sectPr>
      </w:pPr>
    </w:p>
    <w:p w:rsidR="00D71441" w:rsidRPr="00141D43" w:rsidRDefault="00D71441">
      <w:pPr>
        <w:pStyle w:val="ListParagraph"/>
        <w:numPr>
          <w:ilvl w:val="0"/>
          <w:numId w:val="21"/>
        </w:numPr>
        <w:outlineLvl w:val="1"/>
        <w:rPr>
          <w:rFonts w:ascii="Times New Roman" w:hAnsi="Times New Roman" w:cs="Times New Roman"/>
          <w:b/>
          <w:sz w:val="26"/>
          <w:szCs w:val="26"/>
        </w:rPr>
        <w:pPrChange w:id="182" w:author="theirs" w:date="2014-09-10T22:51:00Z">
          <w:pPr>
            <w:pStyle w:val="ListParagraph"/>
            <w:numPr>
              <w:numId w:val="1"/>
            </w:numPr>
            <w:ind w:hanging="360"/>
          </w:pPr>
        </w:pPrChange>
      </w:pPr>
      <w:bookmarkStart w:id="183" w:name="_Toc398323438"/>
      <w:bookmarkStart w:id="184" w:name="_Toc399455838"/>
      <w:bookmarkStart w:id="185" w:name="_Toc403367852"/>
      <w:r w:rsidRPr="00141D43">
        <w:rPr>
          <w:rFonts w:ascii="Times New Roman" w:hAnsi="Times New Roman" w:cs="Times New Roman"/>
          <w:b/>
          <w:sz w:val="26"/>
          <w:szCs w:val="26"/>
        </w:rPr>
        <w:lastRenderedPageBreak/>
        <w:t>Thiết kế theo chức năng</w:t>
      </w:r>
      <w:bookmarkEnd w:id="183"/>
      <w:bookmarkEnd w:id="184"/>
      <w:bookmarkEnd w:id="185"/>
    </w:p>
    <w:p w:rsidR="00D71441" w:rsidRPr="00141D43" w:rsidRDefault="00D71441" w:rsidP="00DE3971">
      <w:pPr>
        <w:pStyle w:val="ListParagraph"/>
        <w:outlineLvl w:val="2"/>
        <w:rPr>
          <w:rFonts w:ascii="Times New Roman" w:hAnsi="Times New Roman" w:cs="Times New Roman"/>
          <w:b/>
          <w:sz w:val="26"/>
          <w:szCs w:val="26"/>
        </w:rPr>
      </w:pPr>
      <w:bookmarkStart w:id="186" w:name="_Toc398323439"/>
      <w:bookmarkStart w:id="187" w:name="_Toc399455839"/>
      <w:bookmarkStart w:id="188" w:name="_Toc403367853"/>
      <w:r w:rsidRPr="00141D43">
        <w:rPr>
          <w:rFonts w:ascii="Times New Roman" w:hAnsi="Times New Roman" w:cs="Times New Roman"/>
          <w:b/>
          <w:sz w:val="26"/>
          <w:szCs w:val="26"/>
        </w:rPr>
        <w:t>5.1</w:t>
      </w:r>
      <w:r w:rsidRPr="00141D43">
        <w:rPr>
          <w:rFonts w:ascii="Times New Roman" w:hAnsi="Times New Roman" w:cs="Times New Roman"/>
          <w:b/>
          <w:sz w:val="26"/>
          <w:szCs w:val="26"/>
        </w:rPr>
        <w:tab/>
        <w:t>Chức năng đăng nhập</w:t>
      </w:r>
      <w:bookmarkEnd w:id="186"/>
      <w:bookmarkEnd w:id="187"/>
      <w:bookmarkEnd w:id="188"/>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Cho phép người dùng đăng nhập vào hệ thống.</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ab/>
        <w:t>Giao diện chính:</w:t>
      </w:r>
    </w:p>
    <w:p w:rsidR="00D71441" w:rsidRPr="00141D43" w:rsidRDefault="00D71441" w:rsidP="00D71441">
      <w:pPr>
        <w:jc w:val="center"/>
        <w:rPr>
          <w:rFonts w:ascii="Times New Roman" w:hAnsi="Times New Roman" w:cs="Times New Roman"/>
          <w:noProof/>
          <w:sz w:val="26"/>
          <w:szCs w:val="26"/>
        </w:rPr>
      </w:pPr>
      <w:r w:rsidRPr="00141D43">
        <w:rPr>
          <w:rFonts w:ascii="Times New Roman" w:hAnsi="Times New Roman" w:cs="Times New Roman"/>
          <w:noProof/>
          <w:sz w:val="26"/>
          <w:szCs w:val="26"/>
          <w:lang w:val="en-US"/>
        </w:rPr>
        <w:drawing>
          <wp:inline distT="0" distB="0" distL="0" distR="0" wp14:anchorId="2CB34916" wp14:editId="7507964C">
            <wp:extent cx="3199239" cy="2857143"/>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18">
                      <a:extLst>
                        <a:ext uri="{28A0092B-C50C-407E-A947-70E740481C1C}">
                          <a14:useLocalDpi xmlns:a14="http://schemas.microsoft.com/office/drawing/2010/main" val="0"/>
                        </a:ext>
                      </a:extLst>
                    </a:blip>
                    <a:stretch>
                      <a:fillRect/>
                    </a:stretch>
                  </pic:blipFill>
                  <pic:spPr>
                    <a:xfrm>
                      <a:off x="0" y="0"/>
                      <a:ext cx="3199239" cy="2857143"/>
                    </a:xfrm>
                    <a:prstGeom prst="rect">
                      <a:avLst/>
                    </a:prstGeom>
                  </pic:spPr>
                </pic:pic>
              </a:graphicData>
            </a:graphic>
          </wp:inline>
        </w:drawing>
      </w: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tab/>
      </w:r>
    </w:p>
    <w:p w:rsidR="00D71441" w:rsidRPr="00141D43" w:rsidRDefault="00D71441" w:rsidP="00D71441">
      <w:pPr>
        <w:rPr>
          <w:rFonts w:ascii="Times New Roman" w:hAnsi="Times New Roman" w:cs="Times New Roman"/>
          <w:noProof/>
          <w:sz w:val="26"/>
          <w:szCs w:val="26"/>
        </w:rPr>
      </w:pPr>
    </w:p>
    <w:tbl>
      <w:tblPr>
        <w:tblStyle w:val="TableGrid"/>
        <w:tblW w:w="0" w:type="auto"/>
        <w:jc w:val="center"/>
        <w:tblLook w:val="04A0" w:firstRow="1" w:lastRow="0" w:firstColumn="1" w:lastColumn="0" w:noHBand="0" w:noVBand="1"/>
      </w:tblPr>
      <w:tblGrid>
        <w:gridCol w:w="679"/>
        <w:gridCol w:w="1469"/>
        <w:gridCol w:w="1199"/>
        <w:gridCol w:w="5669"/>
      </w:tblGrid>
      <w:tr w:rsidR="00D71441" w:rsidRPr="00141D43" w:rsidTr="00ED6AD8">
        <w:trPr>
          <w:jc w:val="center"/>
        </w:trPr>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Chỉ hiển thị thông báo khi người dùng nhập sai (xem sơ đồ xử lý bên dưới).</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tài khoản</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tài khoản người dùng.</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Nếu người dùng đã nhập vào tên tài khoản thì ghi nhớ cho đến khi người dùng nhấn reload trang đăng nhập này.</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Mật khẩu</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Mật khẩu của tài khoản</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Những gì người dùng nhập vào textbox này sẽ được ẩn đi và thay vào đó là các dấu chấm tròn ● có số lượng bằng với số kí tự người dùng nhập.</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nhấn vào nút này để đăng nhập vào hệ thống  khi đã nhập tên tài khoản và mật khẩu.</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Checkbox</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No check</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Ghi nhớ tên tài khoản và mật khẩu cho lần đăng nhập sau của người dùng</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Chuyển đến trang lấy lại mật khẩu</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lastRenderedPageBreak/>
              <w:t>7</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Chuyển đến trang đăng ký tài khoản mới cho người dùng.</w:t>
            </w:r>
          </w:p>
        </w:tc>
      </w:tr>
    </w:tbl>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jc w:val="center"/>
        <w:rPr>
          <w:rFonts w:ascii="Times New Roman" w:hAnsi="Times New Roman" w:cs="Times New Roman"/>
          <w:noProof/>
          <w:sz w:val="26"/>
          <w:szCs w:val="26"/>
        </w:rPr>
      </w:pP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br w:type="page"/>
      </w: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lastRenderedPageBreak/>
        <w:t>Sơ đồ xử lý:</w:t>
      </w:r>
    </w:p>
    <w:p w:rsidR="00D71441" w:rsidRPr="00141D43" w:rsidRDefault="00D71441" w:rsidP="00D71441">
      <w:pPr>
        <w:jc w:val="center"/>
        <w:rPr>
          <w:rFonts w:ascii="Times New Roman" w:hAnsi="Times New Roman" w:cs="Times New Roman"/>
          <w:noProof/>
          <w:sz w:val="26"/>
          <w:szCs w:val="26"/>
        </w:rPr>
      </w:pPr>
      <w:r w:rsidRPr="00141D43">
        <w:rPr>
          <w:rFonts w:ascii="Times New Roman" w:hAnsi="Times New Roman" w:cs="Times New Roman"/>
          <w:noProof/>
          <w:sz w:val="26"/>
          <w:szCs w:val="26"/>
          <w:lang w:val="en-US"/>
        </w:rPr>
        <w:drawing>
          <wp:inline distT="0" distB="0" distL="0" distR="0" wp14:anchorId="3F1DE27D" wp14:editId="78869911">
            <wp:extent cx="5943600" cy="530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D71441" w:rsidRPr="00141D43" w:rsidRDefault="00D71441" w:rsidP="00D71441">
      <w:pPr>
        <w:rPr>
          <w:rFonts w:ascii="Times New Roman" w:hAnsi="Times New Roman" w:cs="Times New Roman"/>
          <w:noProof/>
          <w:sz w:val="26"/>
          <w:szCs w:val="26"/>
        </w:rPr>
      </w:pPr>
    </w:p>
    <w:p w:rsidR="00D71441" w:rsidRPr="00141D43" w:rsidRDefault="00D71441" w:rsidP="00D71441">
      <w:pPr>
        <w:pStyle w:val="ListParagraph"/>
        <w:outlineLvl w:val="1"/>
        <w:rPr>
          <w:rFonts w:ascii="Times New Roman" w:hAnsi="Times New Roman" w:cs="Times New Roman"/>
          <w:b/>
          <w:sz w:val="26"/>
          <w:szCs w:val="26"/>
        </w:rPr>
      </w:pPr>
    </w:p>
    <w:p w:rsidR="00D71441" w:rsidRPr="00141D43" w:rsidRDefault="00D71441" w:rsidP="00DE3971">
      <w:pPr>
        <w:pStyle w:val="ListParagraph"/>
        <w:outlineLvl w:val="2"/>
        <w:rPr>
          <w:rFonts w:ascii="Times New Roman" w:hAnsi="Times New Roman" w:cs="Times New Roman"/>
          <w:b/>
          <w:sz w:val="26"/>
          <w:szCs w:val="26"/>
        </w:rPr>
      </w:pPr>
      <w:bookmarkStart w:id="189" w:name="_Toc398323440"/>
      <w:bookmarkStart w:id="190" w:name="_Toc399455840"/>
      <w:bookmarkStart w:id="191" w:name="_Toc403367854"/>
      <w:r w:rsidRPr="00141D43">
        <w:rPr>
          <w:rFonts w:ascii="Times New Roman" w:hAnsi="Times New Roman" w:cs="Times New Roman"/>
          <w:b/>
          <w:sz w:val="26"/>
          <w:szCs w:val="26"/>
        </w:rPr>
        <w:t>5.2</w:t>
      </w:r>
      <w:r w:rsidRPr="00141D43">
        <w:rPr>
          <w:rFonts w:ascii="Times New Roman" w:hAnsi="Times New Roman" w:cs="Times New Roman"/>
          <w:b/>
          <w:sz w:val="26"/>
          <w:szCs w:val="26"/>
        </w:rPr>
        <w:tab/>
        <w:t>Chức năng đăng xuất</w:t>
      </w:r>
      <w:bookmarkEnd w:id="189"/>
      <w:bookmarkEnd w:id="190"/>
      <w:bookmarkEnd w:id="191"/>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Cho phép người dùng thoát khỏi hệ thống.</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ab/>
        <w:t>Giao diện chính:</w:t>
      </w: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5EAB2233" wp14:editId="664BF6A3">
            <wp:extent cx="3768876" cy="28956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68876" cy="2895600"/>
                    </a:xfrm>
                    <a:prstGeom prst="rect">
                      <a:avLst/>
                    </a:prstGeom>
                    <a:noFill/>
                    <a:ln>
                      <a:noFill/>
                    </a:ln>
                  </pic:spPr>
                </pic:pic>
              </a:graphicData>
            </a:graphic>
          </wp:inline>
        </w:drawing>
      </w:r>
    </w:p>
    <w:p w:rsidR="00D71441" w:rsidRPr="00141D43" w:rsidRDefault="00D71441" w:rsidP="00D71441">
      <w:pPr>
        <w:rPr>
          <w:rFonts w:ascii="Times New Roman" w:hAnsi="Times New Roman" w:cs="Times New Roman"/>
          <w:noProof/>
          <w:sz w:val="26"/>
          <w:szCs w:val="26"/>
        </w:rPr>
      </w:pPr>
    </w:p>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Các thành phần trong giao diện:</w:t>
      </w:r>
    </w:p>
    <w:tbl>
      <w:tblPr>
        <w:tblStyle w:val="TableGrid"/>
        <w:tblW w:w="10407" w:type="dxa"/>
        <w:jc w:val="center"/>
        <w:tblLook w:val="04A0" w:firstRow="1" w:lastRow="0" w:firstColumn="1" w:lastColumn="0" w:noHBand="0" w:noVBand="1"/>
      </w:tblPr>
      <w:tblGrid>
        <w:gridCol w:w="841"/>
        <w:gridCol w:w="1984"/>
        <w:gridCol w:w="1418"/>
        <w:gridCol w:w="6164"/>
      </w:tblGrid>
      <w:tr w:rsidR="00D71441" w:rsidRPr="00141D43" w:rsidTr="00ED6AD8">
        <w:trPr>
          <w:jc w:val="center"/>
        </w:trPr>
        <w:tc>
          <w:tcPr>
            <w:tcW w:w="841"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p w:rsidR="00D71441" w:rsidRPr="00141D43" w:rsidRDefault="00D71441" w:rsidP="00ED6AD8">
            <w:pPr>
              <w:pStyle w:val="ListParagraph"/>
              <w:ind w:left="0"/>
              <w:jc w:val="center"/>
              <w:rPr>
                <w:rFonts w:ascii="Times New Roman" w:hAnsi="Times New Roman" w:cs="Times New Roman"/>
                <w:sz w:val="26"/>
                <w:szCs w:val="26"/>
              </w:rPr>
            </w:pPr>
          </w:p>
        </w:tc>
        <w:tc>
          <w:tcPr>
            <w:tcW w:w="1984"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418"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6164"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841" w:type="dxa"/>
            <w:shd w:val="clear" w:color="auto" w:fill="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4" w:type="dxa"/>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418" w:type="dxa"/>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6164" w:type="dxa"/>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tài khoản người dùng đã đăng nhập vào hệ thống</w:t>
            </w:r>
          </w:p>
        </w:tc>
      </w:tr>
      <w:tr w:rsidR="00D71441" w:rsidRPr="00141D43" w:rsidTr="00ED6AD8">
        <w:trPr>
          <w:jc w:val="center"/>
        </w:trPr>
        <w:tc>
          <w:tcPr>
            <w:tcW w:w="841" w:type="dxa"/>
            <w:shd w:val="clear" w:color="auto" w:fill="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4" w:type="dxa"/>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1418" w:type="dxa"/>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6164" w:type="dxa"/>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“Thông tin cá nhân” thì hệ thống sẽ chuyển sang trang thông tin cá nhân người dùng</w:t>
            </w:r>
          </w:p>
        </w:tc>
      </w:tr>
      <w:tr w:rsidR="00D71441" w:rsidRPr="00141D43" w:rsidTr="00ED6AD8">
        <w:trPr>
          <w:jc w:val="center"/>
        </w:trPr>
        <w:tc>
          <w:tcPr>
            <w:tcW w:w="841" w:type="dxa"/>
            <w:shd w:val="clear" w:color="auto" w:fill="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4" w:type="dxa"/>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1418" w:type="dxa"/>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6164" w:type="dxa"/>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“Đăng xuất” thì tài khoản người dùng sẽ tự động đăng xuất ra khỏi hệ thống.</w:t>
            </w:r>
          </w:p>
        </w:tc>
      </w:tr>
    </w:tbl>
    <w:p w:rsidR="00D71441" w:rsidRPr="00141D43" w:rsidRDefault="00D71441" w:rsidP="00D71441">
      <w:pPr>
        <w:rPr>
          <w:rFonts w:ascii="Times New Roman" w:hAnsi="Times New Roman" w:cs="Times New Roman"/>
          <w:noProof/>
          <w:sz w:val="26"/>
          <w:szCs w:val="26"/>
        </w:rPr>
      </w:pPr>
    </w:p>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Sơ đồ xử lý:</w:t>
      </w:r>
    </w:p>
    <w:p w:rsidR="00D71441" w:rsidRPr="00141D43" w:rsidRDefault="00D71441" w:rsidP="00D71441">
      <w:pPr>
        <w:pStyle w:val="ListParagraph"/>
        <w:jc w:val="center"/>
        <w:rPr>
          <w:rFonts w:ascii="Times New Roman" w:hAnsi="Times New Roman" w:cs="Times New Roman"/>
          <w:b/>
          <w:sz w:val="26"/>
          <w:szCs w:val="26"/>
        </w:rPr>
      </w:pPr>
      <w:r w:rsidRPr="00141D43">
        <w:rPr>
          <w:rFonts w:ascii="Times New Roman" w:hAnsi="Times New Roman" w:cs="Times New Roman"/>
          <w:noProof/>
          <w:sz w:val="26"/>
          <w:szCs w:val="26"/>
          <w:lang w:val="en-US"/>
        </w:rPr>
        <w:lastRenderedPageBreak/>
        <w:drawing>
          <wp:inline distT="0" distB="0" distL="0" distR="0" wp14:anchorId="0B41AB93" wp14:editId="715FF081">
            <wp:extent cx="41910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21">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D71441" w:rsidRPr="00141D43" w:rsidRDefault="00D71441" w:rsidP="00DE3971">
      <w:pPr>
        <w:pStyle w:val="ListParagraph"/>
        <w:outlineLvl w:val="2"/>
        <w:rPr>
          <w:rFonts w:ascii="Times New Roman" w:hAnsi="Times New Roman" w:cs="Times New Roman"/>
          <w:b/>
          <w:sz w:val="26"/>
          <w:szCs w:val="26"/>
        </w:rPr>
      </w:pPr>
      <w:bookmarkStart w:id="192" w:name="_Toc398323441"/>
      <w:bookmarkStart w:id="193" w:name="_Toc399455841"/>
      <w:bookmarkStart w:id="194" w:name="_Toc403367855"/>
      <w:r w:rsidRPr="00141D43">
        <w:rPr>
          <w:rFonts w:ascii="Times New Roman" w:hAnsi="Times New Roman" w:cs="Times New Roman"/>
          <w:b/>
          <w:sz w:val="26"/>
          <w:szCs w:val="26"/>
        </w:rPr>
        <w:t>5.3</w:t>
      </w:r>
      <w:r w:rsidRPr="00141D43">
        <w:rPr>
          <w:rFonts w:ascii="Times New Roman" w:hAnsi="Times New Roman" w:cs="Times New Roman"/>
          <w:b/>
          <w:sz w:val="26"/>
          <w:szCs w:val="26"/>
        </w:rPr>
        <w:tab/>
        <w:t>Chức năng đăng ký</w:t>
      </w:r>
      <w:bookmarkEnd w:id="192"/>
      <w:bookmarkEnd w:id="193"/>
      <w:bookmarkEnd w:id="194"/>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Cho phép người dùng đăng ký một tài khoản trên hệ thống.</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ab/>
        <w:t>Nút đăng ký</w:t>
      </w: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lang w:val="en-US"/>
        </w:rPr>
        <w:drawing>
          <wp:inline distT="0" distB="0" distL="0" distR="0" wp14:anchorId="089A775B" wp14:editId="28E1A684">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22">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ab/>
        <w:t>Giao diện chính:</w:t>
      </w: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73BDE23A" wp14:editId="569CC7D3">
            <wp:extent cx="5000625" cy="45398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23">
                      <a:extLst>
                        <a:ext uri="{28A0092B-C50C-407E-A947-70E740481C1C}">
                          <a14:useLocalDpi xmlns:a14="http://schemas.microsoft.com/office/drawing/2010/main" val="0"/>
                        </a:ext>
                      </a:extLst>
                    </a:blip>
                    <a:stretch>
                      <a:fillRect/>
                    </a:stretch>
                  </pic:blipFill>
                  <pic:spPr>
                    <a:xfrm>
                      <a:off x="0" y="0"/>
                      <a:ext cx="5000625" cy="4539842"/>
                    </a:xfrm>
                    <a:prstGeom prst="rect">
                      <a:avLst/>
                    </a:prstGeom>
                  </pic:spPr>
                </pic:pic>
              </a:graphicData>
            </a:graphic>
          </wp:inline>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jc w:val="center"/>
        <w:rPr>
          <w:rFonts w:ascii="Times New Roman" w:hAnsi="Times New Roman" w:cs="Times New Roman"/>
          <w:sz w:val="26"/>
          <w:szCs w:val="26"/>
        </w:rPr>
      </w:pP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t>Các thành phần trong giao diện:</w:t>
      </w:r>
    </w:p>
    <w:p w:rsidR="00D71441" w:rsidRPr="00141D43" w:rsidRDefault="00D71441" w:rsidP="00D71441">
      <w:pPr>
        <w:rPr>
          <w:rFonts w:ascii="Times New Roman" w:hAnsi="Times New Roman" w:cs="Times New Roman"/>
          <w:noProof/>
          <w:sz w:val="26"/>
          <w:szCs w:val="26"/>
        </w:rPr>
      </w:pPr>
    </w:p>
    <w:tbl>
      <w:tblPr>
        <w:tblStyle w:val="TableGrid"/>
        <w:tblW w:w="0" w:type="auto"/>
        <w:jc w:val="center"/>
        <w:tblLook w:val="04A0" w:firstRow="1" w:lastRow="0" w:firstColumn="1" w:lastColumn="0" w:noHBand="0" w:noVBand="1"/>
      </w:tblPr>
      <w:tblGrid>
        <w:gridCol w:w="679"/>
        <w:gridCol w:w="1449"/>
        <w:gridCol w:w="881"/>
        <w:gridCol w:w="6007"/>
      </w:tblGrid>
      <w:tr w:rsidR="00D71441" w:rsidRPr="00141D43" w:rsidTr="00ED6AD8">
        <w:trPr>
          <w:jc w:val="center"/>
        </w:trPr>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Loại tài khoản: có 2 giá trị cho người dùng lựa chọn là “Thành viên” và “Chủ nhà trọ”.</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lựa chọn loại tài khoản muốn đăng ký</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Giải thích thêm cho người dùng về thông tin tài khoản, mỗi loại tài khoản có phần giải thích riêng</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để người dùng đăng nhập vào hệ thống</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Mật khẩu người dùng dùng để đăng nhập vào hệ thống</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lại mật khẩu vừa nhập</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họ tên mình vào</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7</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địa chỉ vào</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8</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Số điện thoại của người dùng</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lastRenderedPageBreak/>
              <w:t>9</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địa chỉ email của mình vào, hệ thống sẽ báo lỗi nếu người dùng nhập sai định dạng email</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10</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nhập đây đủ các thông tin đăng ký vào thì nhấn nút “Đăng ký” để tiến hành đăng ký mới tài khoản. Nếu đăng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Loại tài khoản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noProof/>
          <w:sz w:val="26"/>
          <w:szCs w:val="26"/>
        </w:rPr>
      </w:pP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br w:type="page"/>
      </w: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lastRenderedPageBreak/>
        <w:t>Sơ đồ xử lý:</w:t>
      </w:r>
    </w:p>
    <w:p w:rsidR="00D71441" w:rsidRPr="00141D43" w:rsidRDefault="00D71441" w:rsidP="00D71441">
      <w:pPr>
        <w:jc w:val="center"/>
        <w:rPr>
          <w:rFonts w:ascii="Times New Roman" w:hAnsi="Times New Roman" w:cs="Times New Roman"/>
          <w:noProof/>
          <w:sz w:val="26"/>
          <w:szCs w:val="26"/>
        </w:rPr>
      </w:pPr>
      <w:r w:rsidRPr="00141D43">
        <w:rPr>
          <w:rFonts w:ascii="Times New Roman" w:hAnsi="Times New Roman" w:cs="Times New Roman"/>
          <w:noProof/>
          <w:sz w:val="26"/>
          <w:szCs w:val="26"/>
          <w:lang w:val="en-US"/>
        </w:rPr>
        <w:drawing>
          <wp:inline distT="0" distB="0" distL="0" distR="0" wp14:anchorId="57AAD420" wp14:editId="4F98ADBC">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outlineLvl w:val="1"/>
        <w:rPr>
          <w:rFonts w:ascii="Times New Roman" w:hAnsi="Times New Roman" w:cs="Times New Roman"/>
          <w:b/>
          <w:sz w:val="26"/>
          <w:szCs w:val="26"/>
        </w:rPr>
      </w:pPr>
    </w:p>
    <w:p w:rsidR="00D71441" w:rsidRPr="00141D43" w:rsidRDefault="00D71441" w:rsidP="00DE3971">
      <w:pPr>
        <w:pStyle w:val="ListParagraph"/>
        <w:outlineLvl w:val="2"/>
        <w:rPr>
          <w:rFonts w:ascii="Times New Roman" w:hAnsi="Times New Roman" w:cs="Times New Roman"/>
          <w:b/>
          <w:sz w:val="26"/>
          <w:szCs w:val="26"/>
        </w:rPr>
      </w:pPr>
      <w:bookmarkStart w:id="195" w:name="_Toc398323442"/>
      <w:bookmarkStart w:id="196" w:name="_Toc399455842"/>
      <w:bookmarkStart w:id="197" w:name="_Toc403367856"/>
      <w:r w:rsidRPr="00141D43">
        <w:rPr>
          <w:rFonts w:ascii="Times New Roman" w:hAnsi="Times New Roman" w:cs="Times New Roman"/>
          <w:b/>
          <w:sz w:val="26"/>
          <w:szCs w:val="26"/>
        </w:rPr>
        <w:t>5.4</w:t>
      </w:r>
      <w:r w:rsidRPr="00141D43">
        <w:rPr>
          <w:rFonts w:ascii="Times New Roman" w:hAnsi="Times New Roman" w:cs="Times New Roman"/>
          <w:b/>
          <w:sz w:val="26"/>
          <w:szCs w:val="26"/>
        </w:rPr>
        <w:tab/>
        <w:t>Chức năng yêu cầu lấy lại mật khẩu</w:t>
      </w:r>
      <w:bookmarkEnd w:id="195"/>
      <w:bookmarkEnd w:id="196"/>
      <w:bookmarkEnd w:id="197"/>
    </w:p>
    <w:p w:rsidR="00D71441" w:rsidRPr="00141D43" w:rsidRDefault="00D71441" w:rsidP="00D71441">
      <w:pPr>
        <w:pStyle w:val="ListParagraph"/>
        <w:ind w:firstLine="720"/>
        <w:rPr>
          <w:rFonts w:ascii="Times New Roman" w:hAnsi="Times New Roman" w:cs="Times New Roman"/>
          <w:sz w:val="26"/>
          <w:szCs w:val="26"/>
        </w:rPr>
      </w:pPr>
      <w:bookmarkStart w:id="198" w:name="_Toc398323443"/>
      <w:bookmarkStart w:id="199" w:name="_Toc399455843"/>
      <w:r w:rsidRPr="00141D43">
        <w:rPr>
          <w:rFonts w:ascii="Times New Roman" w:hAnsi="Times New Roman" w:cs="Times New Roman"/>
          <w:sz w:val="26"/>
          <w:szCs w:val="26"/>
        </w:rPr>
        <w:t>Mục đích: giúp cho người dùng có thể lấy lại mật khẩu để có thể đăng nhập vào hệ thống</w:t>
      </w: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pStyle w:val="ListParagraph"/>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2F4DE488" wp14:editId="5A450A13">
            <wp:extent cx="2871876" cy="32385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n mat khau.png"/>
                    <pic:cNvPicPr/>
                  </pic:nvPicPr>
                  <pic:blipFill>
                    <a:blip r:embed="rId25">
                      <a:extLst>
                        <a:ext uri="{28A0092B-C50C-407E-A947-70E740481C1C}">
                          <a14:useLocalDpi xmlns:a14="http://schemas.microsoft.com/office/drawing/2010/main" val="0"/>
                        </a:ext>
                      </a:extLst>
                    </a:blip>
                    <a:stretch>
                      <a:fillRect/>
                    </a:stretch>
                  </pic:blipFill>
                  <pic:spPr>
                    <a:xfrm>
                      <a:off x="0" y="0"/>
                      <a:ext cx="2885265" cy="3253598"/>
                    </a:xfrm>
                    <a:prstGeom prst="rect">
                      <a:avLst/>
                    </a:prstGeom>
                  </pic:spPr>
                </pic:pic>
              </a:graphicData>
            </a:graphic>
          </wp:inline>
        </w:drawing>
      </w:r>
    </w:p>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Các thành phần trong giao diện:</w:t>
      </w:r>
    </w:p>
    <w:p w:rsidR="00D71441" w:rsidRPr="00141D43" w:rsidRDefault="00D71441" w:rsidP="00D71441">
      <w:pPr>
        <w:pStyle w:val="ListParagraph"/>
        <w:rPr>
          <w:rFonts w:ascii="Times New Roman" w:hAnsi="Times New Roman" w:cs="Times New Roman"/>
          <w:sz w:val="26"/>
          <w:szCs w:val="26"/>
        </w:rPr>
      </w:pPr>
    </w:p>
    <w:tbl>
      <w:tblPr>
        <w:tblStyle w:val="TableGrid"/>
        <w:tblW w:w="10525" w:type="dxa"/>
        <w:tblLook w:val="04A0" w:firstRow="1" w:lastRow="0" w:firstColumn="1" w:lastColumn="0" w:noHBand="0" w:noVBand="1"/>
      </w:tblPr>
      <w:tblGrid>
        <w:gridCol w:w="3980"/>
        <w:gridCol w:w="1437"/>
        <w:gridCol w:w="1301"/>
        <w:gridCol w:w="3807"/>
      </w:tblGrid>
      <w:tr w:rsidR="00D71441" w:rsidRPr="00141D43" w:rsidTr="00ED6AD8">
        <w:tc>
          <w:tcPr>
            <w:tcW w:w="3980"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br/>
              <w:t>Tên thành phần</w:t>
            </w:r>
          </w:p>
        </w:tc>
        <w:tc>
          <w:tcPr>
            <w:tcW w:w="1437"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301"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3807"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br/>
              <w:t>Ghi chú</w:t>
            </w:r>
          </w:p>
        </w:tc>
      </w:tr>
      <w:tr w:rsidR="00D71441" w:rsidRPr="00141D43" w:rsidTr="00ED6AD8">
        <w:tc>
          <w:tcPr>
            <w:tcW w:w="3980"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Địa chỉ email</w:t>
            </w:r>
          </w:p>
        </w:tc>
        <w:tc>
          <w:tcPr>
            <w:tcW w:w="143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br/>
              <w:t>Textbox</w:t>
            </w:r>
          </w:p>
        </w:tc>
        <w:tc>
          <w:tcPr>
            <w:tcW w:w="1301" w:type="dxa"/>
          </w:tcPr>
          <w:p w:rsidR="00D71441" w:rsidRPr="00141D43" w:rsidRDefault="00D71441" w:rsidP="00ED6AD8">
            <w:pPr>
              <w:pStyle w:val="ListParagraph"/>
              <w:ind w:left="0"/>
              <w:rPr>
                <w:rFonts w:ascii="Times New Roman" w:hAnsi="Times New Roman" w:cs="Times New Roman"/>
                <w:sz w:val="26"/>
                <w:szCs w:val="26"/>
              </w:rPr>
            </w:pPr>
          </w:p>
        </w:tc>
        <w:tc>
          <w:tcPr>
            <w:tcW w:w="380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 xml:space="preserve"> Người dùng nhập địa chỉ email đã đăn gky1</w:t>
            </w:r>
          </w:p>
        </w:tc>
      </w:tr>
      <w:tr w:rsidR="00D71441" w:rsidRPr="00141D43" w:rsidTr="00ED6AD8">
        <w:tc>
          <w:tcPr>
            <w:tcW w:w="3980"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Gửi</w:t>
            </w:r>
          </w:p>
        </w:tc>
        <w:tc>
          <w:tcPr>
            <w:tcW w:w="143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br/>
              <w:t>Button</w:t>
            </w:r>
          </w:p>
        </w:tc>
        <w:tc>
          <w:tcPr>
            <w:tcW w:w="1301" w:type="dxa"/>
          </w:tcPr>
          <w:p w:rsidR="00D71441" w:rsidRPr="00141D43" w:rsidRDefault="00D71441" w:rsidP="00ED6AD8">
            <w:pPr>
              <w:pStyle w:val="ListParagraph"/>
              <w:ind w:left="0"/>
              <w:rPr>
                <w:rFonts w:ascii="Times New Roman" w:hAnsi="Times New Roman" w:cs="Times New Roman"/>
                <w:sz w:val="26"/>
                <w:szCs w:val="26"/>
              </w:rPr>
            </w:pPr>
          </w:p>
        </w:tc>
        <w:tc>
          <w:tcPr>
            <w:tcW w:w="380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bấm vào nút Gửi để nhận lại mật khẩu qua email</w:t>
            </w:r>
          </w:p>
        </w:tc>
      </w:tr>
    </w:tbl>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Dữ liệu được sử dụng:</w:t>
      </w:r>
    </w:p>
    <w:p w:rsidR="00D71441" w:rsidRPr="00141D43" w:rsidRDefault="00D71441" w:rsidP="00D71441">
      <w:pPr>
        <w:pStyle w:val="ListParagraph"/>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Tải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-Xử lý: sơ đồ sau cho thấy hoạt động lấy lại mật khẩu của người dùng:</w:t>
      </w:r>
    </w:p>
    <w:p w:rsidR="00D71441" w:rsidRPr="00141D43" w:rsidRDefault="00D71441" w:rsidP="00D71441">
      <w:pPr>
        <w:pStyle w:val="ListParagraph"/>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25A05E7C" wp14:editId="14557DE3">
            <wp:extent cx="5591175" cy="582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y lai mat khau.JPG"/>
                    <pic:cNvPicPr/>
                  </pic:nvPicPr>
                  <pic:blipFill>
                    <a:blip r:embed="rId26">
                      <a:extLst>
                        <a:ext uri="{28A0092B-C50C-407E-A947-70E740481C1C}">
                          <a14:useLocalDpi xmlns:a14="http://schemas.microsoft.com/office/drawing/2010/main" val="0"/>
                        </a:ext>
                      </a:extLst>
                    </a:blip>
                    <a:stretch>
                      <a:fillRect/>
                    </a:stretch>
                  </pic:blipFill>
                  <pic:spPr>
                    <a:xfrm>
                      <a:off x="0" y="0"/>
                      <a:ext cx="5591175" cy="5829300"/>
                    </a:xfrm>
                    <a:prstGeom prst="rect">
                      <a:avLst/>
                    </a:prstGeom>
                  </pic:spPr>
                </pic:pic>
              </a:graphicData>
            </a:graphic>
          </wp:inline>
        </w:drawing>
      </w:r>
    </w:p>
    <w:p w:rsidR="00D71441" w:rsidRPr="00141D43" w:rsidRDefault="00D71441" w:rsidP="00DE3971">
      <w:pPr>
        <w:pStyle w:val="ListParagraph"/>
        <w:outlineLvl w:val="2"/>
        <w:rPr>
          <w:rFonts w:ascii="Times New Roman" w:hAnsi="Times New Roman" w:cs="Times New Roman"/>
          <w:b/>
          <w:sz w:val="26"/>
          <w:szCs w:val="26"/>
        </w:rPr>
      </w:pPr>
      <w:bookmarkStart w:id="200" w:name="_Toc403367857"/>
      <w:r w:rsidRPr="00141D43">
        <w:rPr>
          <w:rFonts w:ascii="Times New Roman" w:hAnsi="Times New Roman" w:cs="Times New Roman"/>
          <w:b/>
          <w:sz w:val="26"/>
          <w:szCs w:val="26"/>
        </w:rPr>
        <w:t>5.5</w:t>
      </w:r>
      <w:r w:rsidRPr="00141D43">
        <w:rPr>
          <w:rFonts w:ascii="Times New Roman" w:hAnsi="Times New Roman" w:cs="Times New Roman"/>
          <w:b/>
          <w:sz w:val="26"/>
          <w:szCs w:val="26"/>
        </w:rPr>
        <w:tab/>
        <w:t xml:space="preserve">Chức năng </w:t>
      </w:r>
      <w:bookmarkEnd w:id="198"/>
      <w:r w:rsidRPr="00141D43">
        <w:rPr>
          <w:rFonts w:ascii="Times New Roman" w:hAnsi="Times New Roman" w:cs="Times New Roman"/>
          <w:b/>
          <w:sz w:val="26"/>
          <w:szCs w:val="26"/>
        </w:rPr>
        <w:t>đổi mật khẩu</w:t>
      </w:r>
      <w:bookmarkEnd w:id="199"/>
      <w:bookmarkEnd w:id="200"/>
    </w:p>
    <w:p w:rsidR="00D71441" w:rsidRPr="00141D43" w:rsidRDefault="00D71441" w:rsidP="00D71441">
      <w:pPr>
        <w:spacing w:after="0"/>
        <w:ind w:left="720" w:firstLine="720"/>
        <w:rPr>
          <w:rFonts w:ascii="Times New Roman" w:hAnsi="Times New Roman" w:cs="Times New Roman"/>
          <w:sz w:val="26"/>
          <w:szCs w:val="26"/>
        </w:rPr>
      </w:pPr>
      <w:r w:rsidRPr="00141D43">
        <w:rPr>
          <w:rFonts w:ascii="Times New Roman" w:hAnsi="Times New Roman" w:cs="Times New Roman"/>
          <w:sz w:val="26"/>
          <w:szCs w:val="26"/>
        </w:rPr>
        <w:t>Mục đích: giúp cho người dùng có thể thay đổi mật khẩu đăng nhập hệ thống.</w:t>
      </w:r>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sz w:val="26"/>
          <w:szCs w:val="26"/>
        </w:rPr>
        <w:tab/>
        <w:t xml:space="preserve">Giao diện: </w:t>
      </w:r>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anchor distT="0" distB="0" distL="114300" distR="114300" simplePos="0" relativeHeight="251683840" behindDoc="0" locked="0" layoutInCell="1" allowOverlap="1" wp14:anchorId="2ECB21D7" wp14:editId="41DE0DAC">
            <wp:simplePos x="0" y="0"/>
            <wp:positionH relativeFrom="margin">
              <wp:posOffset>1513840</wp:posOffset>
            </wp:positionH>
            <wp:positionV relativeFrom="paragraph">
              <wp:posOffset>333375</wp:posOffset>
            </wp:positionV>
            <wp:extent cx="3219450" cy="22129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7">
                      <a:extLst>
                        <a:ext uri="{28A0092B-C50C-407E-A947-70E740481C1C}">
                          <a14:useLocalDpi xmlns:a14="http://schemas.microsoft.com/office/drawing/2010/main" val="0"/>
                        </a:ext>
                      </a:extLst>
                    </a:blip>
                    <a:stretch>
                      <a:fillRect/>
                    </a:stretch>
                  </pic:blipFill>
                  <pic:spPr>
                    <a:xfrm>
                      <a:off x="0" y="0"/>
                      <a:ext cx="3219450" cy="2212975"/>
                    </a:xfrm>
                    <a:prstGeom prst="rect">
                      <a:avLst/>
                    </a:prstGeom>
                  </pic:spPr>
                </pic:pic>
              </a:graphicData>
            </a:graphic>
            <wp14:sizeRelH relativeFrom="margin">
              <wp14:pctWidth>0</wp14:pctWidth>
            </wp14:sizeRelH>
          </wp:anchor>
        </w:drawing>
      </w:r>
    </w:p>
    <w:p w:rsidR="00D71441" w:rsidRPr="00141D43" w:rsidRDefault="00D71441" w:rsidP="00D71441">
      <w:pPr>
        <w:spacing w:after="0"/>
        <w:ind w:firstLine="720"/>
        <w:rPr>
          <w:rFonts w:ascii="Times New Roman" w:hAnsi="Times New Roman" w:cs="Times New Roman"/>
          <w:sz w:val="26"/>
          <w:szCs w:val="26"/>
        </w:rPr>
      </w:pPr>
      <w:r w:rsidRPr="00141D43">
        <w:rPr>
          <w:rFonts w:ascii="Times New Roman" w:hAnsi="Times New Roman" w:cs="Times New Roman"/>
          <w:sz w:val="26"/>
          <w:szCs w:val="26"/>
        </w:rPr>
        <w:t xml:space="preserve"> </w:t>
      </w:r>
    </w:p>
    <w:p w:rsidR="00D71441" w:rsidRPr="00141D43" w:rsidRDefault="00D71441" w:rsidP="00D71441">
      <w:pPr>
        <w:spacing w:after="0"/>
        <w:ind w:firstLine="720"/>
        <w:rPr>
          <w:rFonts w:ascii="Times New Roman" w:hAnsi="Times New Roman" w:cs="Times New Roman"/>
          <w:sz w:val="26"/>
          <w:szCs w:val="26"/>
        </w:rPr>
      </w:pPr>
      <w:r w:rsidRPr="00141D43">
        <w:rPr>
          <w:rFonts w:ascii="Times New Roman" w:hAnsi="Times New Roman" w:cs="Times New Roman"/>
          <w:sz w:val="26"/>
          <w:szCs w:val="26"/>
        </w:rPr>
        <w:t>Các thành phần trong giao diện:</w:t>
      </w:r>
    </w:p>
    <w:p w:rsidR="00D71441" w:rsidRPr="00141D43" w:rsidRDefault="00D71441" w:rsidP="00D71441">
      <w:pPr>
        <w:spacing w:after="0"/>
        <w:ind w:firstLine="72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679"/>
        <w:gridCol w:w="1346"/>
        <w:gridCol w:w="1103"/>
        <w:gridCol w:w="5888"/>
      </w:tblGrid>
      <w:tr w:rsidR="00D71441" w:rsidRPr="00141D43" w:rsidTr="00ED6AD8">
        <w:trPr>
          <w:jc w:val="center"/>
        </w:trPr>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Mật khẩu cũ của tài khoản.</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Những gì người dùng nhập vào textbox này sẽ được ẩn đi và thay vào đó là các dấu chấm tròn ● có số lượng bằng với số kí tự người dùng nhập.</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Mật khẩu mới mà người dùng muốn thay đổi.</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Những gì người dùng nhập vào textbox này sẽ được ẩn đi và thay vào đó là các dấu chấm tròn ● có số lượng bằng với số kí tự người dùng nhập.</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 xml:space="preserve">Nhập lại mật khẩu mới. </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Những gì người dùng nhập vào textbox này sẽ được ẩn đi và thay vào đó là các dấu chấm tròn ● có số lượng bằng với số kí tự người dùng nhập.</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nhấp vào đây để tiến hành thay đổi mật khẩu.</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thông báo lỗi của người dùng khi người dùng nhập sai mật khẩu cũ hoặc “Nhập lại mật khẩu mới” không giống với “Mật khẩu mới”.</w:t>
            </w:r>
          </w:p>
        </w:tc>
      </w:tr>
    </w:tbl>
    <w:p w:rsidR="00D71441" w:rsidRPr="00141D43" w:rsidRDefault="00D71441" w:rsidP="00D71441">
      <w:pPr>
        <w:spacing w:after="0"/>
        <w:ind w:firstLine="720"/>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noProof/>
          <w:sz w:val="26"/>
          <w:szCs w:val="26"/>
        </w:rPr>
      </w:pPr>
    </w:p>
    <w:p w:rsidR="00D71441" w:rsidRPr="00141D43" w:rsidRDefault="00D71441" w:rsidP="00D71441">
      <w:pPr>
        <w:ind w:firstLine="720"/>
        <w:rPr>
          <w:rFonts w:ascii="Times New Roman" w:hAnsi="Times New Roman" w:cs="Times New Roman"/>
          <w:noProof/>
          <w:sz w:val="26"/>
          <w:szCs w:val="26"/>
        </w:rPr>
      </w:pPr>
    </w:p>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pStyle w:val="ListParagraph"/>
        <w:spacing w:after="0"/>
        <w:ind w:left="1080"/>
        <w:rPr>
          <w:rFonts w:ascii="Times New Roman" w:hAnsi="Times New Roman" w:cs="Times New Roman"/>
          <w:sz w:val="26"/>
          <w:szCs w:val="26"/>
        </w:rPr>
      </w:pPr>
    </w:p>
    <w:p w:rsidR="00D71441" w:rsidRPr="00141D43" w:rsidRDefault="00D71441" w:rsidP="00D71441">
      <w:pPr>
        <w:spacing w:after="0"/>
        <w:ind w:firstLine="720"/>
        <w:rPr>
          <w:rFonts w:ascii="Times New Roman" w:hAnsi="Times New Roman" w:cs="Times New Roman"/>
          <w:sz w:val="26"/>
          <w:szCs w:val="26"/>
        </w:rPr>
      </w:pPr>
      <w:r w:rsidRPr="00141D43">
        <w:rPr>
          <w:rFonts w:ascii="Times New Roman" w:hAnsi="Times New Roman" w:cs="Times New Roman"/>
          <w:sz w:val="26"/>
          <w:szCs w:val="26"/>
        </w:rPr>
        <w:t>Xử lý: sơ đồ sau cho thấy hoạt động thay đổi mật khẩu của người dùng</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drawing>
          <wp:anchor distT="0" distB="0" distL="114300" distR="114300" simplePos="0" relativeHeight="251675648" behindDoc="0" locked="0" layoutInCell="1" allowOverlap="1" wp14:anchorId="7EBF4DC8" wp14:editId="0C17EABE">
            <wp:simplePos x="0" y="0"/>
            <wp:positionH relativeFrom="column">
              <wp:posOffset>-161290</wp:posOffset>
            </wp:positionH>
            <wp:positionV relativeFrom="paragraph">
              <wp:posOffset>342265</wp:posOffset>
            </wp:positionV>
            <wp:extent cx="5943600" cy="591058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anchor>
        </w:drawing>
      </w:r>
      <w:r w:rsidRPr="00141D43">
        <w:rPr>
          <w:rFonts w:ascii="Times New Roman" w:hAnsi="Times New Roman" w:cs="Times New Roman"/>
          <w:sz w:val="26"/>
          <w:szCs w:val="26"/>
        </w:rPr>
        <w:br w:type="page"/>
      </w:r>
    </w:p>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201" w:name="_Toc398323444"/>
      <w:bookmarkStart w:id="202" w:name="_Toc399455844"/>
      <w:bookmarkStart w:id="203" w:name="_Toc403367858"/>
      <w:r w:rsidRPr="00141D43">
        <w:rPr>
          <w:rFonts w:ascii="Times New Roman" w:hAnsi="Times New Roman" w:cs="Times New Roman"/>
          <w:b/>
          <w:sz w:val="26"/>
          <w:szCs w:val="26"/>
        </w:rPr>
        <w:t>5.6</w:t>
      </w:r>
      <w:r w:rsidRPr="00141D43">
        <w:rPr>
          <w:rFonts w:ascii="Times New Roman" w:hAnsi="Times New Roman" w:cs="Times New Roman"/>
          <w:b/>
          <w:sz w:val="26"/>
          <w:szCs w:val="26"/>
        </w:rPr>
        <w:tab/>
        <w:t xml:space="preserve">Chức năng </w:t>
      </w:r>
      <w:bookmarkEnd w:id="201"/>
      <w:r w:rsidRPr="00141D43">
        <w:rPr>
          <w:rFonts w:ascii="Times New Roman" w:hAnsi="Times New Roman" w:cs="Times New Roman"/>
          <w:b/>
          <w:sz w:val="26"/>
          <w:szCs w:val="26"/>
        </w:rPr>
        <w:t>xem thông tin nhà trọ</w:t>
      </w:r>
      <w:bookmarkEnd w:id="202"/>
      <w:bookmarkEnd w:id="203"/>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sz w:val="26"/>
          <w:szCs w:val="26"/>
        </w:rPr>
        <w:tab/>
      </w:r>
      <w:r w:rsidRPr="00141D43">
        <w:rPr>
          <w:rFonts w:ascii="Times New Roman" w:hAnsi="Times New Roman" w:cs="Times New Roman"/>
          <w:sz w:val="26"/>
          <w:szCs w:val="26"/>
        </w:rPr>
        <w:tab/>
        <w:t>Mục đích: giúp cho người dùng có thể xem thông tin nhà trọ được đăng trên hệ thống.</w:t>
      </w:r>
    </w:p>
    <w:p w:rsidR="00D71441" w:rsidRPr="00141D43" w:rsidRDefault="00D71441" w:rsidP="00D71441">
      <w:pPr>
        <w:spacing w:after="0"/>
        <w:ind w:firstLine="720"/>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noProof/>
          <w:sz w:val="26"/>
          <w:szCs w:val="26"/>
          <w:lang w:val="en-US"/>
        </w:rPr>
        <w:drawing>
          <wp:anchor distT="0" distB="0" distL="114300" distR="114300" simplePos="0" relativeHeight="251676672" behindDoc="0" locked="0" layoutInCell="1" allowOverlap="1" wp14:anchorId="0C9542E2" wp14:editId="553392FF">
            <wp:simplePos x="0" y="0"/>
            <wp:positionH relativeFrom="column">
              <wp:posOffset>192405</wp:posOffset>
            </wp:positionH>
            <wp:positionV relativeFrom="paragraph">
              <wp:posOffset>269875</wp:posOffset>
            </wp:positionV>
            <wp:extent cx="5939155" cy="4627245"/>
            <wp:effectExtent l="0" t="0" r="4445"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9">
                      <a:extLst>
                        <a:ext uri="{28A0092B-C50C-407E-A947-70E740481C1C}">
                          <a14:useLocalDpi xmlns:a14="http://schemas.microsoft.com/office/drawing/2010/main" val="0"/>
                        </a:ext>
                      </a:extLst>
                    </a:blip>
                    <a:stretch>
                      <a:fillRect/>
                    </a:stretch>
                  </pic:blipFill>
                  <pic:spPr>
                    <a:xfrm>
                      <a:off x="0" y="0"/>
                      <a:ext cx="5939155" cy="4627245"/>
                    </a:xfrm>
                    <a:prstGeom prst="rect">
                      <a:avLst/>
                    </a:prstGeom>
                  </pic:spPr>
                </pic:pic>
              </a:graphicData>
            </a:graphic>
          </wp:anchor>
        </w:drawing>
      </w:r>
      <w:r w:rsidRPr="00141D43">
        <w:rPr>
          <w:rFonts w:ascii="Times New Roman" w:hAnsi="Times New Roman" w:cs="Times New Roman"/>
          <w:sz w:val="26"/>
          <w:szCs w:val="26"/>
        </w:rPr>
        <w:tab/>
      </w:r>
      <w:r w:rsidRPr="00141D43">
        <w:rPr>
          <w:rFonts w:ascii="Times New Roman" w:hAnsi="Times New Roman" w:cs="Times New Roman"/>
          <w:sz w:val="26"/>
          <w:szCs w:val="26"/>
        </w:rPr>
        <w:tab/>
        <w:t>Giao diện thông tin nhà trọ hiển thị ở trang chủ</w:t>
      </w:r>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sz w:val="26"/>
          <w:szCs w:val="26"/>
        </w:rPr>
        <w:tab/>
      </w:r>
    </w:p>
    <w:tbl>
      <w:tblPr>
        <w:tblStyle w:val="TableGrid"/>
        <w:tblW w:w="0" w:type="auto"/>
        <w:jc w:val="center"/>
        <w:tblLook w:val="04A0" w:firstRow="1" w:lastRow="0" w:firstColumn="1" w:lastColumn="0" w:noHBand="0" w:noVBand="1"/>
      </w:tblPr>
      <w:tblGrid>
        <w:gridCol w:w="679"/>
        <w:gridCol w:w="1707"/>
        <w:gridCol w:w="1363"/>
        <w:gridCol w:w="5267"/>
      </w:tblGrid>
      <w:tr w:rsidR="00D71441" w:rsidRPr="00141D43" w:rsidTr="00ED6AD8">
        <w:trPr>
          <w:jc w:val="center"/>
        </w:trPr>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Lựa chọn tìm kiếm nhà trọ theo khu vực</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khu vực hiển thị danh sách nhà trọ</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Tiêu đề thông tin nhà trọ.</w:t>
            </w:r>
          </w:p>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hệ thống sẽ chuyển sang trang thông tin chi tiết nhà trọ</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Ngày đăng tin</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Imagebutton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 đại diện nhà trọ</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Thông tin sơ lược về nhà trọ.</w:t>
            </w:r>
          </w:p>
        </w:tc>
      </w:tr>
    </w:tbl>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anchor distT="0" distB="0" distL="114300" distR="114300" simplePos="0" relativeHeight="251677696" behindDoc="1" locked="0" layoutInCell="1" allowOverlap="1" wp14:anchorId="369B11A3" wp14:editId="76005B40">
            <wp:simplePos x="0" y="0"/>
            <wp:positionH relativeFrom="margin">
              <wp:posOffset>1438275</wp:posOffset>
            </wp:positionH>
            <wp:positionV relativeFrom="paragraph">
              <wp:posOffset>307974</wp:posOffset>
            </wp:positionV>
            <wp:extent cx="3790950" cy="7280893"/>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91272" cy="7281511"/>
                    </a:xfrm>
                    <a:prstGeom prst="rect">
                      <a:avLst/>
                    </a:prstGeom>
                  </pic:spPr>
                </pic:pic>
              </a:graphicData>
            </a:graphic>
            <wp14:sizeRelH relativeFrom="margin">
              <wp14:pctWidth>0</wp14:pctWidth>
            </wp14:sizeRelH>
            <wp14:sizeRelV relativeFrom="margin">
              <wp14:pctHeight>0</wp14:pctHeight>
            </wp14:sizeRelV>
          </wp:anchor>
        </w:drawing>
      </w:r>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sz w:val="26"/>
          <w:szCs w:val="26"/>
        </w:rPr>
        <w:tab/>
      </w:r>
      <w:r w:rsidRPr="00141D43">
        <w:rPr>
          <w:rFonts w:ascii="Times New Roman" w:hAnsi="Times New Roman" w:cs="Times New Roman"/>
          <w:sz w:val="26"/>
          <w:szCs w:val="26"/>
        </w:rPr>
        <w:tab/>
        <w:t>Giao diện thông tin chi tiết nhà trọ</w:t>
      </w:r>
    </w:p>
    <w:p w:rsidR="00D71441" w:rsidRPr="00141D43" w:rsidRDefault="00D71441" w:rsidP="00D71441">
      <w:pPr>
        <w:spacing w:after="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679"/>
        <w:gridCol w:w="1727"/>
        <w:gridCol w:w="1654"/>
        <w:gridCol w:w="4956"/>
      </w:tblGrid>
      <w:tr w:rsidR="00D71441" w:rsidRPr="00141D43" w:rsidTr="00ED6AD8">
        <w:trPr>
          <w:jc w:val="center"/>
        </w:trPr>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Lựa chọn tìm kiếm nhà trọ theo khu vực</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lastRenderedPageBreak/>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tiêu đề về nhà trọ</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Thông tin về người đăng tin và thời gian đăng tin</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Thông tin về giá, diện tích và số điện thoại của nhà trọ</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Thông tin tổng quan về nhà trọ và tình trạng của nhà trọ</w:t>
            </w:r>
          </w:p>
        </w:tc>
      </w:tr>
      <w:tr w:rsidR="00D71441" w:rsidRPr="00141D43" w:rsidTr="00ED6AD8">
        <w:trPr>
          <w:jc w:val="center"/>
        </w:trPr>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Image</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 về nhà trọ</w:t>
            </w:r>
          </w:p>
        </w:tc>
      </w:tr>
    </w:tbl>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sử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 xã</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Quận-huyện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Tỉnh-thành</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Xử lý: sơ đồ sau cho thấy hoạt động xem thông tin nhà trọ của người dùng</w:t>
      </w:r>
    </w:p>
    <w:p w:rsidR="00D71441" w:rsidRPr="00141D43" w:rsidRDefault="00D71441" w:rsidP="00D71441">
      <w:pPr>
        <w:pStyle w:val="ListParagraph"/>
        <w:rPr>
          <w:ins w:id="204" w:author="mine" w:date="2014-09-10T22:51:00Z"/>
          <w:rFonts w:ascii="Times New Roman" w:hAnsi="Times New Roman" w:cs="Times New Roman"/>
          <w:b/>
          <w:sz w:val="26"/>
          <w:szCs w:val="26"/>
        </w:rPr>
      </w:pPr>
      <w:r w:rsidRPr="00141D43">
        <w:rPr>
          <w:rFonts w:ascii="Times New Roman" w:hAnsi="Times New Roman" w:cs="Times New Roman"/>
          <w:noProof/>
          <w:sz w:val="26"/>
          <w:szCs w:val="26"/>
          <w:lang w:val="en-US"/>
        </w:rPr>
        <w:lastRenderedPageBreak/>
        <w:drawing>
          <wp:anchor distT="0" distB="0" distL="114300" distR="114300" simplePos="0" relativeHeight="251678720" behindDoc="0" locked="0" layoutInCell="1" allowOverlap="1" wp14:anchorId="06B99992" wp14:editId="19451822">
            <wp:simplePos x="0" y="0"/>
            <wp:positionH relativeFrom="column">
              <wp:posOffset>1440180</wp:posOffset>
            </wp:positionH>
            <wp:positionV relativeFrom="paragraph">
              <wp:posOffset>149225</wp:posOffset>
            </wp:positionV>
            <wp:extent cx="3495675" cy="4886325"/>
            <wp:effectExtent l="0" t="0" r="952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31">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D71441" w:rsidRPr="00141D43" w:rsidRDefault="00D71441" w:rsidP="00D71441">
      <w:pPr>
        <w:pStyle w:val="ListParagraph"/>
        <w:outlineLvl w:val="1"/>
        <w:rPr>
          <w:rFonts w:ascii="Times New Roman" w:hAnsi="Times New Roman" w:cs="Times New Roman"/>
          <w:b/>
          <w:sz w:val="26"/>
          <w:szCs w:val="26"/>
        </w:rPr>
      </w:pPr>
      <w:bookmarkStart w:id="205" w:name="_Toc398323445"/>
      <w:bookmarkStart w:id="206" w:name="_Toc399455845"/>
      <w:bookmarkStart w:id="207" w:name="_Toc403367859"/>
      <w:r w:rsidRPr="00141D43">
        <w:rPr>
          <w:rFonts w:ascii="Times New Roman" w:hAnsi="Times New Roman" w:cs="Times New Roman"/>
          <w:b/>
          <w:sz w:val="26"/>
          <w:szCs w:val="26"/>
        </w:rPr>
        <w:t>5.7</w:t>
      </w:r>
      <w:r w:rsidRPr="00141D43">
        <w:rPr>
          <w:rFonts w:ascii="Times New Roman" w:hAnsi="Times New Roman" w:cs="Times New Roman"/>
          <w:b/>
          <w:sz w:val="26"/>
          <w:szCs w:val="26"/>
        </w:rPr>
        <w:tab/>
        <w:t xml:space="preserve">Chức năng tìm </w:t>
      </w:r>
      <w:bookmarkEnd w:id="205"/>
      <w:r w:rsidRPr="00141D43">
        <w:rPr>
          <w:rFonts w:ascii="Times New Roman" w:hAnsi="Times New Roman" w:cs="Times New Roman"/>
          <w:b/>
          <w:sz w:val="26"/>
          <w:szCs w:val="26"/>
        </w:rPr>
        <w:t>nhà trọ</w:t>
      </w:r>
      <w:bookmarkEnd w:id="206"/>
      <w:bookmarkEnd w:id="207"/>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Cho phép người dùngtìm kiếm thong tin nhà trọ theo các tiêu chí: Tỉnh/ thành phố, quận/ huyện, phường/ xã, mức giá, diện tích.</w:t>
      </w: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Giao diện chính:</w:t>
      </w:r>
    </w:p>
    <w:p w:rsidR="00D71441" w:rsidRPr="00141D43" w:rsidRDefault="00D71441" w:rsidP="00D71441">
      <w:pPr>
        <w:ind w:firstLine="720"/>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0ABB9CA2" wp14:editId="5A74A2E1">
            <wp:extent cx="2171700" cy="48469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32">
                      <a:extLst>
                        <a:ext uri="{28A0092B-C50C-407E-A947-70E740481C1C}">
                          <a14:useLocalDpi xmlns:a14="http://schemas.microsoft.com/office/drawing/2010/main" val="0"/>
                        </a:ext>
                      </a:extLst>
                    </a:blip>
                    <a:stretch>
                      <a:fillRect/>
                    </a:stretch>
                  </pic:blipFill>
                  <pic:spPr>
                    <a:xfrm>
                      <a:off x="0" y="0"/>
                      <a:ext cx="2180905" cy="4867537"/>
                    </a:xfrm>
                    <a:prstGeom prst="rect">
                      <a:avLst/>
                    </a:prstGeom>
                  </pic:spPr>
                </pic:pic>
              </a:graphicData>
            </a:graphic>
          </wp:inline>
        </w:drawing>
      </w:r>
    </w:p>
    <w:p w:rsidR="00D71441" w:rsidRPr="00141D43" w:rsidRDefault="00D71441" w:rsidP="00D71441">
      <w:pPr>
        <w:ind w:left="720" w:firstLine="720"/>
        <w:rPr>
          <w:rFonts w:ascii="Times New Roman" w:hAnsi="Times New Roman" w:cs="Times New Roman"/>
          <w:noProof/>
          <w:sz w:val="26"/>
          <w:szCs w:val="26"/>
        </w:rPr>
      </w:pPr>
    </w:p>
    <w:p w:rsidR="00D71441" w:rsidRPr="00141D43" w:rsidRDefault="00D71441" w:rsidP="00D71441">
      <w:pPr>
        <w:ind w:left="720" w:firstLine="720"/>
        <w:rPr>
          <w:rFonts w:ascii="Times New Roman" w:hAnsi="Times New Roman" w:cs="Times New Roman"/>
          <w:noProof/>
          <w:sz w:val="26"/>
          <w:szCs w:val="26"/>
        </w:rPr>
      </w:pPr>
    </w:p>
    <w:p w:rsidR="00D71441" w:rsidRPr="00141D43" w:rsidRDefault="00D71441" w:rsidP="00D71441">
      <w:pPr>
        <w:ind w:left="720" w:firstLine="720"/>
        <w:rPr>
          <w:rFonts w:ascii="Times New Roman" w:hAnsi="Times New Roman" w:cs="Times New Roman"/>
          <w:noProof/>
          <w:sz w:val="26"/>
          <w:szCs w:val="26"/>
        </w:rPr>
      </w:pPr>
    </w:p>
    <w:p w:rsidR="00D71441" w:rsidRPr="00141D43" w:rsidRDefault="00D71441" w:rsidP="00D71441">
      <w:pPr>
        <w:ind w:left="720" w:firstLine="720"/>
        <w:rPr>
          <w:rFonts w:ascii="Times New Roman" w:hAnsi="Times New Roman" w:cs="Times New Roman"/>
          <w:noProof/>
          <w:sz w:val="26"/>
          <w:szCs w:val="26"/>
        </w:rPr>
      </w:pPr>
      <w:r w:rsidRPr="00141D43">
        <w:rPr>
          <w:rFonts w:ascii="Times New Roman" w:hAnsi="Times New Roman" w:cs="Times New Roman"/>
          <w:noProof/>
          <w:sz w:val="26"/>
          <w:szCs w:val="26"/>
        </w:rPr>
        <w:t>Các thành phần trong giao diện:</w:t>
      </w:r>
    </w:p>
    <w:p w:rsidR="00D71441" w:rsidRPr="00141D43" w:rsidRDefault="00D71441" w:rsidP="00D71441">
      <w:pPr>
        <w:jc w:val="center"/>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679"/>
        <w:gridCol w:w="1558"/>
        <w:gridCol w:w="1445"/>
        <w:gridCol w:w="5334"/>
      </w:tblGrid>
      <w:tr w:rsidR="00D71441" w:rsidRPr="00141D43" w:rsidTr="00ED6AD8">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 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các thông tin trong Combo Box này.</w:t>
            </w:r>
          </w:p>
        </w:tc>
      </w:tr>
      <w:tr w:rsidR="00D71441" w:rsidRPr="00141D43" w:rsidTr="00ED6AD8">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các từ khóa tìm kiếm vào.</w:t>
            </w:r>
          </w:p>
        </w:tc>
      </w:tr>
      <w:tr w:rsidR="00D71441" w:rsidRPr="00141D43" w:rsidTr="00ED6AD8">
        <w:tc>
          <w:tcPr>
            <w:tcW w:w="0" w:type="auto"/>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nhấn vào đây sẽ bắt đầu tìm kiếm (xem sơ đồ xử lý bên dưới).</w:t>
            </w:r>
          </w:p>
        </w:tc>
      </w:tr>
    </w:tbl>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sữ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lastRenderedPageBreak/>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 thành</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 huyện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 xã</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tcPr>
          <w:p w:rsidR="00D71441" w:rsidRPr="00141D43" w:rsidRDefault="00D71441" w:rsidP="00ED6AD8">
            <w:pPr>
              <w:pStyle w:val="ListParagraph"/>
              <w:ind w:left="0"/>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noProof/>
          <w:sz w:val="26"/>
          <w:szCs w:val="26"/>
        </w:rPr>
      </w:pPr>
    </w:p>
    <w:p w:rsidR="00D71441" w:rsidRPr="00141D43" w:rsidRDefault="00D71441" w:rsidP="00D71441">
      <w:pPr>
        <w:rPr>
          <w:rFonts w:ascii="Times New Roman" w:hAnsi="Times New Roman" w:cs="Times New Roman"/>
          <w:noProof/>
          <w:sz w:val="26"/>
          <w:szCs w:val="26"/>
        </w:rPr>
      </w:pPr>
      <w:r w:rsidRPr="00141D43">
        <w:rPr>
          <w:rFonts w:ascii="Times New Roman" w:hAnsi="Times New Roman" w:cs="Times New Roman"/>
          <w:noProof/>
          <w:sz w:val="26"/>
          <w:szCs w:val="26"/>
        </w:rPr>
        <w:t>Sơ đồ xử lý:</w:t>
      </w:r>
    </w:p>
    <w:p w:rsidR="00D71441" w:rsidRPr="00141D43" w:rsidRDefault="00D71441" w:rsidP="00D71441">
      <w:pPr>
        <w:jc w:val="center"/>
        <w:rPr>
          <w:rFonts w:ascii="Times New Roman" w:hAnsi="Times New Roman" w:cs="Times New Roman"/>
          <w:noProof/>
          <w:sz w:val="26"/>
          <w:szCs w:val="26"/>
        </w:rPr>
      </w:pPr>
      <w:r w:rsidRPr="00141D43">
        <w:rPr>
          <w:rFonts w:ascii="Times New Roman" w:hAnsi="Times New Roman" w:cs="Times New Roman"/>
          <w:noProof/>
          <w:sz w:val="26"/>
          <w:szCs w:val="26"/>
          <w:lang w:val="en-US"/>
        </w:rPr>
        <w:drawing>
          <wp:inline distT="0" distB="0" distL="0" distR="0" wp14:anchorId="47997C23" wp14:editId="663C21DB">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D71441" w:rsidRPr="00141D43" w:rsidRDefault="00D71441" w:rsidP="00D71441">
      <w:pPr>
        <w:rPr>
          <w:rFonts w:ascii="Times New Roman" w:hAnsi="Times New Roman" w:cs="Times New Roman"/>
          <w:noProof/>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outlineLvl w:val="1"/>
        <w:rPr>
          <w:ins w:id="208" w:author="mine" w:date="2014-09-10T22:51:00Z"/>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209" w:name="_Toc398323446"/>
      <w:bookmarkStart w:id="210" w:name="_Toc399455846"/>
      <w:bookmarkStart w:id="211" w:name="_Toc403367860"/>
      <w:r w:rsidRPr="00141D43">
        <w:rPr>
          <w:rFonts w:ascii="Times New Roman" w:hAnsi="Times New Roman" w:cs="Times New Roman"/>
          <w:b/>
          <w:sz w:val="26"/>
          <w:szCs w:val="26"/>
        </w:rPr>
        <w:t>5.8</w:t>
      </w:r>
      <w:r w:rsidRPr="00141D43">
        <w:rPr>
          <w:rFonts w:ascii="Times New Roman" w:hAnsi="Times New Roman" w:cs="Times New Roman"/>
          <w:b/>
          <w:sz w:val="26"/>
          <w:szCs w:val="26"/>
        </w:rPr>
        <w:tab/>
        <w:t>Chức năng</w:t>
      </w:r>
      <w:bookmarkEnd w:id="209"/>
      <w:r w:rsidRPr="00141D43">
        <w:rPr>
          <w:rFonts w:ascii="Times New Roman" w:hAnsi="Times New Roman" w:cs="Times New Roman"/>
          <w:b/>
          <w:sz w:val="26"/>
          <w:szCs w:val="26"/>
        </w:rPr>
        <w:t xml:space="preserve"> cập nhật tin đăng:</w:t>
      </w:r>
      <w:bookmarkEnd w:id="210"/>
      <w:bookmarkEnd w:id="211"/>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Giúp cho người dùng có thể cập nhật tin đăng</w:t>
      </w:r>
    </w:p>
    <w:p w:rsidR="00D71441" w:rsidRPr="00141D43" w:rsidRDefault="00D71441" w:rsidP="00D71441">
      <w:pPr>
        <w:ind w:firstLine="720"/>
        <w:rPr>
          <w:rFonts w:ascii="Times New Roman" w:eastAsia="Times New Roman" w:hAnsi="Times New Roman" w:cs="Times New Roman"/>
          <w:snapToGrid w:val="0"/>
          <w:color w:val="000000"/>
          <w:w w:val="0"/>
          <w:sz w:val="26"/>
          <w:szCs w:val="26"/>
          <w:u w:color="000000"/>
          <w:bdr w:val="none" w:sz="0" w:space="0" w:color="000000"/>
          <w:shd w:val="clear" w:color="000000" w:fill="000000"/>
        </w:rPr>
      </w:pPr>
      <w:r w:rsidRPr="00141D43">
        <w:rPr>
          <w:rFonts w:ascii="Times New Roman" w:hAnsi="Times New Roman" w:cs="Times New Roman"/>
          <w:sz w:val="26"/>
          <w:szCs w:val="26"/>
        </w:rPr>
        <w:t>Giao diện:</w:t>
      </w:r>
    </w:p>
    <w:p w:rsidR="00D71441" w:rsidRPr="00141D43" w:rsidRDefault="00D71441" w:rsidP="00D71441">
      <w:pPr>
        <w:rPr>
          <w:rFonts w:ascii="Times New Roman" w:eastAsia="Times New Roman" w:hAnsi="Times New Roman" w:cs="Times New Roman"/>
          <w:snapToGrid w:val="0"/>
          <w:color w:val="000000"/>
          <w:w w:val="0"/>
          <w:sz w:val="26"/>
          <w:szCs w:val="26"/>
          <w:u w:color="000000"/>
          <w:bdr w:val="none" w:sz="0" w:space="0" w:color="000000"/>
          <w:shd w:val="clear" w:color="000000" w:fill="000000"/>
        </w:rPr>
      </w:pPr>
    </w:p>
    <w:p w:rsidR="00D71441" w:rsidRPr="00141D43" w:rsidRDefault="00D71441" w:rsidP="00D71441">
      <w:pPr>
        <w:rPr>
          <w:rFonts w:ascii="Times New Roman" w:eastAsia="Times New Roman" w:hAnsi="Times New Roman" w:cs="Times New Roman"/>
          <w:snapToGrid w:val="0"/>
          <w:color w:val="000000"/>
          <w:w w:val="0"/>
          <w:sz w:val="26"/>
          <w:szCs w:val="26"/>
          <w:u w:color="000000"/>
          <w:bdr w:val="none" w:sz="0" w:space="0" w:color="000000"/>
          <w:shd w:val="clear" w:color="000000" w:fill="000000"/>
        </w:rPr>
      </w:pPr>
    </w:p>
    <w:p w:rsidR="00D71441" w:rsidRPr="00141D43" w:rsidRDefault="00D71441" w:rsidP="00D71441">
      <w:pPr>
        <w:rPr>
          <w:rFonts w:ascii="Times New Roman" w:eastAsia="Times New Roman" w:hAnsi="Times New Roman" w:cs="Times New Roman"/>
          <w:snapToGrid w:val="0"/>
          <w:color w:val="000000"/>
          <w:w w:val="0"/>
          <w:sz w:val="26"/>
          <w:szCs w:val="26"/>
          <w:u w:color="000000"/>
          <w:bdr w:val="none" w:sz="0" w:space="0" w:color="000000"/>
          <w:shd w:val="clear" w:color="000000" w:fill="000000"/>
        </w:rPr>
      </w:pPr>
    </w:p>
    <w:p w:rsidR="00D71441" w:rsidRPr="00141D43" w:rsidRDefault="00D71441" w:rsidP="00D71441">
      <w:pPr>
        <w:rPr>
          <w:rFonts w:ascii="Times New Roman" w:eastAsia="Times New Roman" w:hAnsi="Times New Roman" w:cs="Times New Roman"/>
          <w:snapToGrid w:val="0"/>
          <w:color w:val="000000"/>
          <w:w w:val="0"/>
          <w:sz w:val="26"/>
          <w:szCs w:val="26"/>
          <w:u w:color="000000"/>
          <w:bdr w:val="none" w:sz="0" w:space="0" w:color="000000"/>
          <w:shd w:val="clear" w:color="000000" w:fill="000000"/>
        </w:rPr>
      </w:pPr>
    </w:p>
    <w:p w:rsidR="00D71441" w:rsidRPr="00141D43" w:rsidRDefault="00D71441" w:rsidP="00D71441">
      <w:pPr>
        <w:rPr>
          <w:rFonts w:ascii="Times New Roman" w:eastAsia="Times New Roman" w:hAnsi="Times New Roman" w:cs="Times New Roman"/>
          <w:snapToGrid w:val="0"/>
          <w:color w:val="000000"/>
          <w:w w:val="0"/>
          <w:sz w:val="26"/>
          <w:szCs w:val="26"/>
          <w:u w:color="000000"/>
          <w:bdr w:val="none" w:sz="0" w:space="0" w:color="000000"/>
          <w:shd w:val="clear" w:color="000000" w:fill="000000"/>
        </w:rPr>
      </w:pP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2BEBB1EA" wp14:editId="0C15324E">
            <wp:extent cx="5943600" cy="1324361"/>
            <wp:effectExtent l="0" t="0" r="0" b="9525"/>
            <wp:docPr id="38" name="Picture 38"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199" w:type="dxa"/>
        <w:jc w:val="center"/>
        <w:tblLook w:val="04A0" w:firstRow="1" w:lastRow="0" w:firstColumn="1" w:lastColumn="0" w:noHBand="0" w:noVBand="1"/>
      </w:tblPr>
      <w:tblGrid>
        <w:gridCol w:w="901"/>
        <w:gridCol w:w="1431"/>
        <w:gridCol w:w="1182"/>
        <w:gridCol w:w="5685"/>
      </w:tblGrid>
      <w:tr w:rsidR="00D71441" w:rsidRPr="00141D43" w:rsidTr="00ED6AD8">
        <w:trPr>
          <w:jc w:val="center"/>
        </w:trPr>
        <w:tc>
          <w:tcPr>
            <w:tcW w:w="901"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431"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182"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5685"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901"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br/>
              <w:t>Button</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568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nhấp vào nút “Cập nhật” để tiến hành cập nhật. Hệ thống chuyển sang trang cập nhật.</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 xml:space="preserve"> + Trang cập nhật tin đăng:</w:t>
      </w: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24379B13" wp14:editId="0444FF59">
            <wp:extent cx="4871902" cy="5844357"/>
            <wp:effectExtent l="0" t="0" r="508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71902" cy="5844357"/>
                    </a:xfrm>
                    <a:prstGeom prst="rect">
                      <a:avLst/>
                    </a:prstGeom>
                    <a:noFill/>
                    <a:ln>
                      <a:noFill/>
                    </a:ln>
                  </pic:spPr>
                </pic:pic>
              </a:graphicData>
            </a:graphic>
          </wp:inline>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tabs>
          <w:tab w:val="left" w:pos="1492"/>
        </w:tabs>
        <w:rPr>
          <w:rFonts w:ascii="Times New Roman" w:hAnsi="Times New Roman" w:cs="Times New Roman"/>
          <w:sz w:val="26"/>
          <w:szCs w:val="26"/>
        </w:rPr>
      </w:pPr>
      <w:r w:rsidRPr="00141D43">
        <w:rPr>
          <w:rFonts w:ascii="Times New Roman" w:hAnsi="Times New Roman" w:cs="Times New Roman"/>
          <w:sz w:val="26"/>
          <w:szCs w:val="26"/>
        </w:rPr>
        <w:tab/>
      </w:r>
    </w:p>
    <w:tbl>
      <w:tblPr>
        <w:tblStyle w:val="TableGrid"/>
        <w:tblW w:w="9900" w:type="dxa"/>
        <w:jc w:val="center"/>
        <w:tblLook w:val="04A0" w:firstRow="1" w:lastRow="0" w:firstColumn="1" w:lastColumn="0" w:noHBand="0" w:noVBand="1"/>
      </w:tblPr>
      <w:tblGrid>
        <w:gridCol w:w="3737"/>
        <w:gridCol w:w="1502"/>
        <w:gridCol w:w="1176"/>
        <w:gridCol w:w="3485"/>
      </w:tblGrid>
      <w:tr w:rsidR="00D71441" w:rsidRPr="00141D43" w:rsidTr="00ED6AD8">
        <w:trPr>
          <w:jc w:val="center"/>
        </w:trPr>
        <w:tc>
          <w:tcPr>
            <w:tcW w:w="3776"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thành phần</w:t>
            </w:r>
          </w:p>
        </w:tc>
        <w:tc>
          <w:tcPr>
            <w:tcW w:w="1431"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182"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3511" w:type="dxa"/>
            <w:shd w:val="clear" w:color="auto" w:fill="9CC2E5" w:themeFill="accent1" w:themeFillTint="99"/>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đăng nhập của người dùng</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2</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Ngày người dùng lần đầu tiên tham gia vào hệ thống.</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3</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nhấp “Thông tin cá nhân” hệ thống chuyển sang trang cập nhật thông tin cá nhân.</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lastRenderedPageBreak/>
              <w:t>4</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5</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Hệ thống hiển thị tên tiêu đề người dùng đã được đăng trước đó. Người dùng có thể sửa tiêu đề trực tiếp tại đây.</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6</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Textarea</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Hệ thống hiển thị nội dung của tiêu đề người dùng đã chọn. Người dùng có thể cập nhật nội dung thông tin tại đây.</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7</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Điền giá tiền nhà trọ</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8</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Radiobutton</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giá là vnd hay là giá thỏa thuận bằng cách nhấp vào vnd hay thỏa thuận.</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9</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Diện tích phòng trọ đã được đăng trước đó. Người dùng nhập diện tích phòng trọ cần cho thuê để chỉnh sửa, ngược lại không làm gì.</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10</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Checkbox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Trạng thái hết phòng đã được đăng trước đó, nếu còn phòng trọ thì người dùng nhấp vào còn phòng,  ngược lại không làm gì cả.</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11</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image</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 đã được đăng trước đó.</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12</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nhấp vào cập nhật hình ảnh, hệ thống chuyển sang trang hình ảnh cho người dùng.</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13</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tỉnh/thành phố, quận/huyện, đường/phố của nhà trọ.</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14</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vào tên người liên hệ.</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15</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vào địa chỉ nhà trọ.</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16</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vào số điện thoại liên hệ.</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lastRenderedPageBreak/>
              <w:t>17</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vào địa chỉ email.</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18</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 xml:space="preserve">Người dùng nhấp vào nút </w:t>
            </w:r>
            <w:r w:rsidRPr="00141D43">
              <w:rPr>
                <w:rFonts w:ascii="Times New Roman" w:hAnsi="Times New Roman" w:cs="Times New Roman"/>
                <w:sz w:val="26"/>
                <w:szCs w:val="26"/>
              </w:rPr>
              <w:br/>
              <w:t>“Ok” để tiến hành cập nhật tin đăng.</w:t>
            </w:r>
          </w:p>
        </w:tc>
      </w:tr>
      <w:tr w:rsidR="00D71441" w:rsidRPr="00141D43" w:rsidTr="00ED6AD8">
        <w:trPr>
          <w:jc w:val="center"/>
        </w:trPr>
        <w:tc>
          <w:tcPr>
            <w:tcW w:w="3776" w:type="dxa"/>
            <w:vAlign w:val="center"/>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19</w:t>
            </w:r>
          </w:p>
        </w:tc>
        <w:tc>
          <w:tcPr>
            <w:tcW w:w="143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182" w:type="dxa"/>
          </w:tcPr>
          <w:p w:rsidR="00D71441" w:rsidRPr="00141D43" w:rsidRDefault="00D71441" w:rsidP="00ED6AD8">
            <w:pPr>
              <w:pStyle w:val="ListParagraph"/>
              <w:ind w:left="0"/>
              <w:rPr>
                <w:rFonts w:ascii="Times New Roman" w:hAnsi="Times New Roman" w:cs="Times New Roman"/>
                <w:sz w:val="26"/>
                <w:szCs w:val="26"/>
              </w:rPr>
            </w:pPr>
          </w:p>
        </w:tc>
        <w:tc>
          <w:tcPr>
            <w:tcW w:w="351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nhấp vào nút “Cancel” để tiến hành hủy thao tác cập nhật tin đăng.</w:t>
            </w:r>
          </w:p>
        </w:tc>
      </w:tr>
    </w:tbl>
    <w:p w:rsidR="00D71441" w:rsidRPr="00141D43" w:rsidRDefault="00D71441" w:rsidP="00D71441">
      <w:pPr>
        <w:tabs>
          <w:tab w:val="left" w:pos="1492"/>
        </w:tabs>
        <w:rPr>
          <w:rFonts w:ascii="Times New Roman" w:hAnsi="Times New Roman" w:cs="Times New Roman"/>
          <w:sz w:val="26"/>
          <w:szCs w:val="26"/>
        </w:rPr>
      </w:pPr>
    </w:p>
    <w:p w:rsidR="00D71441" w:rsidRPr="00141D43" w:rsidRDefault="00D71441" w:rsidP="00D71441">
      <w:pPr>
        <w:tabs>
          <w:tab w:val="left" w:pos="1492"/>
        </w:tabs>
        <w:rPr>
          <w:rFonts w:ascii="Times New Roman" w:hAnsi="Times New Roman" w:cs="Times New Roman"/>
          <w:sz w:val="26"/>
          <w:szCs w:val="26"/>
        </w:rPr>
      </w:pPr>
    </w:p>
    <w:p w:rsidR="00D71441" w:rsidRPr="00141D43" w:rsidRDefault="00D71441" w:rsidP="00D71441">
      <w:pPr>
        <w:tabs>
          <w:tab w:val="left" w:pos="1492"/>
        </w:tabs>
        <w:rPr>
          <w:rFonts w:ascii="Times New Roman" w:hAnsi="Times New Roman" w:cs="Times New Roman"/>
          <w:sz w:val="26"/>
          <w:szCs w:val="26"/>
        </w:rPr>
      </w:pPr>
      <w:r w:rsidRPr="00141D43">
        <w:rPr>
          <w:rFonts w:ascii="Times New Roman" w:hAnsi="Times New Roman" w:cs="Times New Roman"/>
          <w:sz w:val="26"/>
          <w:szCs w:val="26"/>
        </w:rPr>
        <w:tab/>
      </w:r>
    </w:p>
    <w:p w:rsidR="00D71441" w:rsidRPr="00141D43" w:rsidRDefault="00D71441" w:rsidP="00D71441">
      <w:pPr>
        <w:jc w:val="cente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sử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 thành</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 huyện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 xã</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Xử lý: Sơ đồ sau cho thấy hoạt động cập nhật tin đăng của người dùng</w:t>
      </w:r>
    </w:p>
    <w:p w:rsidR="00D71441" w:rsidRPr="00141D43" w:rsidRDefault="00D71441" w:rsidP="00D71441">
      <w:pPr>
        <w:rPr>
          <w:rFonts w:ascii="Times New Roman" w:hAnsi="Times New Roman" w:cs="Times New Roman"/>
          <w:sz w:val="26"/>
          <w:szCs w:val="26"/>
        </w:rPr>
      </w:pP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6604ABD5" wp14:editId="5C40F48D">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outlineLvl w:val="1"/>
        <w:rPr>
          <w:ins w:id="212" w:author="theirs" w:date="2014-09-10T22:51:00Z"/>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213" w:name="_Toc398323447"/>
      <w:bookmarkStart w:id="214" w:name="_Toc399455847"/>
      <w:bookmarkStart w:id="215" w:name="_Toc403367861"/>
      <w:r w:rsidRPr="00141D43">
        <w:rPr>
          <w:rFonts w:ascii="Times New Roman" w:hAnsi="Times New Roman" w:cs="Times New Roman"/>
          <w:b/>
          <w:sz w:val="26"/>
          <w:szCs w:val="26"/>
        </w:rPr>
        <w:t>5.9</w:t>
      </w:r>
      <w:r w:rsidRPr="00141D43">
        <w:rPr>
          <w:rFonts w:ascii="Times New Roman" w:hAnsi="Times New Roman" w:cs="Times New Roman"/>
          <w:b/>
          <w:sz w:val="26"/>
          <w:szCs w:val="26"/>
        </w:rPr>
        <w:tab/>
        <w:t xml:space="preserve">Chức năng </w:t>
      </w:r>
      <w:bookmarkEnd w:id="213"/>
      <w:r w:rsidRPr="00141D43">
        <w:rPr>
          <w:rFonts w:ascii="Times New Roman" w:hAnsi="Times New Roman" w:cs="Times New Roman"/>
          <w:b/>
          <w:sz w:val="26"/>
          <w:szCs w:val="26"/>
        </w:rPr>
        <w:t>quản lý danh sách chủ nhà trọ và nhà trọ</w:t>
      </w:r>
      <w:bookmarkEnd w:id="214"/>
      <w:bookmarkEnd w:id="215"/>
    </w:p>
    <w:p w:rsidR="00D71441" w:rsidRPr="00141D43" w:rsidRDefault="00D71441" w:rsidP="00D71441">
      <w:pPr>
        <w:pStyle w:val="ListParagraph"/>
        <w:ind w:firstLine="720"/>
        <w:rPr>
          <w:rFonts w:ascii="Times New Roman" w:hAnsi="Times New Roman" w:cs="Times New Roman"/>
          <w:sz w:val="26"/>
          <w:szCs w:val="26"/>
        </w:rPr>
      </w:pPr>
      <w:r w:rsidRPr="00141D43">
        <w:rPr>
          <w:rFonts w:ascii="Times New Roman" w:hAnsi="Times New Roman" w:cs="Times New Roman"/>
          <w:sz w:val="26"/>
          <w:szCs w:val="26"/>
        </w:rPr>
        <w:t>Mục đích: giúp quản trị hệ thống có thể quản lý được danh sách nhà trọ của các chủ nhà trọ.</w:t>
      </w: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lastRenderedPageBreak/>
        <w:t>Giao điện:</w:t>
      </w: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noProof/>
          <w:sz w:val="26"/>
          <w:szCs w:val="26"/>
          <w:lang w:val="en-US"/>
        </w:rPr>
        <w:drawing>
          <wp:anchor distT="0" distB="0" distL="114300" distR="114300" simplePos="0" relativeHeight="251680768" behindDoc="0" locked="0" layoutInCell="1" allowOverlap="1" wp14:anchorId="42F2ADD3" wp14:editId="73034101">
            <wp:simplePos x="0" y="0"/>
            <wp:positionH relativeFrom="margin">
              <wp:posOffset>0</wp:posOffset>
            </wp:positionH>
            <wp:positionV relativeFrom="paragraph">
              <wp:posOffset>721360</wp:posOffset>
            </wp:positionV>
            <wp:extent cx="5819140" cy="1558925"/>
            <wp:effectExtent l="0" t="0" r="0" b="31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7">
                      <a:extLst>
                        <a:ext uri="{28A0092B-C50C-407E-A947-70E740481C1C}">
                          <a14:useLocalDpi xmlns:a14="http://schemas.microsoft.com/office/drawing/2010/main" val="0"/>
                        </a:ext>
                      </a:extLst>
                    </a:blip>
                    <a:stretch>
                      <a:fillRect/>
                    </a:stretch>
                  </pic:blipFill>
                  <pic:spPr>
                    <a:xfrm>
                      <a:off x="0" y="0"/>
                      <a:ext cx="5819140" cy="1558925"/>
                    </a:xfrm>
                    <a:prstGeom prst="rect">
                      <a:avLst/>
                    </a:prstGeom>
                  </pic:spPr>
                </pic:pic>
              </a:graphicData>
            </a:graphic>
            <wp14:sizeRelV relativeFrom="margin">
              <wp14:pctHeight>0</wp14:pctHeight>
            </wp14:sizeRelV>
          </wp:anchor>
        </w:drawing>
      </w:r>
      <w:r w:rsidRPr="00141D43">
        <w:rPr>
          <w:rFonts w:ascii="Times New Roman" w:hAnsi="Times New Roman" w:cs="Times New Roman"/>
          <w:sz w:val="26"/>
          <w:szCs w:val="26"/>
        </w:rPr>
        <w:tab/>
      </w: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ab/>
      </w: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Các thành phần trong giao diện:</w:t>
      </w:r>
    </w:p>
    <w:p w:rsidR="00D71441" w:rsidRPr="00141D43" w:rsidRDefault="00D71441" w:rsidP="00D71441">
      <w:pPr>
        <w:pStyle w:val="ListParagraph"/>
        <w:rPr>
          <w:rFonts w:ascii="Times New Roman" w:hAnsi="Times New Roman" w:cs="Times New Roman"/>
          <w:sz w:val="26"/>
          <w:szCs w:val="26"/>
        </w:rPr>
      </w:pPr>
    </w:p>
    <w:tbl>
      <w:tblPr>
        <w:tblStyle w:val="TableGrid"/>
        <w:tblW w:w="9355" w:type="dxa"/>
        <w:jc w:val="center"/>
        <w:tblLook w:val="04A0" w:firstRow="1" w:lastRow="0" w:firstColumn="1" w:lastColumn="0" w:noHBand="0" w:noVBand="1"/>
      </w:tblPr>
      <w:tblGrid>
        <w:gridCol w:w="875"/>
        <w:gridCol w:w="1721"/>
        <w:gridCol w:w="1899"/>
        <w:gridCol w:w="4860"/>
      </w:tblGrid>
      <w:tr w:rsidR="00D71441" w:rsidRPr="00141D43" w:rsidTr="00ED6AD8">
        <w:trPr>
          <w:trHeight w:val="961"/>
          <w:jc w:val="center"/>
        </w:trPr>
        <w:tc>
          <w:tcPr>
            <w:tcW w:w="875"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721"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899"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4860"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10</w:t>
            </w: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số dòng hiển thị ở bảng hiển thị danh sách chủ nhà trọ</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4860"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Nhập thông tim tìm kiếm chủ nhà trọ</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mã chủ nhà trọ</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tên chủ nhà trọ</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số điện thoại liên hệ của chủ nhà trọ</w:t>
            </w:r>
          </w:p>
        </w:tc>
      </w:tr>
      <w:tr w:rsidR="00D71441" w:rsidRPr="00141D43" w:rsidTr="00ED6AD8">
        <w:trPr>
          <w:trHeight w:val="384"/>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địa chỉ chủ nhà trọ</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7</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lang w:val="fr-FR"/>
              </w:rPr>
            </w:pPr>
            <w:r w:rsidRPr="00141D43">
              <w:rPr>
                <w:rFonts w:ascii="Times New Roman" w:hAnsi="Times New Roman" w:cs="Times New Roman"/>
                <w:sz w:val="26"/>
                <w:szCs w:val="26"/>
                <w:lang w:val="fr-FR"/>
              </w:rPr>
              <w:t>Về trang phân trang trước</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8</w:t>
            </w:r>
          </w:p>
        </w:tc>
        <w:tc>
          <w:tcPr>
            <w:tcW w:w="1721" w:type="dxa"/>
          </w:tcPr>
          <w:p w:rsidR="00D71441" w:rsidRPr="00141D43" w:rsidRDefault="00D71441" w:rsidP="00ED6AD8">
            <w:pPr>
              <w:pStyle w:val="ListParagraph"/>
              <w:ind w:left="0"/>
              <w:rPr>
                <w:rFonts w:ascii="Times New Roman" w:hAnsi="Times New Roman" w:cs="Times New Roman"/>
                <w:sz w:val="26"/>
                <w:szCs w:val="26"/>
                <w:lang w:val="fr-FR"/>
              </w:rPr>
            </w:pPr>
            <w:r w:rsidRPr="00141D43">
              <w:rPr>
                <w:rFonts w:ascii="Times New Roman" w:hAnsi="Times New Roman" w:cs="Times New Roman"/>
                <w:sz w:val="26"/>
                <w:szCs w:val="26"/>
                <w:lang w:val="fr-FR"/>
              </w:rPr>
              <w:t>Button</w:t>
            </w:r>
          </w:p>
        </w:tc>
        <w:tc>
          <w:tcPr>
            <w:tcW w:w="1899" w:type="dxa"/>
          </w:tcPr>
          <w:p w:rsidR="00D71441" w:rsidRPr="00141D43" w:rsidRDefault="00D71441" w:rsidP="00ED6AD8">
            <w:pPr>
              <w:pStyle w:val="ListParagraph"/>
              <w:ind w:left="0"/>
              <w:jc w:val="center"/>
              <w:rPr>
                <w:rFonts w:ascii="Times New Roman" w:hAnsi="Times New Roman" w:cs="Times New Roman"/>
                <w:sz w:val="26"/>
                <w:szCs w:val="26"/>
                <w:lang w:val="fr-FR"/>
              </w:rPr>
            </w:pPr>
          </w:p>
        </w:tc>
        <w:tc>
          <w:tcPr>
            <w:tcW w:w="4860" w:type="dxa"/>
          </w:tcPr>
          <w:p w:rsidR="00D71441" w:rsidRPr="00141D43" w:rsidRDefault="00D71441" w:rsidP="00ED6AD8">
            <w:pPr>
              <w:pStyle w:val="ListParagraph"/>
              <w:ind w:left="0"/>
              <w:rPr>
                <w:rFonts w:ascii="Times New Roman" w:hAnsi="Times New Roman" w:cs="Times New Roman"/>
                <w:sz w:val="26"/>
                <w:szCs w:val="26"/>
                <w:lang w:val="fr-FR"/>
              </w:rPr>
            </w:pPr>
            <w:r w:rsidRPr="00141D43">
              <w:rPr>
                <w:rFonts w:ascii="Times New Roman" w:hAnsi="Times New Roman" w:cs="Times New Roman"/>
                <w:sz w:val="26"/>
                <w:szCs w:val="26"/>
                <w:lang w:val="fr-FR"/>
              </w:rPr>
              <w:t>Về trang phân trang sau</w:t>
            </w:r>
          </w:p>
        </w:tc>
      </w:tr>
    </w:tbl>
    <w:p w:rsidR="00D71441" w:rsidRPr="00141D43" w:rsidRDefault="00D71441" w:rsidP="00D71441">
      <w:pPr>
        <w:pStyle w:val="ListParagraph"/>
        <w:rPr>
          <w:rFonts w:ascii="Times New Roman" w:hAnsi="Times New Roman" w:cs="Times New Roman"/>
          <w:sz w:val="26"/>
          <w:szCs w:val="26"/>
          <w:lang w:val="fr-FR"/>
        </w:rPr>
      </w:pPr>
    </w:p>
    <w:p w:rsidR="00D71441" w:rsidRPr="00141D43" w:rsidRDefault="00D71441" w:rsidP="00D71441">
      <w:pPr>
        <w:ind w:firstLine="720"/>
        <w:rPr>
          <w:rFonts w:ascii="Times New Roman" w:hAnsi="Times New Roman" w:cs="Times New Roman"/>
          <w:sz w:val="26"/>
          <w:szCs w:val="26"/>
          <w:lang w:val="fr-FR"/>
        </w:rPr>
      </w:pPr>
      <w:r w:rsidRPr="00141D43">
        <w:rPr>
          <w:rFonts w:ascii="Times New Roman" w:hAnsi="Times New Roman" w:cs="Times New Roman"/>
          <w:sz w:val="26"/>
          <w:szCs w:val="26"/>
          <w:lang w:val="fr-FR"/>
        </w:rPr>
        <w:t>Giao diện quản lý danh sách chủ nhà trọ và nhà trọ:</w:t>
      </w:r>
    </w:p>
    <w:p w:rsidR="00D71441" w:rsidRPr="00141D43" w:rsidRDefault="00D71441" w:rsidP="00D71441">
      <w:pPr>
        <w:pStyle w:val="ListParagraph"/>
        <w:rPr>
          <w:rFonts w:ascii="Times New Roman" w:hAnsi="Times New Roman" w:cs="Times New Roman"/>
          <w:sz w:val="26"/>
          <w:szCs w:val="26"/>
          <w:lang w:val="fr-FR"/>
        </w:rPr>
      </w:pPr>
    </w:p>
    <w:p w:rsidR="00D71441" w:rsidRPr="00141D43" w:rsidRDefault="00D71441" w:rsidP="00D71441">
      <w:pPr>
        <w:rPr>
          <w:rFonts w:ascii="Times New Roman" w:hAnsi="Times New Roman" w:cs="Times New Roman"/>
          <w:noProof/>
          <w:sz w:val="26"/>
          <w:szCs w:val="26"/>
        </w:rPr>
      </w:pPr>
    </w:p>
    <w:p w:rsidR="00D71441" w:rsidRPr="00141D43" w:rsidRDefault="00D71441" w:rsidP="00D71441">
      <w:pPr>
        <w:ind w:firstLine="720"/>
        <w:rPr>
          <w:rFonts w:ascii="Times New Roman" w:hAnsi="Times New Roman" w:cs="Times New Roman"/>
          <w:noProof/>
          <w:sz w:val="26"/>
          <w:szCs w:val="26"/>
        </w:rPr>
      </w:pPr>
      <w:r w:rsidRPr="00141D43">
        <w:rPr>
          <w:rFonts w:ascii="Times New Roman" w:hAnsi="Times New Roman" w:cs="Times New Roman"/>
          <w:noProof/>
          <w:sz w:val="26"/>
          <w:szCs w:val="26"/>
        </w:rPr>
        <w:t>Dữ liệu được sử dụng:</w:t>
      </w: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Loại tài khoản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 thành</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 huyện</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 xã</w:t>
            </w:r>
          </w:p>
        </w:tc>
        <w:tc>
          <w:tcPr>
            <w:tcW w:w="1438" w:type="dxa"/>
            <w:vAlign w:val="center"/>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Xử lý</w:t>
      </w: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noProof/>
          <w:sz w:val="26"/>
          <w:szCs w:val="26"/>
          <w:lang w:val="en-US"/>
        </w:rPr>
        <w:drawing>
          <wp:anchor distT="0" distB="0" distL="114300" distR="114300" simplePos="0" relativeHeight="251673600" behindDoc="0" locked="0" layoutInCell="1" allowOverlap="1" wp14:anchorId="5EE1BCE5" wp14:editId="15188F03">
            <wp:simplePos x="0" y="0"/>
            <wp:positionH relativeFrom="column">
              <wp:posOffset>682625</wp:posOffset>
            </wp:positionH>
            <wp:positionV relativeFrom="paragraph">
              <wp:posOffset>12065</wp:posOffset>
            </wp:positionV>
            <wp:extent cx="4176395" cy="5303520"/>
            <wp:effectExtent l="1905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8">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anchor>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outlineLvl w:val="1"/>
        <w:rPr>
          <w:ins w:id="216" w:author="theirs" w:date="2014-09-10T22:51:00Z"/>
          <w:rFonts w:ascii="Times New Roman" w:hAnsi="Times New Roman" w:cs="Times New Roman"/>
          <w:b/>
          <w:sz w:val="26"/>
          <w:szCs w:val="26"/>
        </w:rPr>
      </w:pPr>
    </w:p>
    <w:p w:rsidR="00D71441" w:rsidRPr="00141D43" w:rsidRDefault="00D71441" w:rsidP="00D71441">
      <w:pPr>
        <w:pStyle w:val="ListParagraph"/>
        <w:numPr>
          <w:ilvl w:val="1"/>
          <w:numId w:val="71"/>
        </w:numPr>
        <w:outlineLvl w:val="1"/>
        <w:rPr>
          <w:rFonts w:ascii="Times New Roman" w:hAnsi="Times New Roman" w:cs="Times New Roman"/>
          <w:b/>
          <w:sz w:val="26"/>
          <w:szCs w:val="26"/>
        </w:rPr>
      </w:pPr>
      <w:bookmarkStart w:id="217" w:name="_Toc398323448"/>
      <w:bookmarkStart w:id="218" w:name="_Toc399455848"/>
      <w:bookmarkStart w:id="219" w:name="_Toc403367862"/>
      <w:r w:rsidRPr="00141D43">
        <w:rPr>
          <w:rFonts w:ascii="Times New Roman" w:hAnsi="Times New Roman" w:cs="Times New Roman"/>
          <w:b/>
          <w:sz w:val="26"/>
          <w:szCs w:val="26"/>
        </w:rPr>
        <w:t xml:space="preserve">Chức năng </w:t>
      </w:r>
      <w:bookmarkEnd w:id="217"/>
      <w:r w:rsidRPr="00141D43">
        <w:rPr>
          <w:rFonts w:ascii="Times New Roman" w:hAnsi="Times New Roman" w:cs="Times New Roman"/>
          <w:b/>
          <w:sz w:val="26"/>
          <w:szCs w:val="26"/>
        </w:rPr>
        <w:t>quản lý người dùng</w:t>
      </w:r>
      <w:bookmarkEnd w:id="218"/>
      <w:bookmarkEnd w:id="219"/>
    </w:p>
    <w:p w:rsidR="00D71441" w:rsidRPr="00141D43" w:rsidRDefault="00D71441" w:rsidP="00D71441">
      <w:pPr>
        <w:spacing w:after="200" w:line="276" w:lineRule="auto"/>
        <w:ind w:left="720" w:firstLine="720"/>
        <w:rPr>
          <w:rFonts w:ascii="Times New Roman" w:hAnsi="Times New Roman" w:cs="Times New Roman"/>
          <w:sz w:val="26"/>
          <w:szCs w:val="26"/>
        </w:rPr>
      </w:pPr>
      <w:r w:rsidRPr="00141D43">
        <w:rPr>
          <w:rFonts w:ascii="Times New Roman" w:hAnsi="Times New Roman" w:cs="Times New Roman"/>
          <w:sz w:val="26"/>
          <w:szCs w:val="26"/>
        </w:rPr>
        <w:t>Mục đích: chức năng này giúp quản trị có thể quản lý thông tin tài khoản của người dùng trong hệ thống.</w:t>
      </w:r>
    </w:p>
    <w:p w:rsidR="00D71441" w:rsidRPr="00141D43" w:rsidRDefault="00D71441" w:rsidP="00D71441">
      <w:pPr>
        <w:pStyle w:val="ListParagraph"/>
        <w:spacing w:after="200" w:line="276" w:lineRule="auto"/>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pStyle w:val="ListParagraph"/>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6A331631" wp14:editId="44E7472B">
            <wp:extent cx="5937885" cy="1551143"/>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37885" cy="1551143"/>
                    </a:xfrm>
                    <a:prstGeom prst="rect">
                      <a:avLst/>
                    </a:prstGeom>
                    <a:noFill/>
                    <a:ln>
                      <a:noFill/>
                    </a:ln>
                  </pic:spPr>
                </pic:pic>
              </a:graphicData>
            </a:graphic>
          </wp:inline>
        </w:drawing>
      </w:r>
    </w:p>
    <w:p w:rsidR="00D71441" w:rsidRPr="00141D43" w:rsidRDefault="00D71441" w:rsidP="00D71441">
      <w:pPr>
        <w:pStyle w:val="ListParagraph"/>
        <w:spacing w:after="200" w:line="276" w:lineRule="auto"/>
        <w:rPr>
          <w:rFonts w:ascii="Times New Roman" w:hAnsi="Times New Roman" w:cs="Times New Roman"/>
          <w:sz w:val="26"/>
          <w:szCs w:val="26"/>
        </w:rPr>
      </w:pPr>
      <w:r w:rsidRPr="00141D43">
        <w:rPr>
          <w:rFonts w:ascii="Times New Roman" w:hAnsi="Times New Roman" w:cs="Times New Roman"/>
          <w:sz w:val="26"/>
          <w:szCs w:val="26"/>
        </w:rPr>
        <w:t>Các thành phần trong giao diện:</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D71441" w:rsidRPr="00141D43" w:rsidTr="00ED6AD8">
        <w:trPr>
          <w:trHeight w:val="961"/>
          <w:jc w:val="center"/>
        </w:trPr>
        <w:tc>
          <w:tcPr>
            <w:tcW w:w="875" w:type="dxa"/>
            <w:shd w:val="clear" w:color="auto" w:fill="B8CCE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721" w:type="dxa"/>
            <w:shd w:val="clear" w:color="auto" w:fill="B8CCE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899" w:type="dxa"/>
            <w:shd w:val="clear" w:color="auto" w:fill="B8CCE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4860" w:type="dxa"/>
            <w:shd w:val="clear" w:color="auto" w:fill="B8CCE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1899"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10</w:t>
            </w: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số dòng hiển thị tối đa trên một trang danh sách tài khoản</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Nhập thông tim tìm kiếm</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Table</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danh sách tài khoản và các thông tin cơ bản của tài khoản đó</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Đi đến trang trước</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Đi đến trang sau</w:t>
            </w:r>
          </w:p>
        </w:tc>
      </w:tr>
      <w:tr w:rsidR="00D71441" w:rsidRPr="00141D43" w:rsidTr="00ED6AD8">
        <w:trPr>
          <w:trHeight w:val="646"/>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Check Box</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Thể hiện tài khoản có bị khóa hay không</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7</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thông tin chi tiết</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8</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Khóa tài khoản</w:t>
            </w:r>
          </w:p>
        </w:tc>
      </w:tr>
      <w:tr w:rsidR="00D71441" w:rsidRPr="00141D43" w:rsidTr="00ED6AD8">
        <w:trPr>
          <w:trHeight w:val="315"/>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9</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 xml:space="preserve">Xóa tài khoản </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10</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thông tin chi tiết của tài khoản</w:t>
            </w:r>
          </w:p>
        </w:tc>
      </w:tr>
      <w:tr w:rsidR="00D71441" w:rsidRPr="00141D43" w:rsidTr="00ED6AD8">
        <w:trPr>
          <w:trHeight w:val="331"/>
          <w:jc w:val="center"/>
        </w:trPr>
        <w:tc>
          <w:tcPr>
            <w:tcW w:w="87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11</w:t>
            </w:r>
          </w:p>
        </w:tc>
        <w:tc>
          <w:tcPr>
            <w:tcW w:w="172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 Box</w:t>
            </w:r>
          </w:p>
        </w:tc>
        <w:tc>
          <w:tcPr>
            <w:tcW w:w="1899" w:type="dxa"/>
          </w:tcPr>
          <w:p w:rsidR="00D71441" w:rsidRPr="00141D43" w:rsidRDefault="00D71441" w:rsidP="00ED6AD8">
            <w:pPr>
              <w:pStyle w:val="ListParagraph"/>
              <w:ind w:left="0"/>
              <w:rPr>
                <w:rFonts w:ascii="Times New Roman" w:hAnsi="Times New Roman" w:cs="Times New Roman"/>
                <w:sz w:val="26"/>
                <w:szCs w:val="26"/>
              </w:rPr>
            </w:pPr>
          </w:p>
        </w:tc>
        <w:tc>
          <w:tcPr>
            <w:tcW w:w="486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Thay đổi loại tài khoản.</w:t>
            </w:r>
          </w:p>
        </w:tc>
      </w:tr>
    </w:tbl>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spacing w:after="200" w:line="276" w:lineRule="auto"/>
        <w:rPr>
          <w:rFonts w:ascii="Times New Roman" w:hAnsi="Times New Roman" w:cs="Times New Roman"/>
          <w:sz w:val="26"/>
          <w:szCs w:val="26"/>
        </w:rPr>
      </w:pPr>
      <w:r w:rsidRPr="00141D43">
        <w:rPr>
          <w:rFonts w:ascii="Times New Roman" w:hAnsi="Times New Roman" w:cs="Times New Roman"/>
          <w:sz w:val="26"/>
          <w:szCs w:val="26"/>
        </w:rPr>
        <w:t>Dữ liệu được sử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tài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Phường-Xã</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Quận-Huyện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lastRenderedPageBreak/>
              <w:t>5</w:t>
            </w:r>
          </w:p>
        </w:tc>
        <w:tc>
          <w:tcPr>
            <w:tcW w:w="198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Tỉnh-Thành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pStyle w:val="ListParagraph"/>
        <w:rPr>
          <w:rFonts w:ascii="Times New Roman" w:hAnsi="Times New Roman" w:cs="Times New Roman"/>
          <w:sz w:val="26"/>
          <w:szCs w:val="26"/>
        </w:rPr>
      </w:pPr>
    </w:p>
    <w:p w:rsidR="00D71441" w:rsidRPr="00141D43" w:rsidRDefault="00D71441" w:rsidP="00D71441">
      <w:pPr>
        <w:pStyle w:val="ListParagraph"/>
        <w:spacing w:after="200" w:line="276" w:lineRule="auto"/>
        <w:rPr>
          <w:rFonts w:ascii="Times New Roman" w:hAnsi="Times New Roman" w:cs="Times New Roman"/>
          <w:sz w:val="26"/>
          <w:szCs w:val="26"/>
        </w:rPr>
      </w:pPr>
      <w:r w:rsidRPr="00141D43">
        <w:rPr>
          <w:rFonts w:ascii="Times New Roman" w:hAnsi="Times New Roman" w:cs="Times New Roman"/>
          <w:sz w:val="26"/>
          <w:szCs w:val="26"/>
        </w:rPr>
        <w:t>Xử lý:</w:t>
      </w:r>
    </w:p>
    <w:p w:rsidR="00D71441" w:rsidRPr="00141D43" w:rsidRDefault="00D71441" w:rsidP="00D71441">
      <w:pPr>
        <w:pStyle w:val="ListParagraph"/>
        <w:jc w:val="center"/>
        <w:rPr>
          <w:rFonts w:ascii="Times New Roman" w:hAnsi="Times New Roman" w:cs="Times New Roman"/>
          <w:sz w:val="26"/>
          <w:szCs w:val="26"/>
        </w:rPr>
      </w:pPr>
      <w:r w:rsidRPr="00141D43">
        <w:rPr>
          <w:rFonts w:ascii="Times New Roman" w:hAnsi="Times New Roman" w:cs="Times New Roman"/>
          <w:noProof/>
          <w:sz w:val="26"/>
          <w:szCs w:val="26"/>
          <w:lang w:val="en-US"/>
        </w:rPr>
        <w:drawing>
          <wp:inline distT="0" distB="0" distL="0" distR="0" wp14:anchorId="77A20FA3" wp14:editId="1F3EEA4F">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71441" w:rsidRPr="00141D43" w:rsidRDefault="00D71441" w:rsidP="00D71441">
      <w:pPr>
        <w:pStyle w:val="ListParagraph"/>
        <w:jc w:val="center"/>
        <w:rPr>
          <w:rFonts w:ascii="Times New Roman" w:hAnsi="Times New Roman" w:cs="Times New Roman"/>
          <w:sz w:val="26"/>
          <w:szCs w:val="26"/>
        </w:rPr>
      </w:pPr>
      <w:r w:rsidRPr="00141D43">
        <w:rPr>
          <w:rFonts w:ascii="Times New Roman" w:hAnsi="Times New Roman" w:cs="Times New Roman"/>
          <w:noProof/>
          <w:sz w:val="26"/>
          <w:szCs w:val="26"/>
          <w:lang w:val="en-US"/>
        </w:rPr>
        <w:drawing>
          <wp:inline distT="0" distB="0" distL="0" distR="0" wp14:anchorId="4BAFA98C" wp14:editId="2D083953">
            <wp:extent cx="3999230" cy="3470275"/>
            <wp:effectExtent l="0" t="0" r="0" b="0"/>
            <wp:docPr id="47" name="Picture 47"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D71441" w:rsidRPr="00141D43" w:rsidRDefault="00D71441" w:rsidP="00D71441">
      <w:pPr>
        <w:pStyle w:val="ListParagraph"/>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2F8BFA59" wp14:editId="280FEFF7">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71441" w:rsidRPr="00141D43" w:rsidRDefault="00D71441" w:rsidP="00D71441">
      <w:pPr>
        <w:pStyle w:val="ListParagraph"/>
        <w:outlineLvl w:val="1"/>
        <w:rPr>
          <w:ins w:id="220" w:author="theirs" w:date="2014-09-10T22:51:00Z"/>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221" w:name="_Toc398323449"/>
      <w:bookmarkStart w:id="222" w:name="_Toc399455849"/>
      <w:bookmarkStart w:id="223" w:name="_Toc403367863"/>
      <w:r w:rsidRPr="00141D43">
        <w:rPr>
          <w:rFonts w:ascii="Times New Roman" w:hAnsi="Times New Roman" w:cs="Times New Roman"/>
          <w:b/>
          <w:sz w:val="26"/>
          <w:szCs w:val="26"/>
        </w:rPr>
        <w:t>5.11</w:t>
      </w:r>
      <w:r w:rsidRPr="00141D43">
        <w:rPr>
          <w:rFonts w:ascii="Times New Roman" w:hAnsi="Times New Roman" w:cs="Times New Roman"/>
          <w:b/>
          <w:sz w:val="26"/>
          <w:szCs w:val="26"/>
        </w:rPr>
        <w:tab/>
        <w:t>Chức năng bình luận</w:t>
      </w:r>
      <w:bookmarkEnd w:id="221"/>
      <w:bookmarkEnd w:id="222"/>
      <w:bookmarkEnd w:id="223"/>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Giúp người dùng có thể bình luận các bài viết</w:t>
      </w:r>
      <w:r w:rsidRPr="00141D43">
        <w:rPr>
          <w:rFonts w:ascii="Times New Roman" w:hAnsi="Times New Roman" w:cs="Times New Roman"/>
          <w:sz w:val="26"/>
          <w:szCs w:val="26"/>
        </w:rPr>
        <w:br/>
        <w:t>Giao diện:</w:t>
      </w: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noProof/>
          <w:sz w:val="26"/>
          <w:szCs w:val="26"/>
          <w:lang w:val="en-US"/>
        </w:rPr>
        <w:drawing>
          <wp:inline distT="0" distB="0" distL="0" distR="0" wp14:anchorId="0675A316" wp14:editId="69FE39FD">
            <wp:extent cx="6390005" cy="24453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390005" cy="2445377"/>
                    </a:xfrm>
                    <a:prstGeom prst="rect">
                      <a:avLst/>
                    </a:prstGeom>
                    <a:noFill/>
                    <a:ln>
                      <a:noFill/>
                    </a:ln>
                  </pic:spPr>
                </pic:pic>
              </a:graphicData>
            </a:graphic>
          </wp:inline>
        </w:drawing>
      </w:r>
      <w:r w:rsidRPr="00141D43">
        <w:rPr>
          <w:rFonts w:ascii="Times New Roman" w:hAnsi="Times New Roman" w:cs="Times New Roman"/>
          <w:sz w:val="26"/>
          <w:szCs w:val="26"/>
        </w:rPr>
        <w:br/>
        <w:t xml:space="preserve">                 Các thành phần trong giao diện:</w:t>
      </w:r>
      <w:r w:rsidRPr="00141D43">
        <w:rPr>
          <w:rFonts w:ascii="Times New Roman" w:hAnsi="Times New Roman" w:cs="Times New Roman"/>
          <w:sz w:val="26"/>
          <w:szCs w:val="26"/>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4"/>
        <w:gridCol w:w="1818"/>
        <w:gridCol w:w="1713"/>
        <w:gridCol w:w="5106"/>
      </w:tblGrid>
      <w:tr w:rsidR="00D71441" w:rsidRPr="00141D43" w:rsidTr="00ED6AD8">
        <w:trPr>
          <w:jc w:val="center"/>
        </w:trPr>
        <w:tc>
          <w:tcPr>
            <w:tcW w:w="854"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Ghi chú</w:t>
            </w:r>
          </w:p>
        </w:tc>
      </w:tr>
      <w:tr w:rsidR="00D71441" w:rsidRPr="00141D43" w:rsidTr="00ED6AD8">
        <w:trPr>
          <w:jc w:val="center"/>
        </w:trPr>
        <w:tc>
          <w:tcPr>
            <w:tcW w:w="854"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1</w:t>
            </w:r>
          </w:p>
        </w:tc>
        <w:tc>
          <w:tcPr>
            <w:tcW w:w="1818"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rPr>
                <w:rFonts w:ascii="Times New Roman" w:hAnsi="Times New Roman" w:cs="Times New Roman"/>
                <w:sz w:val="26"/>
                <w:szCs w:val="26"/>
                <w:lang w:eastAsia="ar-SA"/>
              </w:rPr>
            </w:pPr>
            <w:r w:rsidRPr="00141D43">
              <w:rPr>
                <w:rFonts w:ascii="Times New Roman" w:hAnsi="Times New Roman" w:cs="Times New Roman"/>
                <w:sz w:val="26"/>
                <w:szCs w:val="26"/>
              </w:rPr>
              <w:t>Textarea</w:t>
            </w:r>
          </w:p>
        </w:tc>
        <w:tc>
          <w:tcPr>
            <w:tcW w:w="1713"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pStyle w:val="ListParagraph"/>
              <w:snapToGrid w:val="0"/>
              <w:ind w:left="0"/>
              <w:rPr>
                <w:rFonts w:ascii="Times New Roman" w:hAnsi="Times New Roman" w:cs="Times New Roman"/>
                <w:sz w:val="26"/>
                <w:szCs w:val="26"/>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suppressAutoHyphens/>
              <w:snapToGrid w:val="0"/>
              <w:spacing w:line="252" w:lineRule="auto"/>
              <w:rPr>
                <w:rFonts w:ascii="Times New Roman" w:eastAsia="SimSun" w:hAnsi="Times New Roman" w:cs="Times New Roman"/>
                <w:kern w:val="2"/>
                <w:sz w:val="26"/>
                <w:szCs w:val="26"/>
                <w:lang w:eastAsia="ar-SA"/>
              </w:rPr>
            </w:pPr>
            <w:r w:rsidRPr="00141D43">
              <w:rPr>
                <w:rFonts w:ascii="Times New Roman" w:hAnsi="Times New Roman" w:cs="Times New Roman"/>
                <w:sz w:val="26"/>
                <w:szCs w:val="26"/>
              </w:rPr>
              <w:t>Khung để nhập nôi dung bình luận</w:t>
            </w:r>
          </w:p>
        </w:tc>
      </w:tr>
      <w:tr w:rsidR="00D71441" w:rsidRPr="00141D43" w:rsidTr="00ED6AD8">
        <w:trPr>
          <w:jc w:val="center"/>
        </w:trPr>
        <w:tc>
          <w:tcPr>
            <w:tcW w:w="854"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2</w:t>
            </w:r>
          </w:p>
        </w:tc>
        <w:tc>
          <w:tcPr>
            <w:tcW w:w="1818"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rPr>
                <w:rFonts w:ascii="Times New Roman" w:hAnsi="Times New Roman" w:cs="Times New Roman"/>
                <w:sz w:val="26"/>
                <w:szCs w:val="26"/>
                <w:lang w:eastAsia="ar-SA"/>
              </w:rPr>
            </w:pPr>
            <w:r w:rsidRPr="00141D43">
              <w:rPr>
                <w:rFonts w:ascii="Times New Roman" w:hAnsi="Times New Roman" w:cs="Times New Roman"/>
                <w:sz w:val="26"/>
                <w:szCs w:val="26"/>
              </w:rPr>
              <w:t>Button</w:t>
            </w:r>
          </w:p>
        </w:tc>
        <w:tc>
          <w:tcPr>
            <w:tcW w:w="1713"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pStyle w:val="ListParagraph"/>
              <w:snapToGrid w:val="0"/>
              <w:ind w:left="0"/>
              <w:rPr>
                <w:rFonts w:ascii="Times New Roman" w:hAnsi="Times New Roman" w:cs="Times New Roman"/>
                <w:sz w:val="26"/>
                <w:szCs w:val="26"/>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suppressAutoHyphens/>
              <w:snapToGrid w:val="0"/>
              <w:spacing w:line="252" w:lineRule="auto"/>
              <w:rPr>
                <w:rFonts w:ascii="Times New Roman" w:eastAsia="SimSun" w:hAnsi="Times New Roman" w:cs="Times New Roman"/>
                <w:kern w:val="2"/>
                <w:sz w:val="26"/>
                <w:szCs w:val="26"/>
                <w:lang w:eastAsia="ar-SA"/>
              </w:rPr>
            </w:pPr>
            <w:r w:rsidRPr="00141D43">
              <w:rPr>
                <w:rFonts w:ascii="Times New Roman" w:hAnsi="Times New Roman" w:cs="Times New Roman"/>
                <w:sz w:val="26"/>
                <w:szCs w:val="26"/>
              </w:rPr>
              <w:t>Người dùng nhấp vào nút “Gửi bình luận” để gửi.</w:t>
            </w:r>
          </w:p>
        </w:tc>
      </w:tr>
      <w:tr w:rsidR="00D71441" w:rsidRPr="00141D43" w:rsidTr="00ED6AD8">
        <w:trPr>
          <w:jc w:val="center"/>
        </w:trPr>
        <w:tc>
          <w:tcPr>
            <w:tcW w:w="854"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3</w:t>
            </w:r>
          </w:p>
        </w:tc>
        <w:tc>
          <w:tcPr>
            <w:tcW w:w="1818"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rPr>
                <w:rFonts w:ascii="Times New Roman" w:hAnsi="Times New Roman" w:cs="Times New Roman"/>
                <w:sz w:val="26"/>
                <w:szCs w:val="26"/>
                <w:lang w:eastAsia="ar-SA"/>
              </w:rPr>
            </w:pPr>
            <w:r w:rsidRPr="00141D43">
              <w:rPr>
                <w:rFonts w:ascii="Times New Roman" w:hAnsi="Times New Roman" w:cs="Times New Roman"/>
                <w:sz w:val="26"/>
                <w:szCs w:val="26"/>
              </w:rPr>
              <w:t>Button</w:t>
            </w:r>
          </w:p>
        </w:tc>
        <w:tc>
          <w:tcPr>
            <w:tcW w:w="1713"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pStyle w:val="ListParagraph"/>
              <w:snapToGrid w:val="0"/>
              <w:ind w:left="0"/>
              <w:rPr>
                <w:rFonts w:ascii="Times New Roman" w:hAnsi="Times New Roman" w:cs="Times New Roman"/>
                <w:sz w:val="26"/>
                <w:szCs w:val="26"/>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snapToGrid w:val="0"/>
              <w:ind w:left="0"/>
              <w:rPr>
                <w:rFonts w:ascii="Times New Roman" w:hAnsi="Times New Roman" w:cs="Times New Roman"/>
                <w:sz w:val="26"/>
                <w:szCs w:val="26"/>
                <w:lang w:eastAsia="ar-SA"/>
              </w:rPr>
            </w:pPr>
            <w:r w:rsidRPr="00141D43">
              <w:rPr>
                <w:rFonts w:ascii="Times New Roman" w:hAnsi="Times New Roman" w:cs="Times New Roman"/>
                <w:sz w:val="26"/>
                <w:szCs w:val="26"/>
              </w:rPr>
              <w:t>Người dùng nhấp vào để trả lời các bình luận trước</w:t>
            </w:r>
          </w:p>
        </w:tc>
      </w:tr>
      <w:tr w:rsidR="00D71441" w:rsidRPr="00141D43" w:rsidTr="00ED6AD8">
        <w:trPr>
          <w:jc w:val="center"/>
        </w:trPr>
        <w:tc>
          <w:tcPr>
            <w:tcW w:w="854"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lastRenderedPageBreak/>
              <w:t>4</w:t>
            </w:r>
          </w:p>
        </w:tc>
        <w:tc>
          <w:tcPr>
            <w:tcW w:w="1818"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rPr>
                <w:rFonts w:ascii="Times New Roman" w:hAnsi="Times New Roman" w:cs="Times New Roman"/>
                <w:sz w:val="26"/>
                <w:szCs w:val="26"/>
                <w:lang w:eastAsia="ar-SA"/>
              </w:rPr>
            </w:pPr>
            <w:r w:rsidRPr="00141D43">
              <w:rPr>
                <w:rFonts w:ascii="Times New Roman" w:hAnsi="Times New Roman" w:cs="Times New Roman"/>
                <w:sz w:val="26"/>
                <w:szCs w:val="26"/>
              </w:rPr>
              <w:t>Button</w:t>
            </w:r>
          </w:p>
        </w:tc>
        <w:tc>
          <w:tcPr>
            <w:tcW w:w="1713"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pStyle w:val="ListParagraph"/>
              <w:snapToGrid w:val="0"/>
              <w:ind w:left="0"/>
              <w:rPr>
                <w:rFonts w:ascii="Times New Roman" w:hAnsi="Times New Roman" w:cs="Times New Roman"/>
                <w:sz w:val="26"/>
                <w:szCs w:val="26"/>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snapToGrid w:val="0"/>
              <w:ind w:left="0"/>
              <w:rPr>
                <w:rFonts w:ascii="Times New Roman" w:hAnsi="Times New Roman" w:cs="Times New Roman"/>
                <w:sz w:val="26"/>
                <w:szCs w:val="26"/>
                <w:lang w:eastAsia="ar-SA"/>
              </w:rPr>
            </w:pPr>
            <w:r w:rsidRPr="00141D43">
              <w:rPr>
                <w:rFonts w:ascii="Times New Roman" w:hAnsi="Times New Roman" w:cs="Times New Roman"/>
                <w:sz w:val="26"/>
                <w:szCs w:val="26"/>
              </w:rPr>
              <w:t>Người dùng nhấp vào nút “ Tố cáo” để tố cáo bình luận bài viết</w:t>
            </w:r>
          </w:p>
        </w:tc>
      </w:tr>
      <w:tr w:rsidR="00D71441" w:rsidRPr="00141D43" w:rsidTr="00ED6AD8">
        <w:trPr>
          <w:jc w:val="center"/>
        </w:trPr>
        <w:tc>
          <w:tcPr>
            <w:tcW w:w="854"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jc w:val="center"/>
              <w:rPr>
                <w:rFonts w:ascii="Times New Roman" w:hAnsi="Times New Roman" w:cs="Times New Roman"/>
                <w:sz w:val="26"/>
                <w:szCs w:val="26"/>
                <w:lang w:eastAsia="ar-SA"/>
              </w:rPr>
            </w:pPr>
            <w:r w:rsidRPr="00141D43">
              <w:rPr>
                <w:rFonts w:ascii="Times New Roman" w:hAnsi="Times New Roman" w:cs="Times New Roman"/>
                <w:sz w:val="26"/>
                <w:szCs w:val="26"/>
              </w:rPr>
              <w:t>5</w:t>
            </w:r>
          </w:p>
        </w:tc>
        <w:tc>
          <w:tcPr>
            <w:tcW w:w="1818"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ind w:left="0"/>
              <w:rPr>
                <w:rFonts w:ascii="Times New Roman" w:hAnsi="Times New Roman" w:cs="Times New Roman"/>
                <w:sz w:val="26"/>
                <w:szCs w:val="26"/>
                <w:lang w:eastAsia="ar-SA"/>
              </w:rPr>
            </w:pPr>
            <w:r w:rsidRPr="00141D43">
              <w:rPr>
                <w:rFonts w:ascii="Times New Roman" w:hAnsi="Times New Roman" w:cs="Times New Roman"/>
                <w:sz w:val="26"/>
                <w:szCs w:val="26"/>
              </w:rPr>
              <w:t>Button</w:t>
            </w:r>
          </w:p>
        </w:tc>
        <w:tc>
          <w:tcPr>
            <w:tcW w:w="1713" w:type="dxa"/>
            <w:tcBorders>
              <w:top w:val="single" w:sz="4" w:space="0" w:color="auto"/>
              <w:left w:val="single" w:sz="4" w:space="0" w:color="auto"/>
              <w:bottom w:val="single" w:sz="4" w:space="0" w:color="auto"/>
              <w:right w:val="single" w:sz="4" w:space="0" w:color="auto"/>
            </w:tcBorders>
          </w:tcPr>
          <w:p w:rsidR="00D71441" w:rsidRPr="00141D43" w:rsidRDefault="00D71441" w:rsidP="00ED6AD8">
            <w:pPr>
              <w:pStyle w:val="ListParagraph"/>
              <w:snapToGrid w:val="0"/>
              <w:ind w:left="0"/>
              <w:rPr>
                <w:rFonts w:ascii="Times New Roman" w:hAnsi="Times New Roman" w:cs="Times New Roman"/>
                <w:sz w:val="26"/>
                <w:szCs w:val="26"/>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D71441" w:rsidRPr="00141D43" w:rsidRDefault="00D71441" w:rsidP="00ED6AD8">
            <w:pPr>
              <w:pStyle w:val="ListParagraph"/>
              <w:snapToGrid w:val="0"/>
              <w:ind w:left="0"/>
              <w:rPr>
                <w:rFonts w:ascii="Times New Roman" w:hAnsi="Times New Roman" w:cs="Times New Roman"/>
                <w:sz w:val="26"/>
                <w:szCs w:val="26"/>
                <w:lang w:eastAsia="ar-SA"/>
              </w:rPr>
            </w:pPr>
            <w:r w:rsidRPr="00141D43">
              <w:rPr>
                <w:rFonts w:ascii="Times New Roman" w:hAnsi="Times New Roman" w:cs="Times New Roman"/>
                <w:sz w:val="26"/>
                <w:szCs w:val="26"/>
              </w:rPr>
              <w:t>Người dùng nhấp vào nút “ Bình luận” để bình luận bài viết</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spacing w:after="200" w:line="276" w:lineRule="auto"/>
        <w:rPr>
          <w:rFonts w:ascii="Times New Roman" w:hAnsi="Times New Roman" w:cs="Times New Roman"/>
          <w:sz w:val="26"/>
          <w:szCs w:val="26"/>
        </w:rPr>
      </w:pPr>
    </w:p>
    <w:p w:rsidR="00D71441" w:rsidRPr="00141D43" w:rsidRDefault="00D71441" w:rsidP="00D71441">
      <w:pPr>
        <w:spacing w:after="200" w:line="276" w:lineRule="auto"/>
        <w:rPr>
          <w:rFonts w:ascii="Times New Roman" w:hAnsi="Times New Roman" w:cs="Times New Roman"/>
          <w:sz w:val="26"/>
          <w:szCs w:val="26"/>
        </w:rPr>
      </w:pPr>
    </w:p>
    <w:p w:rsidR="00D71441" w:rsidRPr="00141D43" w:rsidRDefault="00D71441" w:rsidP="00D71441">
      <w:pPr>
        <w:pStyle w:val="ListParagraph"/>
        <w:spacing w:after="200" w:line="276" w:lineRule="auto"/>
        <w:ind w:firstLine="720"/>
        <w:rPr>
          <w:rFonts w:ascii="Times New Roman" w:hAnsi="Times New Roman" w:cs="Times New Roman"/>
          <w:sz w:val="26"/>
          <w:szCs w:val="26"/>
        </w:rPr>
      </w:pPr>
      <w:r w:rsidRPr="00141D43">
        <w:rPr>
          <w:rFonts w:ascii="Times New Roman" w:hAnsi="Times New Roman" w:cs="Times New Roman"/>
          <w:sz w:val="26"/>
          <w:szCs w:val="26"/>
        </w:rPr>
        <w:t>Dữ liệu được sử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1981"/>
        <w:gridCol w:w="1438"/>
        <w:gridCol w:w="1438"/>
        <w:gridCol w:w="1439"/>
        <w:gridCol w:w="1439"/>
      </w:tblGrid>
      <w:tr w:rsidR="00D71441" w:rsidRPr="00141D43" w:rsidTr="00ED6AD8">
        <w:trPr>
          <w:jc w:val="center"/>
        </w:trPr>
        <w:tc>
          <w:tcPr>
            <w:tcW w:w="901" w:type="dxa"/>
            <w:vMerge w:val="restart"/>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901"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shd w:val="clear" w:color="auto" w:fill="C6D9F1"/>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90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90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Bình luận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trHeight w:val="364"/>
          <w:jc w:val="center"/>
        </w:trPr>
        <w:tc>
          <w:tcPr>
            <w:tcW w:w="901"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ind w:firstLine="720"/>
        <w:rPr>
          <w:rFonts w:ascii="Times New Roman" w:eastAsia="SimSun" w:hAnsi="Times New Roman" w:cs="Times New Roman"/>
          <w:kern w:val="2"/>
          <w:sz w:val="26"/>
          <w:szCs w:val="26"/>
          <w:lang w:eastAsia="ar-SA"/>
        </w:rPr>
      </w:pPr>
      <w:r w:rsidRPr="00141D43">
        <w:rPr>
          <w:rFonts w:ascii="Times New Roman" w:hAnsi="Times New Roman" w:cs="Times New Roman"/>
          <w:sz w:val="26"/>
          <w:szCs w:val="26"/>
        </w:rPr>
        <w:t>Xử lý: sơ đồ sau cho thấy hoạt động bình luận của người dùng</w:t>
      </w:r>
    </w:p>
    <w:p w:rsidR="00D71441" w:rsidRPr="00141D43" w:rsidRDefault="00D71441" w:rsidP="00D71441">
      <w:pPr>
        <w:pStyle w:val="ListParagraph"/>
        <w:outlineLvl w:val="1"/>
        <w:rPr>
          <w:rFonts w:ascii="Times New Roman" w:hAnsi="Times New Roman" w:cs="Times New Roman"/>
          <w:b/>
          <w:sz w:val="26"/>
          <w:szCs w:val="26"/>
        </w:rPr>
      </w:pPr>
      <w:bookmarkStart w:id="224" w:name="_Toc403366605"/>
      <w:bookmarkStart w:id="225" w:name="_Toc403366834"/>
      <w:bookmarkStart w:id="226" w:name="_Toc403367565"/>
      <w:bookmarkStart w:id="227" w:name="_Toc403367864"/>
      <w:bookmarkStart w:id="228" w:name="_Toc398323450"/>
      <w:r w:rsidRPr="00141D43">
        <w:rPr>
          <w:rFonts w:ascii="Times New Roman" w:hAnsi="Times New Roman" w:cs="Times New Roman"/>
          <w:b/>
          <w:noProof/>
          <w:sz w:val="26"/>
          <w:szCs w:val="26"/>
          <w:lang w:val="en-US"/>
        </w:rPr>
        <w:drawing>
          <wp:inline distT="0" distB="0" distL="0" distR="0" wp14:anchorId="59038530" wp14:editId="771959F3">
            <wp:extent cx="5826760" cy="3232150"/>
            <wp:effectExtent l="0" t="0" r="2540" b="6350"/>
            <wp:docPr id="49" name="Picture 49" descr="C:\Users\Windows\Google Drive\1TAILIEUHOCTAP\1HK120142015\DB_CLPM\DB_PM\TL_TKE\THIET_KE\BinhL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Google Drive\1TAILIEUHOCTAP\1HK120142015\DB_CLPM\DB_PM\TL_TKE\THIET_KE\BinhLu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6760" cy="3232150"/>
                    </a:xfrm>
                    <a:prstGeom prst="rect">
                      <a:avLst/>
                    </a:prstGeom>
                    <a:noFill/>
                    <a:ln>
                      <a:noFill/>
                    </a:ln>
                  </pic:spPr>
                </pic:pic>
              </a:graphicData>
            </a:graphic>
          </wp:inline>
        </w:drawing>
      </w:r>
      <w:bookmarkEnd w:id="224"/>
      <w:bookmarkEnd w:id="225"/>
      <w:bookmarkEnd w:id="226"/>
      <w:bookmarkEnd w:id="227"/>
    </w:p>
    <w:p w:rsidR="00D71441" w:rsidRPr="00141D43" w:rsidRDefault="00D71441" w:rsidP="00D71441">
      <w:pPr>
        <w:pStyle w:val="ListParagraph"/>
        <w:outlineLvl w:val="1"/>
        <w:rPr>
          <w:rFonts w:ascii="Times New Roman" w:hAnsi="Times New Roman" w:cs="Times New Roman"/>
          <w:b/>
          <w:sz w:val="26"/>
          <w:szCs w:val="26"/>
        </w:rPr>
      </w:pPr>
      <w:bookmarkStart w:id="229" w:name="_Toc399455850"/>
      <w:bookmarkStart w:id="230" w:name="_Toc403367865"/>
      <w:r w:rsidRPr="00141D43">
        <w:rPr>
          <w:rFonts w:ascii="Times New Roman" w:hAnsi="Times New Roman" w:cs="Times New Roman"/>
          <w:b/>
          <w:sz w:val="26"/>
          <w:szCs w:val="26"/>
        </w:rPr>
        <w:t>5.12</w:t>
      </w:r>
      <w:r w:rsidRPr="00141D43">
        <w:rPr>
          <w:rFonts w:ascii="Times New Roman" w:hAnsi="Times New Roman" w:cs="Times New Roman"/>
          <w:b/>
          <w:sz w:val="26"/>
          <w:szCs w:val="26"/>
        </w:rPr>
        <w:tab/>
        <w:t xml:space="preserve">Chức năng </w:t>
      </w:r>
      <w:bookmarkEnd w:id="228"/>
      <w:r w:rsidRPr="00141D43">
        <w:rPr>
          <w:rFonts w:ascii="Times New Roman" w:hAnsi="Times New Roman" w:cs="Times New Roman"/>
          <w:b/>
          <w:sz w:val="26"/>
          <w:szCs w:val="26"/>
        </w:rPr>
        <w:t>quản lý bình luận</w:t>
      </w:r>
      <w:bookmarkEnd w:id="229"/>
      <w:bookmarkEnd w:id="230"/>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lastRenderedPageBreak/>
        <w:t>Mục đích: Giúp người dùng có thể xem các bình luận của hệ thống, xóa các bình luận xấu trong hệ thống</w:t>
      </w: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noProof/>
          <w:sz w:val="26"/>
          <w:szCs w:val="26"/>
          <w:lang w:val="en-US"/>
        </w:rPr>
        <w:drawing>
          <wp:anchor distT="0" distB="0" distL="114300" distR="114300" simplePos="0" relativeHeight="251681792" behindDoc="0" locked="0" layoutInCell="1" allowOverlap="1" wp14:anchorId="229CC57A" wp14:editId="73509915">
            <wp:simplePos x="0" y="0"/>
            <wp:positionH relativeFrom="column">
              <wp:posOffset>-727710</wp:posOffset>
            </wp:positionH>
            <wp:positionV relativeFrom="paragraph">
              <wp:posOffset>323215</wp:posOffset>
            </wp:positionV>
            <wp:extent cx="7112000" cy="2202815"/>
            <wp:effectExtent l="0" t="0" r="0" b="698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5">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anchor>
        </w:drawing>
      </w:r>
      <w:r w:rsidRPr="00141D43">
        <w:rPr>
          <w:rFonts w:ascii="Times New Roman" w:hAnsi="Times New Roman" w:cs="Times New Roman"/>
          <w:sz w:val="26"/>
          <w:szCs w:val="26"/>
        </w:rPr>
        <w:t>Giao diện:</w:t>
      </w: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 xml:space="preserve"> Các thành phần trong giao diện:</w:t>
      </w:r>
    </w:p>
    <w:p w:rsidR="00D71441" w:rsidRPr="00141D43" w:rsidRDefault="00D71441" w:rsidP="00D71441">
      <w:pPr>
        <w:pStyle w:val="ListParagraph"/>
        <w:rPr>
          <w:rFonts w:ascii="Times New Roman" w:hAnsi="Times New Roman" w:cs="Times New Roman"/>
          <w:sz w:val="26"/>
          <w:szCs w:val="26"/>
        </w:rPr>
      </w:pPr>
    </w:p>
    <w:tbl>
      <w:tblPr>
        <w:tblStyle w:val="TableGrid"/>
        <w:tblW w:w="8905" w:type="dxa"/>
        <w:jc w:val="center"/>
        <w:tblLook w:val="04A0" w:firstRow="1" w:lastRow="0" w:firstColumn="1" w:lastColumn="0" w:noHBand="0" w:noVBand="1"/>
      </w:tblPr>
      <w:tblGrid>
        <w:gridCol w:w="1165"/>
        <w:gridCol w:w="2340"/>
        <w:gridCol w:w="1655"/>
        <w:gridCol w:w="3745"/>
      </w:tblGrid>
      <w:tr w:rsidR="00D71441" w:rsidRPr="00141D43" w:rsidTr="00ED6AD8">
        <w:trPr>
          <w:jc w:val="center"/>
        </w:trPr>
        <w:tc>
          <w:tcPr>
            <w:tcW w:w="1165"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2340"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1655"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3745" w:type="dxa"/>
            <w:shd w:val="clear" w:color="auto" w:fill="BDD6EE" w:themeFill="accent1" w:themeFillTint="66"/>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10</w:t>
            </w: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số dòng trên 1 trang</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Nhập thông tin tìm kiếm</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mã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mã bình luận cha của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tên tài khoản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tên nhà trọ được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7</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thời gian được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8</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Character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nội dung của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9</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Integer</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số lần bị báo vi phạm</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10</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những thao tác với bình luận</w:t>
            </w:r>
          </w:p>
        </w:tc>
      </w:tr>
      <w:tr w:rsidR="00D71441" w:rsidRPr="00141D43" w:rsidTr="00ED6AD8">
        <w:trPr>
          <w:jc w:val="center"/>
        </w:trPr>
        <w:tc>
          <w:tcPr>
            <w:tcW w:w="116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11</w:t>
            </w:r>
          </w:p>
        </w:tc>
        <w:tc>
          <w:tcPr>
            <w:tcW w:w="234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1655"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3745"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Dùng để xóa bình luận</w:t>
            </w:r>
          </w:p>
        </w:tc>
      </w:tr>
    </w:tbl>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Các thành phần trong giao diện</w:t>
      </w: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Dữ liệu được sử dụng:</w:t>
      </w:r>
    </w:p>
    <w:p w:rsidR="00D71441" w:rsidRPr="00141D43" w:rsidRDefault="00D71441" w:rsidP="00D71441">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78"/>
        <w:gridCol w:w="1893"/>
        <w:gridCol w:w="1390"/>
        <w:gridCol w:w="1374"/>
        <w:gridCol w:w="1378"/>
        <w:gridCol w:w="1383"/>
      </w:tblGrid>
      <w:tr w:rsidR="00D71441" w:rsidRPr="00141D43" w:rsidTr="00ED6AD8">
        <w:tc>
          <w:tcPr>
            <w:tcW w:w="895"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c>
          <w:tcPr>
            <w:tcW w:w="895"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tcPr>
          <w:p w:rsidR="00D71441" w:rsidRPr="00141D43" w:rsidRDefault="00D71441" w:rsidP="00ED6AD8">
            <w:pPr>
              <w:pStyle w:val="ListParagraph"/>
              <w:ind w:left="0"/>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Bình luận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lastRenderedPageBreak/>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Sơ đồ xử lý:</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drawing>
          <wp:inline distT="0" distB="0" distL="0" distR="0" wp14:anchorId="760DAA92" wp14:editId="05558B45">
            <wp:extent cx="4238625" cy="7058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6">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D71441" w:rsidRPr="00141D43" w:rsidRDefault="00D71441" w:rsidP="00D71441">
      <w:pPr>
        <w:pStyle w:val="ListParagraph"/>
        <w:outlineLvl w:val="1"/>
        <w:rPr>
          <w:ins w:id="231" w:author="ChiTam" w:date="2014-09-10T22:51:00Z"/>
          <w:rFonts w:ascii="Times New Roman" w:hAnsi="Times New Roman" w:cs="Times New Roman"/>
          <w:b/>
          <w:sz w:val="26"/>
          <w:szCs w:val="26"/>
        </w:rPr>
      </w:pPr>
    </w:p>
    <w:p w:rsidR="00D71441" w:rsidRPr="00141D43" w:rsidRDefault="00D71441">
      <w:pPr>
        <w:pStyle w:val="ListParagraph"/>
        <w:outlineLvl w:val="1"/>
        <w:rPr>
          <w:rFonts w:ascii="Times New Roman" w:hAnsi="Times New Roman" w:cs="Times New Roman"/>
          <w:b/>
          <w:sz w:val="26"/>
          <w:szCs w:val="26"/>
        </w:rPr>
        <w:pPrChange w:id="232" w:author="theirs" w:date="2014-09-10T22:51:00Z">
          <w:pPr>
            <w:pStyle w:val="ListParagraph"/>
          </w:pPr>
        </w:pPrChange>
      </w:pPr>
      <w:bookmarkStart w:id="233" w:name="_Toc398323453"/>
      <w:bookmarkStart w:id="234" w:name="_Toc399455851"/>
      <w:bookmarkStart w:id="235" w:name="_Toc403367866"/>
      <w:r w:rsidRPr="00141D43">
        <w:rPr>
          <w:rFonts w:ascii="Times New Roman" w:hAnsi="Times New Roman" w:cs="Times New Roman"/>
          <w:b/>
          <w:sz w:val="26"/>
          <w:szCs w:val="26"/>
        </w:rPr>
        <w:t>5.13</w:t>
      </w:r>
      <w:r w:rsidRPr="00141D43">
        <w:rPr>
          <w:rFonts w:ascii="Times New Roman" w:hAnsi="Times New Roman" w:cs="Times New Roman"/>
          <w:b/>
          <w:sz w:val="26"/>
          <w:szCs w:val="26"/>
        </w:rPr>
        <w:tab/>
        <w:t xml:space="preserve">Chức năng quản lý </w:t>
      </w:r>
      <w:bookmarkEnd w:id="233"/>
      <w:r w:rsidRPr="00141D43">
        <w:rPr>
          <w:rFonts w:ascii="Times New Roman" w:hAnsi="Times New Roman" w:cs="Times New Roman"/>
          <w:b/>
          <w:sz w:val="26"/>
          <w:szCs w:val="26"/>
        </w:rPr>
        <w:t>đăng tin</w:t>
      </w:r>
      <w:bookmarkEnd w:id="234"/>
      <w:bookmarkEnd w:id="235"/>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lastRenderedPageBreak/>
        <w:t>- Mục đích: giúp cho người quản trị hế thống duyệt những tin phù hợp và xóa những tin không phù hợp.</w:t>
      </w:r>
      <w:r w:rsidRPr="00141D43">
        <w:rPr>
          <w:rFonts w:ascii="Times New Roman" w:hAnsi="Times New Roman" w:cs="Times New Roman"/>
          <w:sz w:val="26"/>
          <w:szCs w:val="26"/>
        </w:rPr>
        <w:br/>
        <w:t xml:space="preserve">           - Giao diện:</w:t>
      </w: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sz w:val="26"/>
          <w:szCs w:val="26"/>
        </w:rPr>
        <w:t>Giao diện quản lý đăng tin của Người quản trị</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drawing>
          <wp:inline distT="0" distB="0" distL="0" distR="0" wp14:anchorId="3DCC7CA8" wp14:editId="68D70169">
            <wp:extent cx="5937250" cy="3026410"/>
            <wp:effectExtent l="0" t="0" r="0" b="0"/>
            <wp:docPr id="55" name="Picture 55"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 ly dang tin - admi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250" cy="3026410"/>
                    </a:xfrm>
                    <a:prstGeom prst="rect">
                      <a:avLst/>
                    </a:prstGeom>
                    <a:noFill/>
                    <a:ln>
                      <a:noFill/>
                    </a:ln>
                  </pic:spPr>
                </pic:pic>
              </a:graphicData>
            </a:graphic>
          </wp:inline>
        </w:drawing>
      </w:r>
      <w:r w:rsidRPr="00141D43">
        <w:rPr>
          <w:rFonts w:ascii="Times New Roman" w:hAnsi="Times New Roman" w:cs="Times New Roman"/>
          <w:sz w:val="26"/>
          <w:szCs w:val="26"/>
        </w:rPr>
        <w:br/>
        <w:t>Các thành phần trong giao diện:</w:t>
      </w:r>
      <w:r w:rsidRPr="00141D43">
        <w:rPr>
          <w:rFonts w:ascii="Times New Roman" w:hAnsi="Times New Roman" w:cs="Times New Roman"/>
          <w:sz w:val="26"/>
          <w:szCs w:val="26"/>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694"/>
        <w:gridCol w:w="1514"/>
        <w:gridCol w:w="5129"/>
      </w:tblGrid>
      <w:tr w:rsidR="00D71441" w:rsidRPr="00141D43" w:rsidTr="00ED6AD8">
        <w:tc>
          <w:tcPr>
            <w:tcW w:w="0" w:type="auto"/>
            <w:shd w:val="clear" w:color="auto" w:fill="BDD6EE"/>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quản trị lựa chọn số lượng thông tin hiện lên trên một trang</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quản trị nhập vào thông tin về nhà trọ muốn tìm kiếm</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Hiển thị ngày mà chủ nhà trọ đăng tin quản bá nhà trọ</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tiêu đề của tin nhà trọ đã được đăng</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Hiện tên người đăng tin</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6</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Địa chỉ của nhà trọ được đăng</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7</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Giá của nhà trọ cho thuê</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8</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Diện tích của nhà trọ cho thuê</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9</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Quản trị viên tiến hành xóa những tin không phù hợp</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lastRenderedPageBreak/>
              <w:t>10</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quản tiến hành duyệt tin để tin đó được đăng lên hệ thống</w:t>
            </w:r>
          </w:p>
        </w:tc>
      </w:tr>
      <w:tr w:rsidR="00D71441" w:rsidRPr="00141D43" w:rsidTr="00ED6AD8">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11</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quản trị chọn để chuyển trang tin.</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sz w:val="26"/>
          <w:szCs w:val="26"/>
        </w:rPr>
        <w:t>Giao diện quản lý đăng tin của chủ nhà trọ</w:t>
      </w: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drawing>
          <wp:anchor distT="0" distB="0" distL="114300" distR="114300" simplePos="0" relativeHeight="251684864" behindDoc="0" locked="0" layoutInCell="1" allowOverlap="1" wp14:anchorId="1B5E04D2" wp14:editId="00EBA071">
            <wp:simplePos x="0" y="0"/>
            <wp:positionH relativeFrom="column">
              <wp:posOffset>0</wp:posOffset>
            </wp:positionH>
            <wp:positionV relativeFrom="paragraph">
              <wp:posOffset>77470</wp:posOffset>
            </wp:positionV>
            <wp:extent cx="5938520" cy="4768215"/>
            <wp:effectExtent l="0" t="0" r="508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chu nha tro"/>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938520" cy="4768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rsidP="00D71441">
      <w:pPr>
        <w:jc w:val="center"/>
        <w:rPr>
          <w:rFonts w:ascii="Times New Roman" w:hAnsi="Times New Roman" w:cs="Times New Roman"/>
          <w:sz w:val="26"/>
          <w:szCs w:val="26"/>
        </w:rPr>
      </w:pPr>
      <w:r w:rsidRPr="00141D43">
        <w:rPr>
          <w:rFonts w:ascii="Times New Roman" w:hAnsi="Times New Roman" w:cs="Times New Roman"/>
          <w:sz w:val="26"/>
          <w:szCs w:val="26"/>
        </w:rPr>
        <w:t>Giao diện thông báo xóa tin</w:t>
      </w:r>
    </w:p>
    <w:p w:rsidR="00D71441" w:rsidRPr="00141D43" w:rsidRDefault="00D71441" w:rsidP="00D71441">
      <w:pPr>
        <w:jc w:val="cente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Các thành phần trong giao diện quản lý đăng tin của chủ nhà trọ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777"/>
        <w:gridCol w:w="1127"/>
        <w:gridCol w:w="5432"/>
      </w:tblGrid>
      <w:tr w:rsidR="00D71441" w:rsidRPr="00141D43" w:rsidTr="00ED6AD8">
        <w:tc>
          <w:tcPr>
            <w:tcW w:w="0" w:type="auto"/>
            <w:shd w:val="clear" w:color="auto" w:fill="BDD6EE"/>
            <w:vAlign w:val="center"/>
          </w:tcPr>
          <w:p w:rsidR="00D71441" w:rsidRPr="00141D43" w:rsidRDefault="00D71441" w:rsidP="00ED6AD8">
            <w:pPr>
              <w:pStyle w:val="ListParagraph"/>
              <w:spacing w:after="0"/>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vAlign w:val="center"/>
          </w:tcPr>
          <w:p w:rsidR="00D71441" w:rsidRPr="00141D43" w:rsidRDefault="00D71441" w:rsidP="00ED6AD8">
            <w:pPr>
              <w:pStyle w:val="ListParagraph"/>
              <w:spacing w:after="0"/>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vAlign w:val="center"/>
          </w:tcPr>
          <w:p w:rsidR="00D71441" w:rsidRPr="00141D43" w:rsidRDefault="00D71441" w:rsidP="00ED6AD8">
            <w:pPr>
              <w:pStyle w:val="ListParagraph"/>
              <w:spacing w:after="0"/>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vAlign w:val="center"/>
          </w:tcPr>
          <w:p w:rsidR="00D71441" w:rsidRPr="00141D43" w:rsidRDefault="00D71441" w:rsidP="00ED6AD8">
            <w:pPr>
              <w:pStyle w:val="ListParagraph"/>
              <w:spacing w:after="0"/>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Text và Hyperlink Text</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Tin mà chủ nhà trọ đã đăng trên hệ thống</w:t>
            </w:r>
          </w:p>
        </w:tc>
      </w:tr>
      <w:tr w:rsidR="00D71441" w:rsidRPr="00141D43" w:rsidTr="00ED6AD8">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lastRenderedPageBreak/>
              <w:t>2</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Khi người dùng muốn xóa tin đã đăng nhấn vào nút “Xóa tin” thì hệ thống sẽ hiện ra “Thông báo xóa tin” cho người dùng</w:t>
            </w:r>
          </w:p>
        </w:tc>
      </w:tr>
      <w:tr w:rsidR="00D71441" w:rsidRPr="00141D43" w:rsidTr="00ED6AD8">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“Cập nhập”, hệ thống sẽ chuyễn sang trang cập nhập thông tin tin đã chọn</w:t>
            </w:r>
          </w:p>
        </w:tc>
      </w:tr>
      <w:tr w:rsidR="00D71441" w:rsidRPr="00141D43" w:rsidTr="00ED6AD8">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Người dùng nhấn nút “Xóa” để xác nhận xóa tin đã đăng.</w:t>
            </w:r>
          </w:p>
        </w:tc>
      </w:tr>
      <w:tr w:rsidR="00D71441" w:rsidRPr="00141D43" w:rsidTr="00ED6AD8">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p>
        </w:tc>
        <w:tc>
          <w:tcPr>
            <w:tcW w:w="0" w:type="auto"/>
            <w:shd w:val="clear" w:color="auto" w:fill="auto"/>
          </w:tcPr>
          <w:p w:rsidR="00D71441" w:rsidRPr="00141D43" w:rsidRDefault="00D71441" w:rsidP="00ED6AD8">
            <w:pPr>
              <w:pStyle w:val="ListParagraph"/>
              <w:spacing w:after="0"/>
              <w:ind w:left="0"/>
              <w:rPr>
                <w:rFonts w:ascii="Times New Roman" w:hAnsi="Times New Roman" w:cs="Times New Roman"/>
                <w:sz w:val="26"/>
                <w:szCs w:val="26"/>
              </w:rPr>
            </w:pPr>
            <w:r w:rsidRPr="00141D43">
              <w:rPr>
                <w:rFonts w:ascii="Times New Roman" w:hAnsi="Times New Roman" w:cs="Times New Roman"/>
                <w:sz w:val="26"/>
                <w:szCs w:val="26"/>
              </w:rPr>
              <w:t>Người dùng nhấn nút “Không” để hủy việc xóa tin đã chọn.</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Dữ liệu được sử dụng:</w:t>
      </w:r>
    </w:p>
    <w:p w:rsidR="00D71441" w:rsidRPr="00141D43" w:rsidRDefault="00D71441" w:rsidP="00D71441">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796"/>
        <w:gridCol w:w="1991"/>
        <w:gridCol w:w="1387"/>
        <w:gridCol w:w="1370"/>
        <w:gridCol w:w="1373"/>
        <w:gridCol w:w="1379"/>
      </w:tblGrid>
      <w:tr w:rsidR="00D71441" w:rsidRPr="00141D43" w:rsidTr="00ED6AD8">
        <w:tc>
          <w:tcPr>
            <w:tcW w:w="806" w:type="dxa"/>
            <w:vMerge w:val="restart"/>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STT</w:t>
            </w:r>
          </w:p>
        </w:tc>
        <w:tc>
          <w:tcPr>
            <w:tcW w:w="2070" w:type="dxa"/>
            <w:vMerge w:val="restart"/>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c>
          <w:tcPr>
            <w:tcW w:w="806" w:type="dxa"/>
            <w:vMerge/>
          </w:tcPr>
          <w:p w:rsidR="00D71441" w:rsidRPr="00141D43" w:rsidRDefault="00D71441" w:rsidP="00ED6AD8">
            <w:pPr>
              <w:pStyle w:val="ListParagraph"/>
              <w:ind w:left="0"/>
              <w:rPr>
                <w:rFonts w:ascii="Times New Roman" w:hAnsi="Times New Roman" w:cs="Times New Roman"/>
                <w:sz w:val="26"/>
                <w:szCs w:val="26"/>
              </w:rPr>
            </w:pPr>
          </w:p>
        </w:tc>
        <w:tc>
          <w:tcPr>
            <w:tcW w:w="2070" w:type="dxa"/>
            <w:vMerge/>
          </w:tcPr>
          <w:p w:rsidR="00D71441" w:rsidRPr="00141D43" w:rsidRDefault="00D71441" w:rsidP="00ED6AD8">
            <w:pPr>
              <w:pStyle w:val="ListParagraph"/>
              <w:ind w:left="0"/>
              <w:rPr>
                <w:rFonts w:ascii="Times New Roman" w:hAnsi="Times New Roman" w:cs="Times New Roman"/>
                <w:sz w:val="26"/>
                <w:szCs w:val="26"/>
              </w:rPr>
            </w:pPr>
          </w:p>
        </w:tc>
        <w:tc>
          <w:tcPr>
            <w:tcW w:w="1438"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c>
          <w:tcPr>
            <w:tcW w:w="806"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207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Tỉnh-Thành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06"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207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Tài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06"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207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06"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207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Quận-Huyện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06"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207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Phường-Xã</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06"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2070"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numPr>
          <w:ilvl w:val="0"/>
          <w:numId w:val="72"/>
        </w:numPr>
        <w:suppressAutoHyphens/>
        <w:spacing w:line="252" w:lineRule="auto"/>
        <w:rPr>
          <w:rFonts w:ascii="Times New Roman" w:hAnsi="Times New Roman" w:cs="Times New Roman"/>
          <w:sz w:val="26"/>
          <w:szCs w:val="26"/>
        </w:rPr>
      </w:pPr>
      <w:r w:rsidRPr="00141D43">
        <w:rPr>
          <w:rFonts w:ascii="Times New Roman" w:hAnsi="Times New Roman" w:cs="Times New Roman"/>
          <w:sz w:val="26"/>
          <w:szCs w:val="26"/>
        </w:rPr>
        <w:t>Xử lý: các sơ đồ sau cho thấy hoạt động quản lý đăng tin của chủ nhà trọ và quản trị viên</w:t>
      </w: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r w:rsidRPr="00141D43">
        <w:rPr>
          <w:rFonts w:ascii="Times New Roman" w:hAnsi="Times New Roman" w:cs="Times New Roman"/>
          <w:sz w:val="26"/>
          <w:szCs w:val="26"/>
        </w:rPr>
        <w:t>Quản lý đăng tin của người quản trị</w:t>
      </w:r>
    </w:p>
    <w:p w:rsidR="00D71441" w:rsidRPr="00141D43" w:rsidRDefault="00D71441" w:rsidP="00D71441">
      <w:pPr>
        <w:ind w:left="720"/>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6A76D2B5" wp14:editId="6B7E6AC7">
            <wp:extent cx="5937250" cy="4932680"/>
            <wp:effectExtent l="0" t="0" r="0" b="0"/>
            <wp:docPr id="58" name="Picture 58"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admi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4932680"/>
                    </a:xfrm>
                    <a:prstGeom prst="rect">
                      <a:avLst/>
                    </a:prstGeom>
                    <a:noFill/>
                    <a:ln>
                      <a:noFill/>
                    </a:ln>
                  </pic:spPr>
                </pic:pic>
              </a:graphicData>
            </a:graphic>
          </wp:inline>
        </w:drawing>
      </w: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anchor distT="0" distB="0" distL="114300" distR="114300" simplePos="0" relativeHeight="251685888" behindDoc="0" locked="0" layoutInCell="1" allowOverlap="1" wp14:anchorId="6BD357B7" wp14:editId="25D8F866">
            <wp:simplePos x="0" y="0"/>
            <wp:positionH relativeFrom="column">
              <wp:posOffset>462915</wp:posOffset>
            </wp:positionH>
            <wp:positionV relativeFrom="paragraph">
              <wp:posOffset>415290</wp:posOffset>
            </wp:positionV>
            <wp:extent cx="5937885" cy="5034915"/>
            <wp:effectExtent l="0" t="0" r="0" b="0"/>
            <wp:wrapTopAndBottom/>
            <wp:docPr id="59" name="Picture 59" descr="Quan ly dang tin - chu nha 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 ly dang tin - chu nha tr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5034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1D43">
        <w:rPr>
          <w:rFonts w:ascii="Times New Roman" w:hAnsi="Times New Roman" w:cs="Times New Roman"/>
          <w:sz w:val="26"/>
          <w:szCs w:val="26"/>
        </w:rPr>
        <w:t>Quản lý đăng tin của chủ nhà trọ</w:t>
      </w:r>
    </w:p>
    <w:p w:rsidR="00D71441" w:rsidRPr="00141D43" w:rsidRDefault="00D71441" w:rsidP="00D71441">
      <w:pPr>
        <w:ind w:left="720"/>
        <w:rPr>
          <w:rFonts w:ascii="Times New Roman" w:hAnsi="Times New Roman" w:cs="Times New Roman"/>
          <w:sz w:val="26"/>
          <w:szCs w:val="26"/>
        </w:rPr>
      </w:pPr>
    </w:p>
    <w:p w:rsidR="00D71441" w:rsidRPr="00141D43" w:rsidRDefault="00D71441" w:rsidP="00D71441">
      <w:pPr>
        <w:ind w:left="720"/>
        <w:jc w:val="center"/>
        <w:rPr>
          <w:rFonts w:ascii="Times New Roman" w:hAnsi="Times New Roman" w:cs="Times New Roman"/>
          <w:sz w:val="26"/>
          <w:szCs w:val="26"/>
        </w:rPr>
      </w:pPr>
    </w:p>
    <w:p w:rsidR="00D71441" w:rsidRPr="00141D43" w:rsidRDefault="00D71441" w:rsidP="00D71441">
      <w:pPr>
        <w:pStyle w:val="ListParagraph"/>
        <w:outlineLvl w:val="1"/>
        <w:rPr>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236" w:name="_Toc399455852"/>
      <w:bookmarkStart w:id="237" w:name="_Toc403367867"/>
      <w:r w:rsidRPr="00141D43">
        <w:rPr>
          <w:rFonts w:ascii="Times New Roman" w:hAnsi="Times New Roman" w:cs="Times New Roman"/>
          <w:b/>
          <w:sz w:val="26"/>
          <w:szCs w:val="26"/>
        </w:rPr>
        <w:t>5.14 Chức năng đăng tin</w:t>
      </w:r>
      <w:bookmarkEnd w:id="236"/>
      <w:bookmarkEnd w:id="237"/>
    </w:p>
    <w:p w:rsidR="00D71441" w:rsidRPr="00141D43" w:rsidRDefault="00D71441" w:rsidP="00D71441">
      <w:pPr>
        <w:spacing w:after="0"/>
        <w:ind w:left="720" w:firstLine="720"/>
        <w:rPr>
          <w:rFonts w:ascii="Times New Roman" w:hAnsi="Times New Roman" w:cs="Times New Roman"/>
          <w:sz w:val="26"/>
          <w:szCs w:val="26"/>
        </w:rPr>
      </w:pPr>
      <w:r w:rsidRPr="00141D43">
        <w:rPr>
          <w:rFonts w:ascii="Times New Roman" w:hAnsi="Times New Roman" w:cs="Times New Roman"/>
          <w:sz w:val="26"/>
          <w:szCs w:val="26"/>
        </w:rPr>
        <w:t>Mục đích: giúp cho phép chủ nhà trọ có thể đưa thông tin về nhà trọ cho thuê lên website</w:t>
      </w:r>
    </w:p>
    <w:p w:rsidR="00D71441" w:rsidRPr="00141D43" w:rsidRDefault="00D71441" w:rsidP="00D71441">
      <w:pPr>
        <w:spacing w:after="0"/>
        <w:ind w:firstLine="720"/>
        <w:rPr>
          <w:rFonts w:ascii="Times New Roman" w:hAnsi="Times New Roman" w:cs="Times New Roman"/>
          <w:sz w:val="26"/>
          <w:szCs w:val="26"/>
        </w:rPr>
      </w:pPr>
      <w:r w:rsidRPr="00141D43">
        <w:rPr>
          <w:rFonts w:ascii="Times New Roman" w:hAnsi="Times New Roman" w:cs="Times New Roman"/>
          <w:sz w:val="26"/>
          <w:szCs w:val="26"/>
        </w:rPr>
        <w:t xml:space="preserve">Giao diện: </w:t>
      </w:r>
    </w:p>
    <w:p w:rsidR="00D71441" w:rsidRPr="00141D43" w:rsidRDefault="00D71441" w:rsidP="00D71441">
      <w:pPr>
        <w:spacing w:after="0"/>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0FBE30B5" wp14:editId="0E5F4674">
            <wp:extent cx="3801353" cy="5614670"/>
            <wp:effectExtent l="0" t="0" r="889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51">
                      <a:extLst>
                        <a:ext uri="{28A0092B-C50C-407E-A947-70E740481C1C}">
                          <a14:useLocalDpi xmlns:a14="http://schemas.microsoft.com/office/drawing/2010/main" val="0"/>
                        </a:ext>
                      </a:extLst>
                    </a:blip>
                    <a:stretch>
                      <a:fillRect/>
                    </a:stretch>
                  </pic:blipFill>
                  <pic:spPr>
                    <a:xfrm>
                      <a:off x="0" y="0"/>
                      <a:ext cx="3801353" cy="5614670"/>
                    </a:xfrm>
                    <a:prstGeom prst="rect">
                      <a:avLst/>
                    </a:prstGeom>
                  </pic:spPr>
                </pic:pic>
              </a:graphicData>
            </a:graphic>
          </wp:inline>
        </w:drawing>
      </w:r>
    </w:p>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spacing w:after="0"/>
        <w:ind w:firstLine="720"/>
        <w:rPr>
          <w:rFonts w:ascii="Times New Roman" w:hAnsi="Times New Roman" w:cs="Times New Roman"/>
          <w:sz w:val="26"/>
          <w:szCs w:val="26"/>
        </w:rPr>
      </w:pPr>
      <w:r w:rsidRPr="00141D43">
        <w:rPr>
          <w:rFonts w:ascii="Times New Roman" w:hAnsi="Times New Roman" w:cs="Times New Roman"/>
          <w:sz w:val="26"/>
          <w:szCs w:val="26"/>
        </w:rPr>
        <w:t>Các thành phần trong giao diện:</w:t>
      </w:r>
    </w:p>
    <w:p w:rsidR="00D71441" w:rsidRPr="00141D43" w:rsidRDefault="00D71441" w:rsidP="00D71441">
      <w:pPr>
        <w:spacing w:after="0"/>
        <w:ind w:firstLine="72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679"/>
        <w:gridCol w:w="1748"/>
        <w:gridCol w:w="923"/>
        <w:gridCol w:w="5666"/>
      </w:tblGrid>
      <w:tr w:rsidR="00D71441" w:rsidRPr="00141D43" w:rsidTr="00ED6AD8">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Loại điều khiển</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Giá trị mặc định</w:t>
            </w:r>
          </w:p>
        </w:tc>
        <w:tc>
          <w:tcPr>
            <w:tcW w:w="0" w:type="auto"/>
            <w:shd w:val="clear" w:color="auto" w:fill="BDD6EE" w:themeFill="accent1" w:themeFillTint="66"/>
            <w:vAlign w:val="center"/>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Ghi chú</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Tiêu đề của thông tin cho thuê nhà trọ của chủ nhà trọ</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Những mô tả về nhà trọ mà chủ nhà trọ muốn đăng lên website</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3</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 và Radiobutton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nhập giá cho thuê hoặc chọn giá thỏa thuận của nhà trọ muốn đăng lên website</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4</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Chủ nhà trọ nhập vào diện tích của nhà trọ muốn cho thuê.</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5</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CheckBox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Trạng thái của trọng trọ, chủ nhà trọn vào nếu nhà trọ cho thuê còn phòng.</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lastRenderedPageBreak/>
              <w:t>6</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link, hệ thống sẽ mở cửa sổ thư mục để người dùng chọn hình ảnh của nhà trọ. Hệ thống chỉ cho phép người dùng chọn tối đa 4 ảnh và phải nhỏ hơn 1MB, nếu không hệ thống sẽ báo lỗi.</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7</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khu vực của nhà trọ cho thuê để giúp cho khách hàng dễ dàng tìm kiếm.</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8</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Chủ nhà trọ nhập họ tên của mình hoặc người để khách hàng liên hệ thuê nhà trọ.</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9</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Địa chỉ cụ thể của nhà trọ để khách hàng có thể dễ dàng tìm kiếm, liên hệ.</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10</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Chủ nhà trọ nhập số điện thoại của mình hoặc người đại diện để khách hàng liên hệ qua điện thoại để thuê nhà trọ.</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11</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Chủ nhà trọ nhập địa chỉ email vào.</w:t>
            </w:r>
          </w:p>
        </w:tc>
      </w:tr>
      <w:tr w:rsidR="00D71441" w:rsidRPr="00141D43" w:rsidTr="00ED6AD8">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12</w:t>
            </w: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Button</w:t>
            </w:r>
          </w:p>
        </w:tc>
        <w:tc>
          <w:tcPr>
            <w:tcW w:w="0" w:type="auto"/>
          </w:tcPr>
          <w:p w:rsidR="00D71441" w:rsidRPr="00141D43" w:rsidRDefault="00D71441" w:rsidP="00ED6AD8">
            <w:pPr>
              <w:pStyle w:val="ListParagraph"/>
              <w:ind w:left="0"/>
              <w:rPr>
                <w:rFonts w:ascii="Times New Roman" w:hAnsi="Times New Roman" w:cs="Times New Roman"/>
                <w:sz w:val="26"/>
                <w:szCs w:val="26"/>
              </w:rPr>
            </w:pPr>
          </w:p>
        </w:tc>
        <w:tc>
          <w:tcPr>
            <w:tcW w:w="0" w:type="auto"/>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ind w:firstLine="720"/>
        <w:rPr>
          <w:rFonts w:ascii="Times New Roman" w:hAnsi="Times New Roman" w:cs="Times New Roman"/>
          <w:sz w:val="26"/>
          <w:szCs w:val="26"/>
        </w:rPr>
      </w:pPr>
      <w:r w:rsidRPr="00141D43">
        <w:rPr>
          <w:rFonts w:ascii="Times New Roman" w:hAnsi="Times New Roman" w:cs="Times New Roman"/>
          <w:sz w:val="26"/>
          <w:szCs w:val="26"/>
        </w:rPr>
        <w:t>Dữ liệu được sử dụng:</w:t>
      </w:r>
    </w:p>
    <w:p w:rsidR="00D71441" w:rsidRPr="00141D43" w:rsidRDefault="00D71441" w:rsidP="00D71441">
      <w:pPr>
        <w:pStyle w:val="ListParagraph"/>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95"/>
        <w:gridCol w:w="1981"/>
        <w:gridCol w:w="1438"/>
        <w:gridCol w:w="1438"/>
        <w:gridCol w:w="1439"/>
        <w:gridCol w:w="1439"/>
      </w:tblGrid>
      <w:tr w:rsidR="00D71441" w:rsidRPr="00141D43" w:rsidTr="00ED6AD8">
        <w:trPr>
          <w:jc w:val="center"/>
        </w:trPr>
        <w:tc>
          <w:tcPr>
            <w:tcW w:w="895"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rPr>
          <w:jc w:val="center"/>
        </w:trPr>
        <w:tc>
          <w:tcPr>
            <w:tcW w:w="895"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tcPr>
          <w:p w:rsidR="00D71441" w:rsidRPr="00141D43" w:rsidRDefault="00D71441" w:rsidP="00ED6AD8">
            <w:pPr>
              <w:pStyle w:val="ListParagraph"/>
              <w:ind w:left="0"/>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Tải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Nhà trọ</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Phường-Xã</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Quận-Huyện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rPr>
          <w:jc w:val="center"/>
        </w:trPr>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6</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Tỉnh-Thành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spacing w:after="0"/>
        <w:rPr>
          <w:rFonts w:ascii="Times New Roman" w:hAnsi="Times New Roman" w:cs="Times New Roman"/>
          <w:sz w:val="26"/>
          <w:szCs w:val="26"/>
        </w:rPr>
      </w:pPr>
    </w:p>
    <w:p w:rsidR="00D71441" w:rsidRPr="00141D43" w:rsidRDefault="00D71441" w:rsidP="00D71441">
      <w:pPr>
        <w:pStyle w:val="ListParagraph"/>
        <w:spacing w:after="0"/>
        <w:ind w:left="1080"/>
        <w:rPr>
          <w:rFonts w:ascii="Times New Roman" w:hAnsi="Times New Roman" w:cs="Times New Roman"/>
          <w:sz w:val="26"/>
          <w:szCs w:val="26"/>
        </w:rPr>
      </w:pPr>
      <w:r w:rsidRPr="00141D43">
        <w:rPr>
          <w:rFonts w:ascii="Times New Roman" w:hAnsi="Times New Roman" w:cs="Times New Roman"/>
          <w:sz w:val="26"/>
          <w:szCs w:val="26"/>
        </w:rPr>
        <w:t>Xử lý: sơ đồ sau cho thấy hoặc động đăng tin của người dùng:</w:t>
      </w:r>
    </w:p>
    <w:p w:rsidR="00D71441" w:rsidRPr="00141D43" w:rsidRDefault="00D71441" w:rsidP="00D71441">
      <w:pPr>
        <w:pStyle w:val="ListParagraph"/>
        <w:spacing w:after="0"/>
        <w:ind w:left="1080"/>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anchor distT="0" distB="0" distL="114300" distR="114300" simplePos="0" relativeHeight="251682816" behindDoc="0" locked="0" layoutInCell="1" allowOverlap="1" wp14:anchorId="781E9A8B" wp14:editId="491BAE7F">
            <wp:simplePos x="0" y="0"/>
            <wp:positionH relativeFrom="column">
              <wp:posOffset>190500</wp:posOffset>
            </wp:positionH>
            <wp:positionV relativeFrom="paragraph">
              <wp:posOffset>0</wp:posOffset>
            </wp:positionV>
            <wp:extent cx="5943600" cy="713105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anchor>
        </w:drawing>
      </w:r>
      <w:r w:rsidRPr="00141D43">
        <w:rPr>
          <w:rFonts w:ascii="Times New Roman" w:hAnsi="Times New Roman" w:cs="Times New Roman"/>
          <w:noProof/>
          <w:sz w:val="26"/>
          <w:szCs w:val="26"/>
        </w:rPr>
        <w:softHyphen/>
      </w:r>
      <w:r w:rsidRPr="00141D43">
        <w:rPr>
          <w:rFonts w:ascii="Times New Roman" w:hAnsi="Times New Roman" w:cs="Times New Roman"/>
          <w:noProof/>
          <w:sz w:val="26"/>
          <w:szCs w:val="26"/>
        </w:rPr>
        <w:softHyphen/>
      </w:r>
      <w:r w:rsidRPr="00141D43">
        <w:rPr>
          <w:rFonts w:ascii="Times New Roman" w:hAnsi="Times New Roman" w:cs="Times New Roman"/>
          <w:noProof/>
          <w:sz w:val="26"/>
          <w:szCs w:val="26"/>
        </w:rPr>
        <w:softHyphen/>
      </w:r>
    </w:p>
    <w:p w:rsidR="00D71441" w:rsidRPr="00141D43" w:rsidRDefault="00D71441" w:rsidP="00D71441">
      <w:pPr>
        <w:pStyle w:val="ListParagraph"/>
        <w:outlineLvl w:val="1"/>
        <w:rPr>
          <w:rFonts w:ascii="Times New Roman" w:hAnsi="Times New Roman" w:cs="Times New Roman"/>
          <w:b/>
          <w:sz w:val="26"/>
          <w:szCs w:val="26"/>
        </w:rPr>
      </w:pPr>
    </w:p>
    <w:p w:rsidR="00D71441" w:rsidRPr="00141D43" w:rsidRDefault="00D71441" w:rsidP="00D71441">
      <w:pPr>
        <w:pStyle w:val="ListParagraph"/>
        <w:outlineLvl w:val="1"/>
        <w:rPr>
          <w:rFonts w:ascii="Times New Roman" w:hAnsi="Times New Roman" w:cs="Times New Roman"/>
          <w:b/>
          <w:sz w:val="26"/>
          <w:szCs w:val="26"/>
        </w:rPr>
      </w:pPr>
      <w:bookmarkStart w:id="238" w:name="_Toc399455853"/>
      <w:bookmarkStart w:id="239" w:name="_Toc403367868"/>
      <w:r w:rsidRPr="00141D43">
        <w:rPr>
          <w:rFonts w:ascii="Times New Roman" w:hAnsi="Times New Roman" w:cs="Times New Roman"/>
          <w:b/>
          <w:sz w:val="26"/>
          <w:szCs w:val="26"/>
        </w:rPr>
        <w:t>5.15 Cập nhật thông tin cá nhân</w:t>
      </w:r>
      <w:bookmarkEnd w:id="238"/>
      <w:bookmarkEnd w:id="239"/>
    </w:p>
    <w:p w:rsidR="00D71441" w:rsidRPr="00141D43" w:rsidRDefault="00D71441" w:rsidP="00D71441">
      <w:pPr>
        <w:ind w:left="720" w:firstLine="720"/>
        <w:rPr>
          <w:rFonts w:ascii="Times New Roman" w:hAnsi="Times New Roman" w:cs="Times New Roman"/>
          <w:sz w:val="26"/>
          <w:szCs w:val="26"/>
        </w:rPr>
      </w:pPr>
      <w:r w:rsidRPr="00141D43">
        <w:rPr>
          <w:rFonts w:ascii="Times New Roman" w:hAnsi="Times New Roman" w:cs="Times New Roman"/>
          <w:sz w:val="26"/>
          <w:szCs w:val="26"/>
        </w:rPr>
        <w:t>Mục đích:  Giúp cho người dùng có thể thay đổi thông tin cá nhân và lưu vào hệ thống.</w:t>
      </w:r>
    </w:p>
    <w:p w:rsidR="00D71441" w:rsidRPr="00141D43" w:rsidRDefault="00D71441" w:rsidP="00D71441">
      <w:pPr>
        <w:rPr>
          <w:rFonts w:ascii="Times New Roman" w:hAnsi="Times New Roman" w:cs="Times New Roman"/>
          <w:sz w:val="26"/>
          <w:szCs w:val="26"/>
        </w:rPr>
      </w:pP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Giao diện:</w:t>
      </w:r>
    </w:p>
    <w:p w:rsidR="00D71441" w:rsidRPr="00141D43" w:rsidRDefault="00D71441" w:rsidP="00D71441">
      <w:pPr>
        <w:tabs>
          <w:tab w:val="left" w:pos="851"/>
        </w:tabs>
        <w:rPr>
          <w:rFonts w:ascii="Times New Roman" w:hAnsi="Times New Roman" w:cs="Times New Roman"/>
          <w:sz w:val="26"/>
          <w:szCs w:val="26"/>
        </w:rPr>
      </w:pPr>
      <w:r w:rsidRPr="00141D43">
        <w:rPr>
          <w:rFonts w:ascii="Times New Roman" w:hAnsi="Times New Roman" w:cs="Times New Roman"/>
          <w:sz w:val="26"/>
          <w:szCs w:val="26"/>
        </w:rPr>
        <w:lastRenderedPageBreak/>
        <w:tab/>
      </w:r>
      <w:r w:rsidRPr="00141D43">
        <w:rPr>
          <w:rFonts w:ascii="Times New Roman" w:hAnsi="Times New Roman" w:cs="Times New Roman"/>
          <w:sz w:val="26"/>
          <w:szCs w:val="26"/>
        </w:rPr>
        <w:tab/>
        <w:t>+ Thay đổi thông tin cá nhân:</w:t>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noProof/>
          <w:sz w:val="26"/>
          <w:szCs w:val="26"/>
          <w:lang w:val="en-US"/>
        </w:rPr>
        <w:drawing>
          <wp:inline distT="0" distB="0" distL="0" distR="0" wp14:anchorId="46021C79" wp14:editId="5A0B1BBB">
            <wp:extent cx="3559528" cy="3647781"/>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559528" cy="3647781"/>
                    </a:xfrm>
                    <a:prstGeom prst="rect">
                      <a:avLst/>
                    </a:prstGeom>
                    <a:noFill/>
                    <a:ln>
                      <a:noFill/>
                    </a:ln>
                  </pic:spPr>
                </pic:pic>
              </a:graphicData>
            </a:graphic>
          </wp:inline>
        </w:drawing>
      </w:r>
    </w:p>
    <w:p w:rsidR="00D71441" w:rsidRPr="00141D43" w:rsidRDefault="00D71441" w:rsidP="00D71441">
      <w:pPr>
        <w:rPr>
          <w:rFonts w:ascii="Times New Roman" w:hAnsi="Times New Roman" w:cs="Times New Roman"/>
          <w:sz w:val="26"/>
          <w:szCs w:val="26"/>
        </w:rPr>
      </w:pPr>
      <w:r w:rsidRPr="00141D43">
        <w:rPr>
          <w:rFonts w:ascii="Times New Roman" w:hAnsi="Times New Roman" w:cs="Times New Roman"/>
          <w:sz w:val="26"/>
          <w:szCs w:val="26"/>
        </w:rPr>
        <w:tab/>
        <w:t>Các thành phần trong giao diện:</w:t>
      </w:r>
    </w:p>
    <w:tbl>
      <w:tblPr>
        <w:tblStyle w:val="TableGrid"/>
        <w:tblW w:w="9210" w:type="dxa"/>
        <w:tblInd w:w="265" w:type="dxa"/>
        <w:tblLook w:val="04A0" w:firstRow="1" w:lastRow="0" w:firstColumn="1" w:lastColumn="0" w:noHBand="0" w:noVBand="1"/>
      </w:tblPr>
      <w:tblGrid>
        <w:gridCol w:w="854"/>
        <w:gridCol w:w="2977"/>
        <w:gridCol w:w="1931"/>
        <w:gridCol w:w="3448"/>
        <w:tblGridChange w:id="240">
          <w:tblGrid>
            <w:gridCol w:w="378"/>
            <w:gridCol w:w="854"/>
            <w:gridCol w:w="2506"/>
            <w:gridCol w:w="471"/>
            <w:gridCol w:w="975"/>
            <w:gridCol w:w="956"/>
            <w:gridCol w:w="305"/>
            <w:gridCol w:w="3143"/>
            <w:gridCol w:w="312"/>
          </w:tblGrid>
        </w:tblGridChange>
      </w:tblGrid>
      <w:tr w:rsidR="00D71441" w:rsidRPr="00141D43" w:rsidTr="00ED6AD8">
        <w:trPr>
          <w:ins w:id="241" w:author="mine" w:date="2014-09-10T22:51:00Z"/>
        </w:trPr>
        <w:tc>
          <w:tcPr>
            <w:tcW w:w="854" w:type="dxa"/>
            <w:shd w:val="clear" w:color="auto" w:fill="9CC2E5" w:themeFill="accent1" w:themeFillTint="99"/>
          </w:tcPr>
          <w:p w:rsidR="00D71441" w:rsidRPr="00141D43" w:rsidRDefault="00D71441" w:rsidP="00ED6AD8">
            <w:pPr>
              <w:pStyle w:val="ListParagraph"/>
              <w:ind w:left="0"/>
              <w:jc w:val="center"/>
              <w:rPr>
                <w:ins w:id="242" w:author="mine" w:date="2014-09-10T22:51:00Z"/>
                <w:rFonts w:ascii="Times New Roman" w:hAnsi="Times New Roman" w:cs="Times New Roman"/>
                <w:sz w:val="26"/>
                <w:szCs w:val="26"/>
              </w:rPr>
            </w:pPr>
            <w:r w:rsidRPr="00141D43">
              <w:rPr>
                <w:rFonts w:ascii="Times New Roman" w:hAnsi="Times New Roman" w:cs="Times New Roman"/>
                <w:sz w:val="26"/>
                <w:szCs w:val="26"/>
              </w:rPr>
              <w:t>STT</w:t>
            </w:r>
          </w:p>
        </w:tc>
        <w:tc>
          <w:tcPr>
            <w:tcW w:w="2977" w:type="dxa"/>
            <w:shd w:val="clear" w:color="auto" w:fill="9CC2E5" w:themeFill="accent1" w:themeFillTint="99"/>
          </w:tcPr>
          <w:p w:rsidR="00D71441" w:rsidRPr="00141D43" w:rsidRDefault="00D71441" w:rsidP="00ED6AD8">
            <w:pPr>
              <w:pStyle w:val="ListParagraph"/>
              <w:ind w:left="0"/>
              <w:jc w:val="center"/>
              <w:rPr>
                <w:ins w:id="243" w:author="mine" w:date="2014-09-10T22:51:00Z"/>
                <w:rFonts w:ascii="Times New Roman" w:hAnsi="Times New Roman" w:cs="Times New Roman"/>
                <w:sz w:val="26"/>
                <w:szCs w:val="26"/>
              </w:rPr>
            </w:pPr>
            <w:ins w:id="244" w:author="mine" w:date="2014-09-10T22:51:00Z">
              <w:r w:rsidRPr="00141D43">
                <w:rPr>
                  <w:rFonts w:ascii="Times New Roman" w:hAnsi="Times New Roman" w:cs="Times New Roman"/>
                  <w:sz w:val="26"/>
                  <w:szCs w:val="26"/>
                </w:rPr>
                <w:t>Loại điều khiển</w:t>
              </w:r>
            </w:ins>
          </w:p>
        </w:tc>
        <w:tc>
          <w:tcPr>
            <w:tcW w:w="1931" w:type="dxa"/>
            <w:shd w:val="clear" w:color="auto" w:fill="9CC2E5" w:themeFill="accent1" w:themeFillTint="99"/>
          </w:tcPr>
          <w:p w:rsidR="00D71441" w:rsidRPr="00141D43" w:rsidRDefault="00D71441" w:rsidP="00ED6AD8">
            <w:pPr>
              <w:pStyle w:val="ListParagraph"/>
              <w:ind w:left="0"/>
              <w:jc w:val="center"/>
              <w:rPr>
                <w:ins w:id="245" w:author="mine" w:date="2014-09-10T22:51:00Z"/>
                <w:rFonts w:ascii="Times New Roman" w:hAnsi="Times New Roman" w:cs="Times New Roman"/>
                <w:sz w:val="26"/>
                <w:szCs w:val="26"/>
              </w:rPr>
            </w:pPr>
            <w:ins w:id="246" w:author="mine" w:date="2014-09-10T22:51:00Z">
              <w:r w:rsidRPr="00141D43">
                <w:rPr>
                  <w:rFonts w:ascii="Times New Roman" w:hAnsi="Times New Roman" w:cs="Times New Roman"/>
                  <w:sz w:val="26"/>
                  <w:szCs w:val="26"/>
                </w:rPr>
                <w:t>Giá trị mặc định</w:t>
              </w:r>
            </w:ins>
          </w:p>
        </w:tc>
        <w:tc>
          <w:tcPr>
            <w:tcW w:w="3448" w:type="dxa"/>
            <w:shd w:val="clear" w:color="auto" w:fill="9CC2E5" w:themeFill="accent1" w:themeFillTint="99"/>
          </w:tcPr>
          <w:p w:rsidR="00D71441" w:rsidRPr="00141D43" w:rsidRDefault="00D71441" w:rsidP="00ED6AD8">
            <w:pPr>
              <w:pStyle w:val="ListParagraph"/>
              <w:ind w:left="0"/>
              <w:jc w:val="center"/>
              <w:rPr>
                <w:ins w:id="247" w:author="mine" w:date="2014-09-10T22:51:00Z"/>
                <w:rFonts w:ascii="Times New Roman" w:hAnsi="Times New Roman" w:cs="Times New Roman"/>
                <w:sz w:val="26"/>
                <w:szCs w:val="26"/>
              </w:rPr>
            </w:pPr>
            <w:ins w:id="248" w:author="mine" w:date="2014-09-10T22:51:00Z">
              <w:r w:rsidRPr="00141D43">
                <w:rPr>
                  <w:rFonts w:ascii="Times New Roman" w:hAnsi="Times New Roman" w:cs="Times New Roman"/>
                  <w:sz w:val="26"/>
                  <w:szCs w:val="26"/>
                </w:rPr>
                <w:t>Ghi chú</w:t>
              </w:r>
            </w:ins>
          </w:p>
        </w:tc>
      </w:tr>
      <w:tr w:rsidR="00D71441" w:rsidRPr="00141D43" w:rsidTr="00ED6AD8">
        <w:tblPrEx>
          <w:tblW w:w="9210" w:type="dxa"/>
          <w:tblInd w:w="265" w:type="dxa"/>
          <w:tblPrExChange w:id="249" w:author="mine" w:date="2014-09-10T22:51:00Z">
            <w:tblPrEx>
              <w:tblW w:w="9900" w:type="dxa"/>
              <w:tblInd w:w="265" w:type="dxa"/>
            </w:tblPrEx>
          </w:tblPrExChange>
        </w:tblPrEx>
        <w:tc>
          <w:tcPr>
            <w:tcW w:w="854" w:type="dxa"/>
            <w:tcPrChange w:id="250"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noProof/>
                <w:sz w:val="26"/>
                <w:szCs w:val="26"/>
              </w:rPr>
              <w:t>1</w:t>
            </w:r>
          </w:p>
        </w:tc>
        <w:tc>
          <w:tcPr>
            <w:tcW w:w="2977" w:type="dxa"/>
            <w:tcPrChange w:id="251"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931" w:type="dxa"/>
            <w:tcPrChange w:id="252"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Tên hiện tại của tài khoản</w:t>
            </w:r>
          </w:p>
        </w:tc>
        <w:tc>
          <w:tcPr>
            <w:tcW w:w="3448" w:type="dxa"/>
            <w:tcPrChange w:id="253"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Nhập họ tên người dùng</w:t>
            </w:r>
          </w:p>
        </w:tc>
      </w:tr>
      <w:tr w:rsidR="00D71441" w:rsidRPr="00141D43" w:rsidTr="00ED6AD8">
        <w:tblPrEx>
          <w:tblW w:w="9210" w:type="dxa"/>
          <w:tblInd w:w="265" w:type="dxa"/>
          <w:tblPrExChange w:id="254" w:author="mine" w:date="2014-09-10T22:51:00Z">
            <w:tblPrEx>
              <w:tblW w:w="9900" w:type="dxa"/>
              <w:tblInd w:w="265" w:type="dxa"/>
            </w:tblPrEx>
          </w:tblPrExChange>
        </w:tblPrEx>
        <w:tc>
          <w:tcPr>
            <w:tcW w:w="854" w:type="dxa"/>
            <w:tcPrChange w:id="255"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2</w:t>
            </w:r>
          </w:p>
        </w:tc>
        <w:tc>
          <w:tcPr>
            <w:tcW w:w="2977" w:type="dxa"/>
            <w:tcPrChange w:id="256"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931" w:type="dxa"/>
            <w:tcPrChange w:id="257"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58"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Nhập số điện thoại hiên tại của người dùng</w:t>
            </w:r>
          </w:p>
        </w:tc>
      </w:tr>
      <w:tr w:rsidR="00D71441" w:rsidRPr="00141D43" w:rsidTr="00ED6AD8">
        <w:tblPrEx>
          <w:tblW w:w="9210" w:type="dxa"/>
          <w:tblInd w:w="265" w:type="dxa"/>
          <w:tblPrExChange w:id="259" w:author="mine" w:date="2014-09-10T22:51:00Z">
            <w:tblPrEx>
              <w:tblW w:w="9900" w:type="dxa"/>
              <w:tblInd w:w="265" w:type="dxa"/>
            </w:tblPrEx>
          </w:tblPrExChange>
        </w:tblPrEx>
        <w:tc>
          <w:tcPr>
            <w:tcW w:w="854" w:type="dxa"/>
            <w:tcPrChange w:id="260"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3</w:t>
            </w:r>
          </w:p>
        </w:tc>
        <w:tc>
          <w:tcPr>
            <w:tcW w:w="2977" w:type="dxa"/>
            <w:tcPrChange w:id="261"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931" w:type="dxa"/>
            <w:tcPrChange w:id="262"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63"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Email đăng ký tài khoản của người dùng</w:t>
            </w:r>
          </w:p>
        </w:tc>
      </w:tr>
      <w:tr w:rsidR="00D71441" w:rsidRPr="00141D43" w:rsidTr="00ED6AD8">
        <w:tblPrEx>
          <w:tblW w:w="9210" w:type="dxa"/>
          <w:tblInd w:w="265" w:type="dxa"/>
          <w:tblPrExChange w:id="264" w:author="mine" w:date="2014-09-10T22:51:00Z">
            <w:tblPrEx>
              <w:tblW w:w="9900" w:type="dxa"/>
              <w:tblInd w:w="265" w:type="dxa"/>
            </w:tblPrEx>
          </w:tblPrExChange>
        </w:tblPrEx>
        <w:tc>
          <w:tcPr>
            <w:tcW w:w="854" w:type="dxa"/>
            <w:tcPrChange w:id="265"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4</w:t>
            </w:r>
          </w:p>
        </w:tc>
        <w:tc>
          <w:tcPr>
            <w:tcW w:w="2977" w:type="dxa"/>
            <w:tcPrChange w:id="266"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w:t>
            </w:r>
          </w:p>
        </w:tc>
        <w:tc>
          <w:tcPr>
            <w:tcW w:w="1931" w:type="dxa"/>
            <w:tcPrChange w:id="267"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68"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Mật khẩu của tài khoản</w:t>
            </w:r>
          </w:p>
        </w:tc>
      </w:tr>
      <w:tr w:rsidR="00D71441" w:rsidRPr="00141D43" w:rsidTr="00ED6AD8">
        <w:tblPrEx>
          <w:tblW w:w="9210" w:type="dxa"/>
          <w:tblInd w:w="265" w:type="dxa"/>
          <w:tblPrExChange w:id="269" w:author="mine" w:date="2014-09-10T22:51:00Z">
            <w:tblPrEx>
              <w:tblW w:w="9900" w:type="dxa"/>
              <w:tblInd w:w="265" w:type="dxa"/>
            </w:tblPrEx>
          </w:tblPrExChange>
        </w:tblPrEx>
        <w:tc>
          <w:tcPr>
            <w:tcW w:w="854" w:type="dxa"/>
            <w:tcPrChange w:id="270"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5</w:t>
            </w:r>
          </w:p>
        </w:tc>
        <w:tc>
          <w:tcPr>
            <w:tcW w:w="2977" w:type="dxa"/>
            <w:tcPrChange w:id="271"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1931" w:type="dxa"/>
            <w:tcPrChange w:id="272"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73"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hệ thống hiện hộp thoại thay đổi mật khẩu cho người dùng</w:t>
            </w:r>
          </w:p>
        </w:tc>
      </w:tr>
      <w:tr w:rsidR="00D71441" w:rsidRPr="00141D43" w:rsidTr="00ED6AD8">
        <w:tblPrEx>
          <w:tblW w:w="9210" w:type="dxa"/>
          <w:tblInd w:w="265" w:type="dxa"/>
          <w:tblPrExChange w:id="274" w:author="mine" w:date="2014-09-10T22:51:00Z">
            <w:tblPrEx>
              <w:tblW w:w="9900" w:type="dxa"/>
              <w:tblInd w:w="265" w:type="dxa"/>
            </w:tblPrEx>
          </w:tblPrExChange>
        </w:tblPrEx>
        <w:tc>
          <w:tcPr>
            <w:tcW w:w="854" w:type="dxa"/>
            <w:tcPrChange w:id="275"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6</w:t>
            </w:r>
          </w:p>
        </w:tc>
        <w:tc>
          <w:tcPr>
            <w:tcW w:w="2977" w:type="dxa"/>
            <w:tcPrChange w:id="276"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ComboBox</w:t>
            </w:r>
          </w:p>
        </w:tc>
        <w:tc>
          <w:tcPr>
            <w:tcW w:w="1931" w:type="dxa"/>
            <w:tcPrChange w:id="277"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78"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năm sinh</w:t>
            </w:r>
          </w:p>
        </w:tc>
      </w:tr>
      <w:tr w:rsidR="00D71441" w:rsidRPr="00141D43" w:rsidTr="00ED6AD8">
        <w:tblPrEx>
          <w:tblW w:w="9210" w:type="dxa"/>
          <w:tblInd w:w="265" w:type="dxa"/>
          <w:tblPrExChange w:id="279" w:author="mine" w:date="2014-09-10T22:51:00Z">
            <w:tblPrEx>
              <w:tblW w:w="9900" w:type="dxa"/>
              <w:tblInd w:w="265" w:type="dxa"/>
            </w:tblPrEx>
          </w:tblPrExChange>
        </w:tblPrEx>
        <w:tc>
          <w:tcPr>
            <w:tcW w:w="854" w:type="dxa"/>
            <w:tcPrChange w:id="280"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7</w:t>
            </w:r>
          </w:p>
        </w:tc>
        <w:tc>
          <w:tcPr>
            <w:tcW w:w="2977" w:type="dxa"/>
            <w:tcPrChange w:id="281"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Textbox</w:t>
            </w:r>
          </w:p>
        </w:tc>
        <w:tc>
          <w:tcPr>
            <w:tcW w:w="1931" w:type="dxa"/>
            <w:tcPrChange w:id="282"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83"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Địa chỉ liên hệ của người dùng</w:t>
            </w:r>
          </w:p>
        </w:tc>
      </w:tr>
      <w:tr w:rsidR="00D71441" w:rsidRPr="00141D43" w:rsidTr="00ED6AD8">
        <w:tblPrEx>
          <w:tblW w:w="9210" w:type="dxa"/>
          <w:tblInd w:w="265" w:type="dxa"/>
          <w:tblPrExChange w:id="284" w:author="mine" w:date="2014-09-10T22:51:00Z">
            <w:tblPrEx>
              <w:tblW w:w="9900" w:type="dxa"/>
              <w:tblInd w:w="265" w:type="dxa"/>
            </w:tblPrEx>
          </w:tblPrExChange>
        </w:tblPrEx>
        <w:tc>
          <w:tcPr>
            <w:tcW w:w="854" w:type="dxa"/>
            <w:tcPrChange w:id="285" w:author="mine" w:date="2014-09-10T22:51:00Z">
              <w:tcPr>
                <w:tcW w:w="3980" w:type="dxa"/>
                <w:gridSpan w:val="3"/>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8</w:t>
            </w:r>
          </w:p>
        </w:tc>
        <w:tc>
          <w:tcPr>
            <w:tcW w:w="2977" w:type="dxa"/>
            <w:tcPrChange w:id="286"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1931" w:type="dxa"/>
            <w:tcPrChange w:id="287"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88"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hình ảnh đại diện và tải lên hệ thống.</w:t>
            </w:r>
          </w:p>
        </w:tc>
      </w:tr>
      <w:tr w:rsidR="00D71441" w:rsidRPr="00141D43" w:rsidTr="00ED6AD8">
        <w:tc>
          <w:tcPr>
            <w:tcW w:w="854" w:type="dxa"/>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9</w:t>
            </w:r>
          </w:p>
        </w:tc>
        <w:tc>
          <w:tcPr>
            <w:tcW w:w="2977"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Hyperlink Text</w:t>
            </w:r>
          </w:p>
        </w:tc>
        <w:tc>
          <w:tcPr>
            <w:tcW w:w="1931" w:type="dxa"/>
          </w:tcPr>
          <w:p w:rsidR="00D71441" w:rsidRPr="00141D43" w:rsidRDefault="00D71441" w:rsidP="00ED6AD8">
            <w:pPr>
              <w:pStyle w:val="ListParagraph"/>
              <w:ind w:left="0"/>
              <w:rPr>
                <w:rFonts w:ascii="Times New Roman" w:hAnsi="Times New Roman" w:cs="Times New Roman"/>
                <w:sz w:val="26"/>
                <w:szCs w:val="26"/>
              </w:rPr>
            </w:pPr>
          </w:p>
        </w:tc>
        <w:tc>
          <w:tcPr>
            <w:tcW w:w="3448"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Người dùng chọn để về hình ảnh mặc định</w:t>
            </w:r>
          </w:p>
        </w:tc>
      </w:tr>
      <w:tr w:rsidR="00D71441" w:rsidRPr="00141D43" w:rsidTr="00ED6AD8">
        <w:tblPrEx>
          <w:tblW w:w="9210" w:type="dxa"/>
          <w:tblInd w:w="265" w:type="dxa"/>
          <w:tblPrExChange w:id="289" w:author="mine" w:date="2014-09-10T22:51:00Z">
            <w:tblPrEx>
              <w:tblW w:w="9900" w:type="dxa"/>
              <w:tblInd w:w="265" w:type="dxa"/>
            </w:tblPrEx>
          </w:tblPrExChange>
        </w:tblPrEx>
        <w:tc>
          <w:tcPr>
            <w:tcW w:w="854" w:type="dxa"/>
            <w:vAlign w:val="center"/>
            <w:tcPrChange w:id="290" w:author="mine" w:date="2014-09-10T22:51:00Z">
              <w:tcPr>
                <w:tcW w:w="3980" w:type="dxa"/>
                <w:gridSpan w:val="3"/>
                <w:vAlign w:val="center"/>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10</w:t>
            </w:r>
          </w:p>
        </w:tc>
        <w:tc>
          <w:tcPr>
            <w:tcW w:w="2977" w:type="dxa"/>
            <w:tcPrChange w:id="291"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br/>
              <w:t>Button</w:t>
            </w:r>
          </w:p>
        </w:tc>
        <w:tc>
          <w:tcPr>
            <w:tcW w:w="1931" w:type="dxa"/>
            <w:tcPrChange w:id="292"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93"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Khi người dùng nhấn vào, hệ thống sẽ tiến hành lưu các thông tin mà người dùng vừa cập nhật.</w:t>
            </w:r>
          </w:p>
        </w:tc>
      </w:tr>
      <w:tr w:rsidR="00D71441" w:rsidRPr="00141D43" w:rsidTr="00ED6AD8">
        <w:tblPrEx>
          <w:tblW w:w="9210" w:type="dxa"/>
          <w:tblInd w:w="265" w:type="dxa"/>
          <w:tblPrExChange w:id="294" w:author="mine" w:date="2014-09-10T22:51:00Z">
            <w:tblPrEx>
              <w:tblW w:w="9900" w:type="dxa"/>
              <w:tblInd w:w="265" w:type="dxa"/>
            </w:tblPrEx>
          </w:tblPrExChange>
        </w:tblPrEx>
        <w:tc>
          <w:tcPr>
            <w:tcW w:w="854" w:type="dxa"/>
            <w:vAlign w:val="center"/>
            <w:tcPrChange w:id="295" w:author="mine" w:date="2014-09-10T22:51:00Z">
              <w:tcPr>
                <w:tcW w:w="3980" w:type="dxa"/>
                <w:gridSpan w:val="3"/>
                <w:vAlign w:val="center"/>
              </w:tcPr>
            </w:tcPrChange>
          </w:tcPr>
          <w:p w:rsidR="00D71441" w:rsidRPr="00141D43" w:rsidRDefault="00D71441" w:rsidP="00ED6AD8">
            <w:pPr>
              <w:pStyle w:val="ListParagraph"/>
              <w:ind w:left="0"/>
              <w:jc w:val="center"/>
              <w:rPr>
                <w:rFonts w:ascii="Times New Roman" w:hAnsi="Times New Roman" w:cs="Times New Roman"/>
                <w:noProof/>
                <w:sz w:val="26"/>
                <w:szCs w:val="26"/>
              </w:rPr>
            </w:pPr>
            <w:r w:rsidRPr="00141D43">
              <w:rPr>
                <w:rFonts w:ascii="Times New Roman" w:hAnsi="Times New Roman" w:cs="Times New Roman"/>
                <w:noProof/>
                <w:sz w:val="26"/>
                <w:szCs w:val="26"/>
              </w:rPr>
              <w:t>11</w:t>
            </w:r>
          </w:p>
        </w:tc>
        <w:tc>
          <w:tcPr>
            <w:tcW w:w="2977" w:type="dxa"/>
            <w:tcPrChange w:id="296" w:author="mine" w:date="2014-09-10T22:51:00Z">
              <w:tcPr>
                <w:tcW w:w="143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br/>
              <w:t>Button</w:t>
            </w:r>
          </w:p>
        </w:tc>
        <w:tc>
          <w:tcPr>
            <w:tcW w:w="1931" w:type="dxa"/>
            <w:tcPrChange w:id="297" w:author="mine" w:date="2014-09-10T22:51:00Z">
              <w:tcPr>
                <w:tcW w:w="1301" w:type="dxa"/>
                <w:gridSpan w:val="2"/>
              </w:tcPr>
            </w:tcPrChange>
          </w:tcPr>
          <w:p w:rsidR="00D71441" w:rsidRPr="00141D43" w:rsidRDefault="00D71441" w:rsidP="00ED6AD8">
            <w:pPr>
              <w:pStyle w:val="ListParagraph"/>
              <w:ind w:left="0"/>
              <w:rPr>
                <w:rFonts w:ascii="Times New Roman" w:hAnsi="Times New Roman" w:cs="Times New Roman"/>
                <w:sz w:val="26"/>
                <w:szCs w:val="26"/>
              </w:rPr>
            </w:pPr>
          </w:p>
        </w:tc>
        <w:tc>
          <w:tcPr>
            <w:tcW w:w="3448" w:type="dxa"/>
            <w:tcPrChange w:id="298" w:author="mine" w:date="2014-09-10T22:51:00Z">
              <w:tcPr>
                <w:tcW w:w="3807" w:type="dxa"/>
                <w:gridSpan w:val="2"/>
              </w:tcPr>
            </w:tcPrChange>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 xml:space="preserve">Khi người dùng nhấn vào nút “Quay lại”, hệ thống sẽ hủy bỏ </w:t>
            </w:r>
            <w:r w:rsidRPr="00141D43">
              <w:rPr>
                <w:rFonts w:ascii="Times New Roman" w:hAnsi="Times New Roman" w:cs="Times New Roman"/>
                <w:sz w:val="26"/>
                <w:szCs w:val="26"/>
              </w:rPr>
              <w:lastRenderedPageBreak/>
              <w:t>các thay đổi và quay lại trang thông tin cá nhân</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 xml:space="preserve"> Dữ liệu được sử dụng:</w:t>
      </w:r>
    </w:p>
    <w:p w:rsidR="00D71441" w:rsidRPr="00141D43" w:rsidRDefault="00D71441" w:rsidP="00D71441">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78"/>
        <w:gridCol w:w="1909"/>
        <w:gridCol w:w="1387"/>
        <w:gridCol w:w="1370"/>
        <w:gridCol w:w="1373"/>
        <w:gridCol w:w="1379"/>
      </w:tblGrid>
      <w:tr w:rsidR="00D71441" w:rsidRPr="00141D43" w:rsidTr="00ED6AD8">
        <w:tc>
          <w:tcPr>
            <w:tcW w:w="895"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STT</w:t>
            </w:r>
          </w:p>
        </w:tc>
        <w:tc>
          <w:tcPr>
            <w:tcW w:w="1981" w:type="dxa"/>
            <w:vMerge w:val="restart"/>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Tên bảng / Cấu trúc dữ liệu</w:t>
            </w:r>
          </w:p>
        </w:tc>
        <w:tc>
          <w:tcPr>
            <w:tcW w:w="5754" w:type="dxa"/>
            <w:gridSpan w:val="4"/>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Phương thức</w:t>
            </w:r>
          </w:p>
        </w:tc>
      </w:tr>
      <w:tr w:rsidR="00D71441" w:rsidRPr="00141D43" w:rsidTr="00ED6AD8">
        <w:tc>
          <w:tcPr>
            <w:tcW w:w="895" w:type="dxa"/>
            <w:vMerge/>
          </w:tcPr>
          <w:p w:rsidR="00D71441" w:rsidRPr="00141D43" w:rsidRDefault="00D71441" w:rsidP="00ED6AD8">
            <w:pPr>
              <w:pStyle w:val="ListParagraph"/>
              <w:ind w:left="0"/>
              <w:jc w:val="center"/>
              <w:rPr>
                <w:rFonts w:ascii="Times New Roman" w:hAnsi="Times New Roman" w:cs="Times New Roman"/>
                <w:sz w:val="26"/>
                <w:szCs w:val="26"/>
              </w:rPr>
            </w:pPr>
          </w:p>
        </w:tc>
        <w:tc>
          <w:tcPr>
            <w:tcW w:w="1981" w:type="dxa"/>
            <w:vMerge/>
          </w:tcPr>
          <w:p w:rsidR="00D71441" w:rsidRPr="00141D43" w:rsidRDefault="00D71441" w:rsidP="00ED6AD8">
            <w:pPr>
              <w:pStyle w:val="ListParagraph"/>
              <w:ind w:left="0"/>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Thêm</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Sửa</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Xoá</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Truy vấn</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1</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Tải khoản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2</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Hình ảnh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3</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Phường-Xã</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4</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Quận-Huyện</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r w:rsidR="00D71441" w:rsidRPr="00141D43" w:rsidTr="00ED6AD8">
        <w:tc>
          <w:tcPr>
            <w:tcW w:w="895"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5</w:t>
            </w:r>
          </w:p>
        </w:tc>
        <w:tc>
          <w:tcPr>
            <w:tcW w:w="1981"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Tỉnh-Thành</w:t>
            </w: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8"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p>
        </w:tc>
        <w:tc>
          <w:tcPr>
            <w:tcW w:w="1439" w:type="dxa"/>
          </w:tcPr>
          <w:p w:rsidR="00D71441" w:rsidRPr="00141D43" w:rsidRDefault="00D71441" w:rsidP="00ED6AD8">
            <w:pPr>
              <w:pStyle w:val="ListParagraph"/>
              <w:ind w:left="0"/>
              <w:jc w:val="center"/>
              <w:rPr>
                <w:rFonts w:ascii="Times New Roman" w:hAnsi="Times New Roman" w:cs="Times New Roman"/>
                <w:sz w:val="26"/>
                <w:szCs w:val="26"/>
              </w:rPr>
            </w:pPr>
            <w:r w:rsidRPr="00141D43">
              <w:rPr>
                <w:rFonts w:ascii="Times New Roman" w:hAnsi="Times New Roman" w:cs="Times New Roman"/>
                <w:sz w:val="26"/>
                <w:szCs w:val="26"/>
              </w:rPr>
              <w:t>X</w:t>
            </w:r>
          </w:p>
        </w:tc>
      </w:tr>
    </w:tbl>
    <w:p w:rsidR="00D71441" w:rsidRPr="00141D43" w:rsidRDefault="00D71441" w:rsidP="00D71441">
      <w:pPr>
        <w:rPr>
          <w:rFonts w:ascii="Times New Roman" w:hAnsi="Times New Roman" w:cs="Times New Roman"/>
          <w:sz w:val="26"/>
          <w:szCs w:val="26"/>
        </w:rPr>
      </w:pPr>
    </w:p>
    <w:p w:rsidR="00D71441" w:rsidRPr="00141D43" w:rsidRDefault="00D71441" w:rsidP="00D71441">
      <w:pPr>
        <w:pStyle w:val="ListParagraph"/>
        <w:rPr>
          <w:rFonts w:ascii="Times New Roman" w:hAnsi="Times New Roman" w:cs="Times New Roman"/>
          <w:sz w:val="26"/>
          <w:szCs w:val="26"/>
        </w:rPr>
      </w:pPr>
      <w:r w:rsidRPr="00141D43">
        <w:rPr>
          <w:rFonts w:ascii="Times New Roman" w:hAnsi="Times New Roman" w:cs="Times New Roman"/>
          <w:sz w:val="26"/>
          <w:szCs w:val="26"/>
        </w:rPr>
        <w:t>Xử lý: sơ đồ sau cho thấy hoạt động cập nhật thông tin cá nhân của người dùng</w:t>
      </w:r>
    </w:p>
    <w:p w:rsidR="00D71441" w:rsidRPr="00141D43" w:rsidRDefault="00D71441" w:rsidP="00D71441">
      <w:pPr>
        <w:tabs>
          <w:tab w:val="left" w:pos="851"/>
        </w:tabs>
        <w:rPr>
          <w:rFonts w:ascii="Times New Roman" w:hAnsi="Times New Roman" w:cs="Times New Roman"/>
          <w:sz w:val="26"/>
          <w:szCs w:val="26"/>
        </w:rPr>
      </w:pPr>
      <w:r w:rsidRPr="00141D43">
        <w:rPr>
          <w:rFonts w:ascii="Times New Roman" w:hAnsi="Times New Roman" w:cs="Times New Roman"/>
          <w:noProof/>
          <w:sz w:val="26"/>
          <w:szCs w:val="26"/>
          <w:lang w:val="en-US"/>
        </w:rPr>
        <w:lastRenderedPageBreak/>
        <w:drawing>
          <wp:inline distT="0" distB="0" distL="0" distR="0" wp14:anchorId="7733C39A" wp14:editId="17E3CFA7">
            <wp:extent cx="5067300" cy="5981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4">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D71441" w:rsidRPr="00141D43" w:rsidRDefault="00D71441" w:rsidP="00D71441">
      <w:pPr>
        <w:pStyle w:val="ListParagraph"/>
        <w:outlineLvl w:val="1"/>
        <w:rPr>
          <w:rFonts w:ascii="Times New Roman" w:hAnsi="Times New Roman" w:cs="Times New Roman"/>
          <w:b/>
          <w:sz w:val="26"/>
          <w:szCs w:val="26"/>
        </w:rPr>
      </w:pPr>
    </w:p>
    <w:p w:rsidR="00D71441" w:rsidRPr="00141D43" w:rsidRDefault="00D71441" w:rsidP="00D71441">
      <w:pPr>
        <w:pStyle w:val="ListParagraph"/>
        <w:rPr>
          <w:rFonts w:ascii="Times New Roman" w:hAnsi="Times New Roman" w:cs="Times New Roman"/>
          <w:b/>
          <w:sz w:val="26"/>
          <w:szCs w:val="26"/>
        </w:rPr>
      </w:pPr>
    </w:p>
    <w:p w:rsidR="00D71441" w:rsidRPr="00141D43" w:rsidRDefault="00D71441" w:rsidP="00D71441">
      <w:pPr>
        <w:rPr>
          <w:rFonts w:ascii="Times New Roman" w:hAnsi="Times New Roman" w:cs="Times New Roman"/>
          <w:sz w:val="26"/>
          <w:szCs w:val="26"/>
        </w:rPr>
      </w:pPr>
    </w:p>
    <w:p w:rsidR="00D71441" w:rsidRPr="00141D43" w:rsidRDefault="00D71441">
      <w:pPr>
        <w:pStyle w:val="ListParagraph"/>
        <w:numPr>
          <w:ilvl w:val="0"/>
          <w:numId w:val="21"/>
        </w:numPr>
        <w:outlineLvl w:val="0"/>
        <w:rPr>
          <w:rFonts w:ascii="Times New Roman" w:hAnsi="Times New Roman" w:cs="Times New Roman"/>
          <w:b/>
          <w:sz w:val="26"/>
          <w:szCs w:val="26"/>
        </w:rPr>
        <w:pPrChange w:id="299" w:author="theirs" w:date="2014-09-10T22:51:00Z">
          <w:pPr>
            <w:pStyle w:val="ListParagraph"/>
            <w:numPr>
              <w:numId w:val="1"/>
            </w:numPr>
            <w:ind w:hanging="360"/>
          </w:pPr>
        </w:pPrChange>
      </w:pPr>
      <w:bookmarkStart w:id="300" w:name="_Toc398323458"/>
      <w:bookmarkStart w:id="301" w:name="_Toc399455854"/>
      <w:bookmarkStart w:id="302" w:name="_Toc403367869"/>
      <w:r w:rsidRPr="00141D43">
        <w:rPr>
          <w:rFonts w:ascii="Times New Roman" w:hAnsi="Times New Roman" w:cs="Times New Roman"/>
          <w:b/>
          <w:sz w:val="26"/>
          <w:szCs w:val="26"/>
        </w:rPr>
        <w:t>Bảng tham khảo tới các yêu cầu</w:t>
      </w:r>
      <w:bookmarkEnd w:id="300"/>
      <w:bookmarkEnd w:id="301"/>
      <w:bookmarkEnd w:id="302"/>
    </w:p>
    <w:tbl>
      <w:tblPr>
        <w:tblStyle w:val="TableGrid"/>
        <w:tblW w:w="0" w:type="auto"/>
        <w:tblInd w:w="720" w:type="dxa"/>
        <w:tblLook w:val="04A0" w:firstRow="1" w:lastRow="0" w:firstColumn="1" w:lastColumn="0" w:noHBand="0" w:noVBand="1"/>
      </w:tblPr>
      <w:tblGrid>
        <w:gridCol w:w="4982"/>
        <w:gridCol w:w="3314"/>
      </w:tblGrid>
      <w:tr w:rsidR="00D71441" w:rsidRPr="00141D43" w:rsidTr="00ED6AD8">
        <w:tc>
          <w:tcPr>
            <w:tcW w:w="5342"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b/>
                <w:sz w:val="26"/>
                <w:szCs w:val="26"/>
              </w:rPr>
              <w:t>Chức năng</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b/>
                <w:sz w:val="26"/>
                <w:szCs w:val="26"/>
              </w:rPr>
              <w:t>Yêu cầu trong đặc tả</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Đăng nhập</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REQ01</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Đăng xuất</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REQ02</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Đăng ký</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REQ03</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Yêu cầu lấy mật khẩu</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REQ04</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Đổi mật khẩu</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REQ05</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Xem thông tin nhà trọ</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REQ06</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Tìm nhà trọ</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REQ07</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lastRenderedPageBreak/>
              <w:t>Cập nhật tin đăng</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REQ08</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Quản lý danh sách chủ nhà trọ và nhà trọ</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REQ09</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Quản lý người dùng</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REQ10</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Bình luận</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REQ11</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Quản lý bình luận</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REQ12</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Quản lý đăng tin</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REQ13</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Đăng tin</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REQ14</w:t>
            </w:r>
          </w:p>
        </w:tc>
      </w:tr>
      <w:tr w:rsidR="00D71441" w:rsidRPr="00141D43" w:rsidTr="00ED6AD8">
        <w:tc>
          <w:tcPr>
            <w:tcW w:w="5342" w:type="dxa"/>
          </w:tcPr>
          <w:p w:rsidR="00D71441" w:rsidRPr="00141D43" w:rsidRDefault="00D71441" w:rsidP="00ED6AD8">
            <w:pPr>
              <w:pStyle w:val="ListParagraph"/>
              <w:ind w:left="0"/>
              <w:rPr>
                <w:rFonts w:ascii="Times New Roman" w:hAnsi="Times New Roman" w:cs="Times New Roman"/>
                <w:sz w:val="26"/>
                <w:szCs w:val="26"/>
              </w:rPr>
            </w:pPr>
            <w:r w:rsidRPr="00141D43">
              <w:rPr>
                <w:rFonts w:ascii="Times New Roman" w:hAnsi="Times New Roman" w:cs="Times New Roman"/>
                <w:sz w:val="26"/>
                <w:szCs w:val="26"/>
              </w:rPr>
              <w:t>Quản lý cập nhật thông tin cá nhân</w:t>
            </w:r>
          </w:p>
        </w:tc>
        <w:tc>
          <w:tcPr>
            <w:tcW w:w="3514" w:type="dxa"/>
          </w:tcPr>
          <w:p w:rsidR="00D71441" w:rsidRPr="00141D43" w:rsidRDefault="00D71441" w:rsidP="00ED6AD8">
            <w:pPr>
              <w:pStyle w:val="ListParagraph"/>
              <w:ind w:left="0"/>
              <w:jc w:val="center"/>
              <w:rPr>
                <w:rFonts w:ascii="Times New Roman" w:hAnsi="Times New Roman" w:cs="Times New Roman"/>
                <w:b/>
                <w:sz w:val="26"/>
                <w:szCs w:val="26"/>
              </w:rPr>
            </w:pPr>
            <w:r w:rsidRPr="00141D43">
              <w:rPr>
                <w:rFonts w:ascii="Times New Roman" w:hAnsi="Times New Roman" w:cs="Times New Roman"/>
                <w:sz w:val="26"/>
                <w:szCs w:val="26"/>
              </w:rPr>
              <w:t>REQ15</w:t>
            </w:r>
          </w:p>
        </w:tc>
      </w:tr>
    </w:tbl>
    <w:p w:rsidR="00D71441" w:rsidRPr="00141D43" w:rsidRDefault="00D71441" w:rsidP="00D71441">
      <w:pPr>
        <w:pStyle w:val="ListParagraph"/>
        <w:rPr>
          <w:rFonts w:ascii="Times New Roman" w:hAnsi="Times New Roman" w:cs="Times New Roman"/>
          <w:b/>
          <w:sz w:val="26"/>
          <w:szCs w:val="26"/>
        </w:rPr>
      </w:pPr>
    </w:p>
    <w:p w:rsidR="00D71441" w:rsidRPr="00141D43" w:rsidRDefault="00D71441">
      <w:pPr>
        <w:pStyle w:val="ListParagraph"/>
        <w:numPr>
          <w:ilvl w:val="0"/>
          <w:numId w:val="21"/>
        </w:numPr>
        <w:outlineLvl w:val="0"/>
        <w:rPr>
          <w:rFonts w:ascii="Times New Roman" w:hAnsi="Times New Roman" w:cs="Times New Roman"/>
          <w:b/>
          <w:sz w:val="26"/>
          <w:szCs w:val="26"/>
        </w:rPr>
        <w:pPrChange w:id="303" w:author="theirs" w:date="2014-09-10T22:51:00Z">
          <w:pPr>
            <w:pStyle w:val="ListParagraph"/>
            <w:numPr>
              <w:numId w:val="1"/>
            </w:numPr>
            <w:ind w:hanging="360"/>
          </w:pPr>
        </w:pPrChange>
      </w:pPr>
      <w:bookmarkStart w:id="304" w:name="_Toc398323459"/>
      <w:bookmarkStart w:id="305" w:name="_Toc399455855"/>
      <w:bookmarkStart w:id="306" w:name="_Toc403367870"/>
      <w:r w:rsidRPr="00141D43">
        <w:rPr>
          <w:rFonts w:ascii="Times New Roman" w:hAnsi="Times New Roman" w:cs="Times New Roman"/>
          <w:b/>
          <w:sz w:val="26"/>
          <w:szCs w:val="26"/>
        </w:rPr>
        <w:t>Các phụ lục</w:t>
      </w:r>
      <w:bookmarkEnd w:id="304"/>
      <w:bookmarkEnd w:id="305"/>
      <w:bookmarkEnd w:id="306"/>
    </w:p>
    <w:p w:rsidR="00D71441" w:rsidRPr="00141D43" w:rsidRDefault="00D71441" w:rsidP="00D71441">
      <w:pPr>
        <w:rPr>
          <w:rFonts w:ascii="Times New Roman" w:hAnsi="Times New Roman" w:cs="Times New Roman"/>
          <w:sz w:val="26"/>
          <w:szCs w:val="26"/>
        </w:rPr>
      </w:pPr>
    </w:p>
    <w:p w:rsidR="0069242F" w:rsidRPr="00141D43" w:rsidRDefault="0069242F">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p w:rsidR="00141D43" w:rsidRPr="00141D43" w:rsidRDefault="00141D43">
      <w:pPr>
        <w:rPr>
          <w:rFonts w:ascii="Times New Roman" w:hAnsi="Times New Roman" w:cs="Times New Roman"/>
          <w:sz w:val="26"/>
          <w:szCs w:val="26"/>
        </w:rPr>
      </w:pPr>
    </w:p>
    <w:bookmarkStart w:id="307" w:name="_Toc403367871"/>
    <w:p w:rsidR="00141D43" w:rsidRPr="0081690D" w:rsidRDefault="00141D43" w:rsidP="00B54F81">
      <w:pPr>
        <w:pStyle w:val="Heading1"/>
        <w:rPr>
          <w:rFonts w:ascii="Times New Roman" w:hAnsi="Times New Roman" w:cs="Times New Roman"/>
          <w:b/>
          <w:color w:val="auto"/>
          <w:sz w:val="44"/>
          <w:szCs w:val="44"/>
          <w:vertAlign w:val="subscript"/>
          <w:lang w:val="en-US"/>
        </w:rPr>
      </w:pPr>
      <w:r w:rsidRPr="0081690D">
        <w:rPr>
          <w:rFonts w:ascii="Times New Roman" w:hAnsi="Times New Roman" w:cs="Times New Roman"/>
          <w:b/>
          <w:noProof/>
          <w:color w:val="auto"/>
          <w:sz w:val="44"/>
          <w:szCs w:val="44"/>
          <w:lang w:val="en-US"/>
        </w:rPr>
        <w:lastRenderedPageBreak/>
        <mc:AlternateContent>
          <mc:Choice Requires="wps">
            <w:drawing>
              <wp:anchor distT="4294967295" distB="4294967295" distL="114300" distR="114300" simplePos="0" relativeHeight="251689984" behindDoc="0" locked="0" layoutInCell="1" allowOverlap="1" wp14:anchorId="0AA0B6EB" wp14:editId="5295FD4F">
                <wp:simplePos x="0" y="0"/>
                <wp:positionH relativeFrom="margin">
                  <wp:align>right</wp:align>
                </wp:positionH>
                <wp:positionV relativeFrom="paragraph">
                  <wp:posOffset>-190500</wp:posOffset>
                </wp:positionV>
                <wp:extent cx="5695950" cy="19050"/>
                <wp:effectExtent l="0" t="19050" r="38100" b="381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95950" cy="1905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37768F" id="Straight Connector 13" o:spid="_x0000_s1026" style="position:absolute;flip:y;z-index:251689984;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page;mso-height-relative:page" from="397.3pt,-15pt" to="845.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" strokecolor="black [3200]" strokeweight="4.5pt">
                <v:stroke joinstyle="miter"/>
                <o:lock v:ext="edit" shapetype="f"/>
                <w10:wrap anchorx="margin"/>
              </v:line>
            </w:pict>
          </mc:Fallback>
        </mc:AlternateContent>
      </w:r>
      <w:r w:rsidRPr="0081690D">
        <w:rPr>
          <w:rFonts w:ascii="Times New Roman" w:hAnsi="Times New Roman" w:cs="Times New Roman"/>
          <w:b/>
          <w:color w:val="auto"/>
          <w:sz w:val="44"/>
          <w:szCs w:val="44"/>
          <w:lang w:val="en-US"/>
        </w:rPr>
        <w:t>CÁC TRƯỜNG HỢP KIỂM THỬ</w:t>
      </w:r>
      <w:bookmarkEnd w:id="307"/>
    </w:p>
    <w:p w:rsidR="00141D43" w:rsidRPr="00141D43" w:rsidRDefault="00141D43" w:rsidP="00141D43">
      <w:pPr>
        <w:jc w:val="right"/>
        <w:rPr>
          <w:rFonts w:ascii="Times New Roman" w:hAnsi="Times New Roman" w:cs="Times New Roman"/>
          <w:b/>
          <w:sz w:val="44"/>
          <w:szCs w:val="44"/>
          <w:vertAlign w:val="subscript"/>
          <w:lang w:val="en-US"/>
        </w:rPr>
      </w:pPr>
    </w:p>
    <w:p w:rsidR="00141D43" w:rsidRPr="00141D43" w:rsidRDefault="00141D43" w:rsidP="00141D43">
      <w:pPr>
        <w:jc w:val="right"/>
        <w:rPr>
          <w:rFonts w:ascii="Times New Roman" w:hAnsi="Times New Roman" w:cs="Times New Roman"/>
          <w:b/>
          <w:sz w:val="44"/>
          <w:szCs w:val="44"/>
          <w:vertAlign w:val="subscript"/>
          <w:lang w:val="en-US"/>
        </w:rPr>
      </w:pPr>
    </w:p>
    <w:p w:rsidR="00141D43" w:rsidRPr="0081690D" w:rsidRDefault="00141D43" w:rsidP="00141D43">
      <w:pPr>
        <w:jc w:val="right"/>
        <w:rPr>
          <w:rFonts w:ascii="Times New Roman" w:hAnsi="Times New Roman" w:cs="Times New Roman"/>
          <w:sz w:val="44"/>
          <w:szCs w:val="44"/>
          <w:lang w:val="en-US"/>
        </w:rPr>
      </w:pPr>
      <w:r w:rsidRPr="0081690D">
        <w:rPr>
          <w:rFonts w:ascii="Times New Roman" w:hAnsi="Times New Roman" w:cs="Times New Roman"/>
          <w:sz w:val="44"/>
          <w:szCs w:val="44"/>
          <w:lang w:val="en-US"/>
        </w:rPr>
        <w:t>Cho</w:t>
      </w:r>
    </w:p>
    <w:p w:rsidR="00141D43" w:rsidRPr="00141D43" w:rsidRDefault="00141D43" w:rsidP="00141D43">
      <w:pPr>
        <w:jc w:val="right"/>
        <w:rPr>
          <w:rFonts w:ascii="Times New Roman" w:hAnsi="Times New Roman" w:cs="Times New Roman"/>
          <w:sz w:val="44"/>
          <w:szCs w:val="44"/>
          <w:lang w:val="en-US"/>
        </w:rPr>
      </w:pPr>
    </w:p>
    <w:p w:rsidR="00141D43" w:rsidRPr="00141D43" w:rsidRDefault="00141D43" w:rsidP="00141D43">
      <w:pPr>
        <w:jc w:val="right"/>
        <w:rPr>
          <w:rFonts w:ascii="Times New Roman" w:hAnsi="Times New Roman" w:cs="Times New Roman"/>
          <w:sz w:val="44"/>
          <w:szCs w:val="44"/>
          <w:lang w:val="en-US"/>
        </w:rPr>
      </w:pPr>
    </w:p>
    <w:p w:rsidR="00141D43" w:rsidRPr="00141D43" w:rsidRDefault="00141D43" w:rsidP="00141D43">
      <w:pPr>
        <w:jc w:val="right"/>
        <w:rPr>
          <w:rFonts w:ascii="Times New Roman" w:hAnsi="Times New Roman" w:cs="Times New Roman"/>
          <w:b/>
          <w:sz w:val="44"/>
          <w:szCs w:val="44"/>
          <w:lang w:val="en-US"/>
        </w:rPr>
      </w:pPr>
      <w:r w:rsidRPr="00141D43">
        <w:rPr>
          <w:rFonts w:ascii="Times New Roman" w:hAnsi="Times New Roman" w:cs="Times New Roman"/>
          <w:b/>
          <w:sz w:val="44"/>
          <w:szCs w:val="44"/>
          <w:lang w:val="en-US"/>
        </w:rPr>
        <w:t>Dự Án</w:t>
      </w:r>
    </w:p>
    <w:p w:rsidR="00141D43" w:rsidRPr="00141D43" w:rsidRDefault="00141D43" w:rsidP="00141D43">
      <w:pPr>
        <w:jc w:val="right"/>
        <w:rPr>
          <w:rFonts w:ascii="Times New Roman" w:hAnsi="Times New Roman" w:cs="Times New Roman"/>
          <w:sz w:val="44"/>
          <w:szCs w:val="44"/>
          <w:lang w:val="en-US"/>
        </w:rPr>
      </w:pPr>
    </w:p>
    <w:p w:rsidR="00141D43" w:rsidRPr="00141D43" w:rsidRDefault="00141D43" w:rsidP="00141D43">
      <w:pPr>
        <w:jc w:val="right"/>
        <w:rPr>
          <w:rFonts w:ascii="Times New Roman" w:hAnsi="Times New Roman" w:cs="Times New Roman"/>
          <w:b/>
          <w:sz w:val="44"/>
          <w:szCs w:val="44"/>
          <w:lang w:val="en-US"/>
        </w:rPr>
      </w:pPr>
      <w:r w:rsidRPr="00141D43">
        <w:rPr>
          <w:rFonts w:ascii="Times New Roman" w:hAnsi="Times New Roman" w:cs="Times New Roman"/>
          <w:b/>
          <w:sz w:val="44"/>
          <w:szCs w:val="44"/>
          <w:lang w:val="en-US"/>
        </w:rPr>
        <w:t>Website Quản lý thông tin nhà trọ</w:t>
      </w:r>
    </w:p>
    <w:p w:rsidR="00141D43" w:rsidRPr="00141D43" w:rsidRDefault="00141D43" w:rsidP="00141D43">
      <w:pPr>
        <w:jc w:val="right"/>
        <w:rPr>
          <w:rFonts w:ascii="Times New Roman" w:hAnsi="Times New Roman" w:cs="Times New Roman"/>
          <w:b/>
          <w:sz w:val="44"/>
          <w:szCs w:val="44"/>
          <w:lang w:val="en-US"/>
        </w:rPr>
      </w:pPr>
    </w:p>
    <w:p w:rsidR="00141D43" w:rsidRPr="00141D43" w:rsidRDefault="00141D43" w:rsidP="00141D43">
      <w:pPr>
        <w:jc w:val="right"/>
        <w:rPr>
          <w:rFonts w:ascii="Times New Roman" w:hAnsi="Times New Roman" w:cs="Times New Roman"/>
          <w:b/>
          <w:sz w:val="44"/>
          <w:szCs w:val="44"/>
          <w:lang w:val="en-US"/>
        </w:rPr>
      </w:pPr>
    </w:p>
    <w:p w:rsidR="00141D43" w:rsidRPr="00236C59" w:rsidRDefault="00141D43" w:rsidP="00141D43">
      <w:pPr>
        <w:jc w:val="right"/>
        <w:rPr>
          <w:rFonts w:ascii="Times New Roman" w:hAnsi="Times New Roman" w:cs="Times New Roman"/>
          <w:b/>
          <w:sz w:val="26"/>
          <w:szCs w:val="26"/>
          <w:lang w:val="en-US"/>
        </w:rPr>
      </w:pPr>
      <w:r w:rsidRPr="00236C59">
        <w:rPr>
          <w:rFonts w:ascii="Times New Roman" w:hAnsi="Times New Roman" w:cs="Times New Roman"/>
          <w:b/>
          <w:sz w:val="26"/>
          <w:szCs w:val="26"/>
          <w:lang w:val="en-US"/>
        </w:rPr>
        <w:t>Phiên bản 1.0 được phê chuẩn</w:t>
      </w:r>
    </w:p>
    <w:p w:rsidR="00141D43" w:rsidRPr="00141D43" w:rsidRDefault="00141D43" w:rsidP="00141D43">
      <w:pPr>
        <w:jc w:val="right"/>
        <w:rPr>
          <w:rFonts w:ascii="Times New Roman" w:hAnsi="Times New Roman" w:cs="Times New Roman"/>
          <w:sz w:val="26"/>
          <w:szCs w:val="26"/>
          <w:lang w:val="en-US"/>
        </w:rPr>
      </w:pPr>
    </w:p>
    <w:p w:rsidR="00141D43" w:rsidRPr="00141D43" w:rsidRDefault="00141D43" w:rsidP="00141D43">
      <w:pPr>
        <w:jc w:val="right"/>
        <w:rPr>
          <w:rFonts w:ascii="Times New Roman" w:hAnsi="Times New Roman" w:cs="Times New Roman"/>
          <w:sz w:val="26"/>
          <w:szCs w:val="26"/>
          <w:lang w:val="en-US"/>
        </w:rPr>
      </w:pPr>
    </w:p>
    <w:p w:rsidR="00141D43" w:rsidRPr="00141D43" w:rsidRDefault="00141D43" w:rsidP="00141D43">
      <w:pPr>
        <w:jc w:val="right"/>
        <w:rPr>
          <w:rFonts w:ascii="Times New Roman" w:hAnsi="Times New Roman" w:cs="Times New Roman"/>
          <w:sz w:val="26"/>
          <w:szCs w:val="26"/>
          <w:lang w:val="en-US"/>
        </w:rPr>
      </w:pPr>
    </w:p>
    <w:p w:rsidR="00141D43" w:rsidRPr="00141D43" w:rsidRDefault="00141D43" w:rsidP="00141D43">
      <w:pPr>
        <w:jc w:val="right"/>
        <w:rPr>
          <w:rFonts w:ascii="Times New Roman" w:hAnsi="Times New Roman" w:cs="Times New Roman"/>
          <w:sz w:val="26"/>
          <w:szCs w:val="26"/>
          <w:lang w:val="en-US"/>
        </w:rPr>
      </w:pPr>
    </w:p>
    <w:p w:rsidR="00141D43" w:rsidRPr="00141D43" w:rsidRDefault="00141D43" w:rsidP="00141D43">
      <w:pPr>
        <w:jc w:val="right"/>
        <w:rPr>
          <w:rFonts w:ascii="Times New Roman" w:hAnsi="Times New Roman" w:cs="Times New Roman"/>
          <w:sz w:val="26"/>
          <w:szCs w:val="26"/>
          <w:lang w:val="en-US"/>
        </w:rPr>
      </w:pPr>
    </w:p>
    <w:p w:rsidR="00141D43" w:rsidRDefault="00141D43" w:rsidP="00141D43">
      <w:pPr>
        <w:jc w:val="right"/>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rsidR="001826B6" w:rsidRDefault="001826B6" w:rsidP="00141D43">
      <w:pPr>
        <w:jc w:val="right"/>
        <w:rPr>
          <w:rFonts w:ascii="Times New Roman" w:hAnsi="Times New Roman" w:cs="Times New Roman"/>
          <w:sz w:val="26"/>
          <w:szCs w:val="26"/>
          <w:lang w:val="en-US"/>
        </w:rPr>
      </w:pPr>
    </w:p>
    <w:p w:rsidR="001826B6" w:rsidRDefault="001826B6" w:rsidP="00141D43">
      <w:pPr>
        <w:jc w:val="right"/>
        <w:rPr>
          <w:rFonts w:ascii="Times New Roman" w:hAnsi="Times New Roman" w:cs="Times New Roman"/>
          <w:sz w:val="26"/>
          <w:szCs w:val="26"/>
          <w:lang w:val="en-US"/>
        </w:rPr>
      </w:pPr>
    </w:p>
    <w:p w:rsidR="001826B6" w:rsidRDefault="001826B6" w:rsidP="00141D43">
      <w:pPr>
        <w:jc w:val="right"/>
        <w:rPr>
          <w:rFonts w:ascii="Times New Roman" w:hAnsi="Times New Roman" w:cs="Times New Roman"/>
          <w:sz w:val="26"/>
          <w:szCs w:val="26"/>
          <w:lang w:val="en-US"/>
        </w:rPr>
      </w:pPr>
    </w:p>
    <w:p w:rsidR="001826B6" w:rsidRDefault="001826B6" w:rsidP="00141D43">
      <w:pPr>
        <w:jc w:val="right"/>
        <w:rPr>
          <w:rFonts w:ascii="Times New Roman" w:hAnsi="Times New Roman" w:cs="Times New Roman"/>
          <w:sz w:val="26"/>
          <w:szCs w:val="26"/>
          <w:lang w:val="en-US"/>
        </w:rPr>
      </w:pPr>
    </w:p>
    <w:p w:rsidR="00636A7C" w:rsidRDefault="00636A7C" w:rsidP="00636A7C">
      <w:pPr>
        <w:jc w:val="right"/>
        <w:rPr>
          <w:rFonts w:ascii="Times New Roman" w:hAnsi="Times New Roman" w:cs="Times New Roman"/>
          <w:i/>
          <w:sz w:val="26"/>
          <w:szCs w:val="26"/>
          <w:lang w:val="en-US"/>
        </w:rPr>
      </w:pPr>
    </w:p>
    <w:p w:rsidR="00553F3B" w:rsidRPr="00236C59" w:rsidRDefault="00141D43" w:rsidP="00636A7C">
      <w:pPr>
        <w:jc w:val="right"/>
        <w:rPr>
          <w:rFonts w:ascii="Times New Roman" w:hAnsi="Times New Roman" w:cs="Times New Roman"/>
          <w:i/>
          <w:sz w:val="26"/>
          <w:szCs w:val="26"/>
          <w:lang w:val="en-US"/>
        </w:rPr>
      </w:pPr>
      <w:r w:rsidRPr="00236C59">
        <w:rPr>
          <w:rFonts w:ascii="Times New Roman" w:hAnsi="Times New Roman" w:cs="Times New Roman"/>
          <w:i/>
          <w:sz w:val="26"/>
          <w:szCs w:val="26"/>
          <w:lang w:val="en-US"/>
        </w:rPr>
        <w:t>Ngày tạo kế hoạch 16/10/2014</w:t>
      </w:r>
    </w:p>
    <w:p w:rsidR="00141D43" w:rsidRPr="00141D43" w:rsidRDefault="00141D43" w:rsidP="00B54F81">
      <w:pPr>
        <w:pStyle w:val="ListParagraph"/>
        <w:numPr>
          <w:ilvl w:val="0"/>
          <w:numId w:val="35"/>
        </w:numPr>
        <w:outlineLvl w:val="1"/>
        <w:rPr>
          <w:rFonts w:ascii="Times New Roman" w:hAnsi="Times New Roman" w:cs="Times New Roman"/>
          <w:b/>
          <w:sz w:val="26"/>
          <w:szCs w:val="26"/>
          <w:lang w:val="en-US"/>
        </w:rPr>
      </w:pPr>
      <w:bookmarkStart w:id="308" w:name="_Toc403297911"/>
      <w:bookmarkStart w:id="309" w:name="_Toc403367872"/>
      <w:r w:rsidRPr="00141D43">
        <w:rPr>
          <w:rFonts w:ascii="Times New Roman" w:hAnsi="Times New Roman" w:cs="Times New Roman"/>
          <w:b/>
          <w:sz w:val="26"/>
          <w:szCs w:val="26"/>
          <w:lang w:val="en-US"/>
        </w:rPr>
        <w:lastRenderedPageBreak/>
        <w:t>Giới thiệu</w:t>
      </w:r>
      <w:bookmarkEnd w:id="308"/>
      <w:bookmarkEnd w:id="309"/>
    </w:p>
    <w:p w:rsidR="00141D43" w:rsidRPr="00141D43" w:rsidRDefault="00141D43" w:rsidP="00141D43">
      <w:pPr>
        <w:pStyle w:val="ListParagraph"/>
        <w:numPr>
          <w:ilvl w:val="1"/>
          <w:numId w:val="35"/>
        </w:numPr>
        <w:outlineLvl w:val="1"/>
        <w:rPr>
          <w:rFonts w:ascii="Times New Roman" w:hAnsi="Times New Roman" w:cs="Times New Roman"/>
          <w:b/>
          <w:sz w:val="26"/>
          <w:szCs w:val="26"/>
          <w:lang w:val="en-US"/>
        </w:rPr>
      </w:pPr>
      <w:bookmarkStart w:id="310" w:name="_Toc403297912"/>
      <w:bookmarkStart w:id="311" w:name="_Toc403367873"/>
      <w:r w:rsidRPr="00141D43">
        <w:rPr>
          <w:rFonts w:ascii="Times New Roman" w:hAnsi="Times New Roman" w:cs="Times New Roman"/>
          <w:b/>
          <w:sz w:val="26"/>
          <w:szCs w:val="26"/>
          <w:lang w:val="en-US"/>
        </w:rPr>
        <w:t>Mục tiêu</w:t>
      </w:r>
      <w:bookmarkEnd w:id="310"/>
      <w:bookmarkEnd w:id="311"/>
    </w:p>
    <w:p w:rsidR="00141D43" w:rsidRPr="00141D43" w:rsidRDefault="00141D43" w:rsidP="00141D43">
      <w:pPr>
        <w:pStyle w:val="ListParagraph"/>
        <w:ind w:left="1440"/>
        <w:jc w:val="both"/>
        <w:rPr>
          <w:rFonts w:ascii="Times New Roman" w:hAnsi="Times New Roman" w:cs="Times New Roman"/>
          <w:sz w:val="26"/>
          <w:szCs w:val="26"/>
          <w:lang w:val="en-US"/>
        </w:rPr>
      </w:pPr>
      <w:r w:rsidRPr="00141D43">
        <w:rPr>
          <w:rFonts w:ascii="Times New Roman" w:hAnsi="Times New Roman" w:cs="Times New Roman"/>
          <w:sz w:val="26"/>
          <w:szCs w:val="26"/>
          <w:lang w:val="en-US"/>
        </w:rPr>
        <w:t>Nhằm kiểm tra chương trình có chạy đúng yêu cầu với đặc tả hay không và các rủi ro khi thực thi phần mềm, đồng thời trình bày các phương pháp, thời gian và nhân sự kiểm thử, đảm bảo dự án hoàn thành đúng kế hoạch đề ra.</w:t>
      </w:r>
    </w:p>
    <w:p w:rsidR="00141D43" w:rsidRPr="00141D43" w:rsidRDefault="00141D43" w:rsidP="00141D43">
      <w:pPr>
        <w:pStyle w:val="ListParagraph"/>
        <w:ind w:left="1440"/>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Phạm vi</w:t>
      </w:r>
    </w:p>
    <w:p w:rsidR="00141D43" w:rsidRPr="00141D43" w:rsidRDefault="00141D43" w:rsidP="00141D43">
      <w:pPr>
        <w:pStyle w:val="ListParagraph"/>
        <w:numPr>
          <w:ilvl w:val="0"/>
          <w:numId w:val="39"/>
        </w:numPr>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các testcase tương ứng với các chức năng trong tài liệu đặc tả và tài liệu thiết kế.</w:t>
      </w:r>
    </w:p>
    <w:p w:rsidR="00141D43" w:rsidRPr="00141D43" w:rsidRDefault="00141D43" w:rsidP="00141D43">
      <w:pPr>
        <w:pStyle w:val="ListParagraph"/>
        <w:numPr>
          <w:ilvl w:val="0"/>
          <w:numId w:val="39"/>
        </w:numPr>
        <w:rPr>
          <w:rFonts w:ascii="Times New Roman" w:hAnsi="Times New Roman" w:cs="Times New Roman"/>
          <w:sz w:val="26"/>
          <w:szCs w:val="26"/>
          <w:lang w:val="en-US"/>
        </w:rPr>
      </w:pPr>
      <w:r w:rsidRPr="00141D43">
        <w:rPr>
          <w:rFonts w:ascii="Times New Roman" w:hAnsi="Times New Roman" w:cs="Times New Roman"/>
          <w:sz w:val="26"/>
          <w:szCs w:val="26"/>
          <w:lang w:val="en-US"/>
        </w:rPr>
        <w:t>Tài liệu cung cấp cho kiểm thử viên, người dùng.</w:t>
      </w:r>
    </w:p>
    <w:p w:rsidR="00141D43" w:rsidRPr="00141D43" w:rsidRDefault="00141D43" w:rsidP="00141D43">
      <w:pPr>
        <w:pStyle w:val="ListParagraph"/>
        <w:rPr>
          <w:rFonts w:ascii="Times New Roman" w:hAnsi="Times New Roman" w:cs="Times New Roman"/>
          <w:sz w:val="26"/>
          <w:szCs w:val="26"/>
          <w:lang w:val="en-US"/>
        </w:rPr>
      </w:pPr>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Các chức năng sẽ được kiểm thử:</w:t>
      </w:r>
    </w:p>
    <w:p w:rsidR="00141D43" w:rsidRPr="00141D43" w:rsidRDefault="00141D43" w:rsidP="00141D43">
      <w:pPr>
        <w:pStyle w:val="ListParagraph"/>
        <w:numPr>
          <w:ilvl w:val="0"/>
          <w:numId w:val="36"/>
        </w:numPr>
        <w:jc w:val="both"/>
        <w:rPr>
          <w:rFonts w:ascii="Times New Roman" w:hAnsi="Times New Roman" w:cs="Times New Roman"/>
          <w:sz w:val="26"/>
          <w:szCs w:val="26"/>
          <w:lang w:val="en-US"/>
        </w:rPr>
      </w:pPr>
      <w:r w:rsidRPr="00141D43">
        <w:rPr>
          <w:rFonts w:ascii="Times New Roman" w:hAnsi="Times New Roman" w:cs="Times New Roman"/>
          <w:sz w:val="26"/>
          <w:szCs w:val="26"/>
          <w:lang w:val="en-US"/>
        </w:rPr>
        <w:t>Quên mật khẩu</w:t>
      </w:r>
    </w:p>
    <w:p w:rsidR="00141D43" w:rsidRPr="00141D43" w:rsidRDefault="00141D43" w:rsidP="00141D43">
      <w:pPr>
        <w:pStyle w:val="ListParagraph"/>
        <w:numPr>
          <w:ilvl w:val="0"/>
          <w:numId w:val="36"/>
        </w:numPr>
        <w:jc w:val="both"/>
        <w:rPr>
          <w:rFonts w:ascii="Times New Roman" w:hAnsi="Times New Roman" w:cs="Times New Roman"/>
          <w:sz w:val="26"/>
          <w:szCs w:val="26"/>
          <w:lang w:val="en-US"/>
        </w:rPr>
      </w:pPr>
      <w:r w:rsidRPr="00141D43">
        <w:rPr>
          <w:rFonts w:ascii="Times New Roman" w:hAnsi="Times New Roman" w:cs="Times New Roman"/>
          <w:sz w:val="26"/>
          <w:szCs w:val="26"/>
          <w:lang w:val="en-US"/>
        </w:rPr>
        <w:t>Đăng ký</w:t>
      </w:r>
    </w:p>
    <w:p w:rsidR="00141D43" w:rsidRPr="00141D43" w:rsidRDefault="00141D43" w:rsidP="00141D43">
      <w:pPr>
        <w:pStyle w:val="ListParagraph"/>
        <w:numPr>
          <w:ilvl w:val="0"/>
          <w:numId w:val="36"/>
        </w:numPr>
        <w:jc w:val="both"/>
        <w:rPr>
          <w:rFonts w:ascii="Times New Roman" w:hAnsi="Times New Roman" w:cs="Times New Roman"/>
          <w:sz w:val="26"/>
          <w:szCs w:val="26"/>
          <w:lang w:val="en-US"/>
        </w:rPr>
      </w:pPr>
      <w:r w:rsidRPr="00141D43">
        <w:rPr>
          <w:rFonts w:ascii="Times New Roman" w:hAnsi="Times New Roman" w:cs="Times New Roman"/>
          <w:sz w:val="26"/>
          <w:szCs w:val="26"/>
          <w:lang w:val="en-US"/>
        </w:rPr>
        <w:t>Đổi mật khẩu</w:t>
      </w:r>
    </w:p>
    <w:p w:rsidR="00141D43" w:rsidRPr="00141D43" w:rsidRDefault="00141D43" w:rsidP="00141D43">
      <w:pPr>
        <w:pStyle w:val="ListParagraph"/>
        <w:numPr>
          <w:ilvl w:val="0"/>
          <w:numId w:val="36"/>
        </w:numPr>
        <w:jc w:val="both"/>
        <w:rPr>
          <w:rFonts w:ascii="Times New Roman" w:hAnsi="Times New Roman" w:cs="Times New Roman"/>
          <w:sz w:val="26"/>
          <w:szCs w:val="26"/>
          <w:lang w:val="en-US"/>
        </w:rPr>
      </w:pPr>
      <w:r w:rsidRPr="00141D43">
        <w:rPr>
          <w:rFonts w:ascii="Times New Roman" w:hAnsi="Times New Roman" w:cs="Times New Roman"/>
          <w:sz w:val="26"/>
          <w:szCs w:val="26"/>
          <w:lang w:val="en-US"/>
        </w:rPr>
        <w:t>Thêm nhà trọ</w:t>
      </w:r>
    </w:p>
    <w:p w:rsidR="00141D43" w:rsidRPr="00141D43" w:rsidRDefault="00141D43" w:rsidP="00141D43">
      <w:pPr>
        <w:pStyle w:val="ListParagraph"/>
        <w:numPr>
          <w:ilvl w:val="1"/>
          <w:numId w:val="35"/>
        </w:numPr>
        <w:outlineLvl w:val="1"/>
        <w:rPr>
          <w:rFonts w:ascii="Times New Roman" w:hAnsi="Times New Roman" w:cs="Times New Roman"/>
          <w:b/>
          <w:sz w:val="26"/>
          <w:szCs w:val="26"/>
          <w:lang w:val="en-US"/>
        </w:rPr>
      </w:pPr>
      <w:bookmarkStart w:id="312" w:name="_Toc403297913"/>
      <w:bookmarkStart w:id="313" w:name="_Toc403367874"/>
      <w:r w:rsidRPr="00141D43">
        <w:rPr>
          <w:rFonts w:ascii="Times New Roman" w:hAnsi="Times New Roman" w:cs="Times New Roman"/>
          <w:b/>
          <w:sz w:val="26"/>
          <w:szCs w:val="26"/>
          <w:lang w:val="en-US"/>
        </w:rPr>
        <w:t>Bảng chú giải thuật ngữ</w:t>
      </w:r>
      <w:bookmarkEnd w:id="312"/>
      <w:bookmarkEnd w:id="313"/>
    </w:p>
    <w:p w:rsidR="00141D43" w:rsidRPr="00141D43" w:rsidRDefault="00141D43" w:rsidP="00141D43">
      <w:pPr>
        <w:pStyle w:val="ListParagraph"/>
        <w:ind w:left="1440"/>
        <w:rPr>
          <w:rFonts w:ascii="Times New Roman" w:hAnsi="Times New Roman" w:cs="Times New Roman"/>
          <w:b/>
          <w:sz w:val="26"/>
          <w:szCs w:val="26"/>
          <w:lang w:val="en-US"/>
        </w:rPr>
      </w:pPr>
    </w:p>
    <w:tbl>
      <w:tblPr>
        <w:tblStyle w:val="TableGrid"/>
        <w:tblW w:w="0" w:type="auto"/>
        <w:tblInd w:w="720" w:type="dxa"/>
        <w:tblLook w:val="04A0" w:firstRow="1" w:lastRow="0" w:firstColumn="1" w:lastColumn="0" w:noHBand="0" w:noVBand="1"/>
      </w:tblPr>
      <w:tblGrid>
        <w:gridCol w:w="2736"/>
        <w:gridCol w:w="2786"/>
        <w:gridCol w:w="2774"/>
      </w:tblGrid>
      <w:tr w:rsidR="00141D43" w:rsidRPr="00141D43" w:rsidTr="00ED6AD8">
        <w:tc>
          <w:tcPr>
            <w:tcW w:w="3005"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STT</w:t>
            </w:r>
          </w:p>
        </w:tc>
        <w:tc>
          <w:tcPr>
            <w:tcW w:w="3005"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Thuật ngữ / Từ viết tắt</w:t>
            </w:r>
          </w:p>
        </w:tc>
        <w:tc>
          <w:tcPr>
            <w:tcW w:w="3006"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Định nghĩa / Giải thích</w:t>
            </w:r>
          </w:p>
        </w:tc>
      </w:tr>
      <w:tr w:rsidR="00141D43" w:rsidRPr="00141D43" w:rsidTr="00ED6AD8">
        <w:tc>
          <w:tcPr>
            <w:tcW w:w="3005"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05"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Testcase</w:t>
            </w:r>
          </w:p>
        </w:tc>
        <w:tc>
          <w:tcPr>
            <w:tcW w:w="3006"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 kiểm thử</w:t>
            </w:r>
          </w:p>
        </w:tc>
      </w:tr>
    </w:tbl>
    <w:p w:rsidR="00141D43" w:rsidRPr="00141D43" w:rsidRDefault="00141D43" w:rsidP="00141D43">
      <w:pPr>
        <w:pStyle w:val="ListParagraph"/>
        <w:rPr>
          <w:rFonts w:ascii="Times New Roman" w:hAnsi="Times New Roman" w:cs="Times New Roman"/>
          <w:sz w:val="26"/>
          <w:szCs w:val="26"/>
          <w:lang w:val="en-US"/>
        </w:rPr>
      </w:pPr>
    </w:p>
    <w:p w:rsidR="00141D43" w:rsidRPr="00141D43" w:rsidRDefault="00141D43" w:rsidP="00141D43">
      <w:pPr>
        <w:pStyle w:val="ListParagraph"/>
        <w:numPr>
          <w:ilvl w:val="1"/>
          <w:numId w:val="35"/>
        </w:numPr>
        <w:outlineLvl w:val="1"/>
        <w:rPr>
          <w:rFonts w:ascii="Times New Roman" w:hAnsi="Times New Roman" w:cs="Times New Roman"/>
          <w:b/>
          <w:sz w:val="26"/>
          <w:szCs w:val="26"/>
          <w:lang w:val="en-US"/>
        </w:rPr>
      </w:pPr>
      <w:bookmarkStart w:id="314" w:name="_Toc403297914"/>
      <w:bookmarkStart w:id="315" w:name="_Toc403367875"/>
      <w:r w:rsidRPr="00141D43">
        <w:rPr>
          <w:rFonts w:ascii="Times New Roman" w:hAnsi="Times New Roman" w:cs="Times New Roman"/>
          <w:b/>
          <w:sz w:val="26"/>
          <w:szCs w:val="26"/>
          <w:lang w:val="en-US"/>
        </w:rPr>
        <w:t>Tài liệu tham khảo</w:t>
      </w:r>
      <w:bookmarkEnd w:id="314"/>
      <w:bookmarkEnd w:id="315"/>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 xml:space="preserve">Mẫu kế hoạch kiểm thử - </w:t>
      </w:r>
      <w:hyperlink r:id="rId55" w:history="1">
        <w:r w:rsidRPr="00141D43">
          <w:rPr>
            <w:rStyle w:val="Hyperlink"/>
            <w:rFonts w:ascii="Times New Roman" w:hAnsi="Times New Roman" w:cs="Times New Roman"/>
            <w:sz w:val="26"/>
            <w:szCs w:val="26"/>
            <w:lang w:val="en-US"/>
          </w:rPr>
          <w:t>www.elcit.ctu.edu.vn</w:t>
        </w:r>
      </w:hyperlink>
    </w:p>
    <w:p w:rsidR="00141D43" w:rsidRPr="00141D43" w:rsidRDefault="00141D43" w:rsidP="00141D43">
      <w:pPr>
        <w:pStyle w:val="ListParagraph"/>
        <w:ind w:left="1440"/>
        <w:rPr>
          <w:rFonts w:ascii="Times New Roman" w:hAnsi="Times New Roman" w:cs="Times New Roman"/>
          <w:sz w:val="26"/>
          <w:szCs w:val="26"/>
          <w:lang w:val="en-US"/>
        </w:rPr>
      </w:pPr>
    </w:p>
    <w:p w:rsidR="00141D43" w:rsidRPr="00141D43" w:rsidRDefault="00141D43" w:rsidP="00B54F81">
      <w:pPr>
        <w:pStyle w:val="ListParagraph"/>
        <w:numPr>
          <w:ilvl w:val="0"/>
          <w:numId w:val="35"/>
        </w:numPr>
        <w:outlineLvl w:val="1"/>
        <w:rPr>
          <w:rFonts w:ascii="Times New Roman" w:hAnsi="Times New Roman" w:cs="Times New Roman"/>
          <w:b/>
          <w:sz w:val="26"/>
          <w:szCs w:val="26"/>
          <w:lang w:val="en-US"/>
        </w:rPr>
      </w:pPr>
      <w:bookmarkStart w:id="316" w:name="_Toc403297915"/>
      <w:bookmarkStart w:id="317" w:name="_Toc403367876"/>
      <w:r w:rsidRPr="00141D43">
        <w:rPr>
          <w:rFonts w:ascii="Times New Roman" w:hAnsi="Times New Roman" w:cs="Times New Roman"/>
          <w:b/>
          <w:sz w:val="26"/>
          <w:szCs w:val="26"/>
          <w:lang w:val="en-US"/>
        </w:rPr>
        <w:t>Trường hợp kiểm thử 1: Lấy lại mật khẩu</w:t>
      </w:r>
      <w:bookmarkEnd w:id="316"/>
      <w:bookmarkEnd w:id="317"/>
    </w:p>
    <w:p w:rsidR="00141D43" w:rsidRPr="00141D43" w:rsidRDefault="00141D43" w:rsidP="00B54F81">
      <w:pPr>
        <w:pStyle w:val="ListParagraph"/>
        <w:numPr>
          <w:ilvl w:val="1"/>
          <w:numId w:val="35"/>
        </w:numPr>
        <w:outlineLvl w:val="1"/>
        <w:rPr>
          <w:rFonts w:ascii="Times New Roman" w:hAnsi="Times New Roman" w:cs="Times New Roman"/>
          <w:b/>
          <w:sz w:val="26"/>
          <w:szCs w:val="26"/>
          <w:lang w:val="en-US"/>
        </w:rPr>
      </w:pPr>
      <w:bookmarkStart w:id="318" w:name="_Toc403367877"/>
      <w:r w:rsidRPr="00141D43">
        <w:rPr>
          <w:rFonts w:ascii="Times New Roman" w:hAnsi="Times New Roman" w:cs="Times New Roman"/>
          <w:b/>
          <w:sz w:val="26"/>
          <w:szCs w:val="26"/>
          <w:lang w:val="en-US"/>
        </w:rPr>
        <w:t>Mục tiêu</w:t>
      </w:r>
      <w:bookmarkEnd w:id="318"/>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Lấy lại mật khẩu có hoạt động đúng đặc tả hay không.</w:t>
      </w:r>
    </w:p>
    <w:p w:rsidR="00141D43" w:rsidRPr="00141D43" w:rsidRDefault="00141D43" w:rsidP="00141D43">
      <w:pPr>
        <w:pStyle w:val="ListParagraph"/>
        <w:ind w:left="1440"/>
        <w:rPr>
          <w:rFonts w:ascii="Times New Roman" w:hAnsi="Times New Roman" w:cs="Times New Roman"/>
          <w:sz w:val="26"/>
          <w:szCs w:val="26"/>
          <w:lang w:val="en-US"/>
        </w:rPr>
      </w:pPr>
    </w:p>
    <w:p w:rsidR="00141D43" w:rsidRPr="00141D43" w:rsidRDefault="00141D43" w:rsidP="00B54F81">
      <w:pPr>
        <w:pStyle w:val="ListParagraph"/>
        <w:numPr>
          <w:ilvl w:val="1"/>
          <w:numId w:val="35"/>
        </w:numPr>
        <w:outlineLvl w:val="1"/>
        <w:rPr>
          <w:rFonts w:ascii="Times New Roman" w:hAnsi="Times New Roman" w:cs="Times New Roman"/>
          <w:b/>
          <w:sz w:val="26"/>
          <w:szCs w:val="26"/>
          <w:lang w:val="en-US"/>
        </w:rPr>
      </w:pPr>
      <w:bookmarkStart w:id="319" w:name="_Toc403367878"/>
      <w:r w:rsidRPr="00141D43">
        <w:rPr>
          <w:rFonts w:ascii="Times New Roman" w:hAnsi="Times New Roman" w:cs="Times New Roman"/>
          <w:b/>
          <w:sz w:val="26"/>
          <w:szCs w:val="26"/>
          <w:lang w:val="en-US"/>
        </w:rPr>
        <w:t>Kết nhập</w:t>
      </w:r>
      <w:bookmarkEnd w:id="319"/>
    </w:p>
    <w:p w:rsidR="00141D43" w:rsidRPr="00141D43" w:rsidRDefault="00141D43" w:rsidP="00141D43">
      <w:pPr>
        <w:pStyle w:val="ListParagraph"/>
        <w:rPr>
          <w:rFonts w:ascii="Times New Roman" w:hAnsi="Times New Roman" w:cs="Times New Roman"/>
          <w:sz w:val="26"/>
          <w:szCs w:val="26"/>
          <w:lang w:val="en-US"/>
        </w:rPr>
      </w:pPr>
    </w:p>
    <w:tbl>
      <w:tblPr>
        <w:tblStyle w:val="TableGrid"/>
        <w:tblW w:w="0" w:type="auto"/>
        <w:jc w:val="center"/>
        <w:tblLook w:val="04A0" w:firstRow="1" w:lastRow="0" w:firstColumn="1" w:lastColumn="0" w:noHBand="0" w:noVBand="1"/>
      </w:tblPr>
      <w:tblGrid>
        <w:gridCol w:w="2766"/>
        <w:gridCol w:w="4044"/>
      </w:tblGrid>
      <w:tr w:rsidR="00141D43" w:rsidRPr="00141D43" w:rsidTr="00ED6AD8">
        <w:trPr>
          <w:jc w:val="center"/>
        </w:trPr>
        <w:tc>
          <w:tcPr>
            <w:tcW w:w="2766"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4044"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Email</w:t>
            </w:r>
          </w:p>
        </w:tc>
      </w:tr>
      <w:tr w:rsidR="00141D43" w:rsidRPr="00141D43" w:rsidTr="00ED6AD8">
        <w:trPr>
          <w:jc w:val="center"/>
        </w:trPr>
        <w:tc>
          <w:tcPr>
            <w:tcW w:w="2766"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4044"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ED6AD8">
        <w:trPr>
          <w:jc w:val="center"/>
        </w:trPr>
        <w:tc>
          <w:tcPr>
            <w:tcW w:w="2766"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4044"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r>
      <w:tr w:rsidR="00141D43" w:rsidRPr="00141D43" w:rsidTr="00ED6AD8">
        <w:trPr>
          <w:jc w:val="center"/>
        </w:trPr>
        <w:tc>
          <w:tcPr>
            <w:tcW w:w="2766"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4044"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Einstein.qn@gmail.com</w:t>
            </w:r>
          </w:p>
        </w:tc>
      </w:tr>
      <w:tr w:rsidR="00141D43" w:rsidRPr="00141D43" w:rsidTr="00ED6AD8">
        <w:trPr>
          <w:jc w:val="center"/>
        </w:trPr>
        <w:tc>
          <w:tcPr>
            <w:tcW w:w="2766"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4</w:t>
            </w:r>
          </w:p>
        </w:tc>
        <w:tc>
          <w:tcPr>
            <w:tcW w:w="4044"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Nghia111316@student.ctu.edu.vn</w:t>
            </w:r>
          </w:p>
        </w:tc>
      </w:tr>
    </w:tbl>
    <w:p w:rsidR="00141D43" w:rsidRDefault="00141D43" w:rsidP="00141D43">
      <w:pPr>
        <w:pStyle w:val="ListParagraph"/>
        <w:rPr>
          <w:rFonts w:ascii="Times New Roman" w:hAnsi="Times New Roman" w:cs="Times New Roman"/>
          <w:b/>
          <w:sz w:val="26"/>
          <w:szCs w:val="26"/>
          <w:lang w:val="en-US"/>
        </w:rPr>
      </w:pPr>
    </w:p>
    <w:p w:rsidR="00ED6AD8" w:rsidRDefault="00ED6AD8" w:rsidP="00141D43">
      <w:pPr>
        <w:pStyle w:val="ListParagraph"/>
        <w:rPr>
          <w:rFonts w:ascii="Times New Roman" w:hAnsi="Times New Roman" w:cs="Times New Roman"/>
          <w:b/>
          <w:sz w:val="26"/>
          <w:szCs w:val="26"/>
          <w:lang w:val="en-US"/>
        </w:rPr>
      </w:pPr>
    </w:p>
    <w:p w:rsidR="00ED6AD8" w:rsidRDefault="00ED6AD8" w:rsidP="00141D43">
      <w:pPr>
        <w:pStyle w:val="ListParagraph"/>
        <w:rPr>
          <w:rFonts w:ascii="Times New Roman" w:hAnsi="Times New Roman" w:cs="Times New Roman"/>
          <w:b/>
          <w:sz w:val="26"/>
          <w:szCs w:val="26"/>
          <w:lang w:val="en-US"/>
        </w:rPr>
      </w:pPr>
    </w:p>
    <w:p w:rsidR="00ED6AD8" w:rsidRDefault="00ED6AD8" w:rsidP="00141D43">
      <w:pPr>
        <w:pStyle w:val="ListParagraph"/>
        <w:rPr>
          <w:rFonts w:ascii="Times New Roman" w:hAnsi="Times New Roman" w:cs="Times New Roman"/>
          <w:b/>
          <w:sz w:val="26"/>
          <w:szCs w:val="26"/>
          <w:lang w:val="en-US"/>
        </w:rPr>
      </w:pPr>
    </w:p>
    <w:p w:rsidR="00ED6AD8" w:rsidRDefault="00ED6AD8" w:rsidP="00141D43">
      <w:pPr>
        <w:pStyle w:val="ListParagraph"/>
        <w:rPr>
          <w:rFonts w:ascii="Times New Roman" w:hAnsi="Times New Roman" w:cs="Times New Roman"/>
          <w:b/>
          <w:sz w:val="26"/>
          <w:szCs w:val="26"/>
          <w:lang w:val="en-US"/>
        </w:rPr>
      </w:pPr>
    </w:p>
    <w:p w:rsidR="00ED6AD8" w:rsidRPr="00141D43" w:rsidRDefault="00ED6AD8" w:rsidP="00141D43">
      <w:pPr>
        <w:pStyle w:val="ListParagraph"/>
        <w:rPr>
          <w:rFonts w:ascii="Times New Roman" w:hAnsi="Times New Roman" w:cs="Times New Roman"/>
          <w:b/>
          <w:sz w:val="26"/>
          <w:szCs w:val="26"/>
          <w:lang w:val="en-US"/>
        </w:rPr>
      </w:pPr>
    </w:p>
    <w:p w:rsid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20" w:name="_Toc403367879"/>
      <w:r w:rsidRPr="00141D43">
        <w:rPr>
          <w:rFonts w:ascii="Times New Roman" w:hAnsi="Times New Roman" w:cs="Times New Roman"/>
          <w:b/>
          <w:sz w:val="26"/>
          <w:szCs w:val="26"/>
          <w:lang w:val="en-US"/>
        </w:rPr>
        <w:lastRenderedPageBreak/>
        <w:t>Kết xuất</w:t>
      </w:r>
      <w:bookmarkEnd w:id="320"/>
    </w:p>
    <w:p w:rsidR="00141D43" w:rsidRPr="00141D43" w:rsidRDefault="00141D43" w:rsidP="00141D43">
      <w:pPr>
        <w:pStyle w:val="ListParagraph"/>
        <w:ind w:left="1440"/>
        <w:rPr>
          <w:rFonts w:ascii="Times New Roman" w:hAnsi="Times New Roman" w:cs="Times New Roman"/>
          <w:sz w:val="26"/>
          <w:szCs w:val="26"/>
          <w:lang w:val="en-US"/>
        </w:rPr>
      </w:pPr>
    </w:p>
    <w:tbl>
      <w:tblPr>
        <w:tblStyle w:val="TableGrid"/>
        <w:tblW w:w="7769" w:type="dxa"/>
        <w:jc w:val="right"/>
        <w:tblLook w:val="04A0" w:firstRow="1" w:lastRow="0" w:firstColumn="1" w:lastColumn="0" w:noHBand="0" w:noVBand="1"/>
      </w:tblPr>
      <w:tblGrid>
        <w:gridCol w:w="1723"/>
        <w:gridCol w:w="3023"/>
        <w:gridCol w:w="3023"/>
      </w:tblGrid>
      <w:tr w:rsidR="00141D43" w:rsidRPr="00141D43" w:rsidTr="00ED6AD8">
        <w:trPr>
          <w:jc w:val="right"/>
        </w:trPr>
        <w:tc>
          <w:tcPr>
            <w:tcW w:w="17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30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ED6AD8">
        <w:trPr>
          <w:jc w:val="right"/>
        </w:trPr>
        <w:tc>
          <w:tcPr>
            <w:tcW w:w="17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người dùng nhập email vào</w:t>
            </w:r>
          </w:p>
        </w:tc>
      </w:tr>
      <w:tr w:rsidR="00141D43" w:rsidRPr="00141D43" w:rsidTr="00ED6AD8">
        <w:trPr>
          <w:jc w:val="right"/>
        </w:trPr>
        <w:tc>
          <w:tcPr>
            <w:tcW w:w="17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email không hợp lệ.</w:t>
            </w:r>
          </w:p>
        </w:tc>
      </w:tr>
      <w:tr w:rsidR="00141D43" w:rsidRPr="00141D43" w:rsidTr="00ED6AD8">
        <w:trPr>
          <w:jc w:val="right"/>
        </w:trPr>
        <w:tc>
          <w:tcPr>
            <w:tcW w:w="17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Thông báo gữi email thành công và có email xác nhận gữi tới hợp thư vừa nhập.</w:t>
            </w:r>
          </w:p>
        </w:tc>
      </w:tr>
      <w:tr w:rsidR="00141D43" w:rsidRPr="00141D43" w:rsidTr="00ED6AD8">
        <w:trPr>
          <w:jc w:val="right"/>
        </w:trPr>
        <w:tc>
          <w:tcPr>
            <w:tcW w:w="1723" w:type="dxa"/>
          </w:tcPr>
          <w:p w:rsidR="00141D43" w:rsidRPr="00141D43" w:rsidRDefault="00141D43" w:rsidP="00257064">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4</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3023" w:type="dxa"/>
          </w:tcPr>
          <w:p w:rsidR="00141D43" w:rsidRPr="00141D43" w:rsidRDefault="00141D43" w:rsidP="00257064">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email không tồn tại trong hệ thống</w:t>
            </w:r>
          </w:p>
        </w:tc>
      </w:tr>
    </w:tbl>
    <w:p w:rsidR="00141D43" w:rsidRPr="00141D43" w:rsidRDefault="00141D43" w:rsidP="00141D43">
      <w:pPr>
        <w:pStyle w:val="ListParagraph"/>
        <w:rPr>
          <w:rFonts w:ascii="Times New Roman" w:hAnsi="Times New Roman" w:cs="Times New Roman"/>
          <w:sz w:val="26"/>
          <w:szCs w:val="26"/>
        </w:rPr>
      </w:pPr>
    </w:p>
    <w:p w:rsidR="00141D43" w:rsidRPr="00141D43" w:rsidRDefault="00141D43" w:rsidP="00B54F81">
      <w:pPr>
        <w:pStyle w:val="ListParagraph"/>
        <w:numPr>
          <w:ilvl w:val="1"/>
          <w:numId w:val="35"/>
        </w:numPr>
        <w:outlineLvl w:val="2"/>
        <w:rPr>
          <w:rFonts w:ascii="Times New Roman" w:hAnsi="Times New Roman" w:cs="Times New Roman"/>
          <w:b/>
          <w:sz w:val="26"/>
          <w:szCs w:val="26"/>
        </w:rPr>
      </w:pPr>
      <w:bookmarkStart w:id="321" w:name="_Toc403367880"/>
      <w:r w:rsidRPr="00141D43">
        <w:rPr>
          <w:rFonts w:ascii="Times New Roman" w:hAnsi="Times New Roman" w:cs="Times New Roman"/>
          <w:b/>
          <w:sz w:val="26"/>
          <w:szCs w:val="26"/>
        </w:rPr>
        <w:t>Các yêu cầu về môi trường</w:t>
      </w:r>
      <w:bookmarkEnd w:id="321"/>
    </w:p>
    <w:p w:rsidR="00141D43" w:rsidRPr="00141D43" w:rsidRDefault="00141D43" w:rsidP="00141D43">
      <w:pPr>
        <w:pStyle w:val="ListParagraph"/>
        <w:rPr>
          <w:rFonts w:ascii="Times New Roman" w:hAnsi="Times New Roman" w:cs="Times New Roman"/>
          <w:b/>
          <w:sz w:val="26"/>
          <w:szCs w:val="26"/>
        </w:rPr>
      </w:pP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22" w:name="_Toc403367881"/>
      <w:r w:rsidRPr="00141D43">
        <w:rPr>
          <w:rFonts w:ascii="Times New Roman" w:hAnsi="Times New Roman" w:cs="Times New Roman"/>
          <w:b/>
          <w:sz w:val="26"/>
          <w:szCs w:val="26"/>
          <w:lang w:val="en-US"/>
        </w:rPr>
        <w:t>Phần cứng</w:t>
      </w:r>
      <w:bookmarkEnd w:id="322"/>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Màn hình</w:t>
      </w: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23" w:name="_Toc403367882"/>
      <w:r w:rsidRPr="00141D43">
        <w:rPr>
          <w:rFonts w:ascii="Times New Roman" w:hAnsi="Times New Roman" w:cs="Times New Roman"/>
          <w:b/>
          <w:sz w:val="26"/>
          <w:szCs w:val="26"/>
          <w:lang w:val="en-US"/>
        </w:rPr>
        <w:t>Phần mềm</w:t>
      </w:r>
      <w:bookmarkEnd w:id="323"/>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Trình duyệt: Firefox.</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24" w:name="_Toc403367883"/>
      <w:r w:rsidRPr="00141D43">
        <w:rPr>
          <w:rFonts w:ascii="Times New Roman" w:hAnsi="Times New Roman" w:cs="Times New Roman"/>
          <w:b/>
          <w:sz w:val="26"/>
          <w:szCs w:val="26"/>
          <w:lang w:val="en-US"/>
        </w:rPr>
        <w:t>Các yêu cầu thủ tục đặc biệt</w:t>
      </w:r>
      <w:bookmarkEnd w:id="324"/>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Chưa đăng nhập hoặc đã đăng xuất</w:t>
      </w: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25" w:name="_Toc403367884"/>
      <w:r w:rsidRPr="00141D43">
        <w:rPr>
          <w:rFonts w:ascii="Times New Roman" w:hAnsi="Times New Roman" w:cs="Times New Roman"/>
          <w:b/>
          <w:sz w:val="26"/>
          <w:szCs w:val="26"/>
          <w:lang w:val="en-US"/>
        </w:rPr>
        <w:t>Quan hệ phụ thuộc giữa các trường hợp</w:t>
      </w:r>
      <w:bookmarkEnd w:id="325"/>
    </w:p>
    <w:p w:rsidR="00141D43" w:rsidRPr="00141D43" w:rsidRDefault="00141D43" w:rsidP="00141D43">
      <w:pPr>
        <w:pStyle w:val="ListParagraph"/>
        <w:ind w:left="1440"/>
        <w:outlineLvl w:val="1"/>
        <w:rPr>
          <w:rFonts w:ascii="Times New Roman" w:hAnsi="Times New Roman" w:cs="Times New Roman"/>
          <w:b/>
          <w:sz w:val="26"/>
          <w:szCs w:val="26"/>
          <w:lang w:val="en-US"/>
        </w:rPr>
      </w:pPr>
    </w:p>
    <w:p w:rsidR="00141D43" w:rsidRPr="00141D43" w:rsidRDefault="00141D43" w:rsidP="00B54F81">
      <w:pPr>
        <w:pStyle w:val="ListParagraph"/>
        <w:numPr>
          <w:ilvl w:val="0"/>
          <w:numId w:val="35"/>
        </w:numPr>
        <w:outlineLvl w:val="1"/>
        <w:rPr>
          <w:rFonts w:ascii="Times New Roman" w:hAnsi="Times New Roman" w:cs="Times New Roman"/>
          <w:b/>
          <w:sz w:val="26"/>
          <w:szCs w:val="26"/>
          <w:lang w:val="en-US"/>
        </w:rPr>
      </w:pPr>
      <w:bookmarkStart w:id="326" w:name="_Toc403297916"/>
      <w:bookmarkStart w:id="327" w:name="_Toc403367885"/>
      <w:r w:rsidRPr="00141D43">
        <w:rPr>
          <w:rFonts w:ascii="Times New Roman" w:hAnsi="Times New Roman" w:cs="Times New Roman"/>
          <w:b/>
          <w:sz w:val="26"/>
          <w:szCs w:val="26"/>
          <w:lang w:val="en-US"/>
        </w:rPr>
        <w:t>Trường hợp kiểm thử 2: Đăng ký</w:t>
      </w:r>
      <w:bookmarkEnd w:id="326"/>
      <w:bookmarkEnd w:id="327"/>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28" w:name="_Toc403367886"/>
      <w:r w:rsidRPr="00141D43">
        <w:rPr>
          <w:rFonts w:ascii="Times New Roman" w:hAnsi="Times New Roman" w:cs="Times New Roman"/>
          <w:b/>
          <w:sz w:val="26"/>
          <w:szCs w:val="26"/>
          <w:lang w:val="en-US"/>
        </w:rPr>
        <w:t>Mục tiêu</w:t>
      </w:r>
      <w:bookmarkEnd w:id="328"/>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đăng ký có hoạt động đúng đặc tả hay không.</w:t>
      </w:r>
    </w:p>
    <w:p w:rsidR="00141D43" w:rsidRPr="00141D43" w:rsidRDefault="00141D43" w:rsidP="00141D43">
      <w:pPr>
        <w:rPr>
          <w:rFonts w:ascii="Times New Roman" w:hAnsi="Times New Roman" w:cs="Times New Roman"/>
          <w:b/>
          <w:sz w:val="26"/>
          <w:szCs w:val="26"/>
          <w:lang w:val="en-US"/>
        </w:rPr>
        <w:sectPr w:rsidR="00141D43" w:rsidRPr="00141D43" w:rsidSect="00ED6AD8">
          <w:pgSz w:w="11906" w:h="16838"/>
          <w:pgMar w:top="1440" w:right="1440" w:bottom="1440" w:left="1440" w:header="720" w:footer="720" w:gutter="0"/>
          <w:cols w:space="720"/>
          <w:docGrid w:linePitch="360"/>
        </w:sect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29" w:name="_Toc403367887"/>
      <w:r w:rsidRPr="00141D43">
        <w:rPr>
          <w:rFonts w:ascii="Times New Roman" w:hAnsi="Times New Roman" w:cs="Times New Roman"/>
          <w:b/>
          <w:sz w:val="26"/>
          <w:szCs w:val="26"/>
          <w:lang w:val="en-US"/>
        </w:rPr>
        <w:lastRenderedPageBreak/>
        <w:t>Kết nhập</w:t>
      </w:r>
      <w:bookmarkEnd w:id="329"/>
    </w:p>
    <w:tbl>
      <w:tblPr>
        <w:tblStyle w:val="TableGrid"/>
        <w:tblpPr w:leftFromText="180" w:rightFromText="180" w:vertAnchor="text" w:horzAnchor="margin" w:tblpXSpec="center" w:tblpY="234"/>
        <w:tblW w:w="11970" w:type="dxa"/>
        <w:tblLayout w:type="fixed"/>
        <w:tblLook w:val="04A0" w:firstRow="1" w:lastRow="0" w:firstColumn="1" w:lastColumn="0" w:noHBand="0" w:noVBand="1"/>
      </w:tblPr>
      <w:tblGrid>
        <w:gridCol w:w="1080"/>
        <w:gridCol w:w="1080"/>
        <w:gridCol w:w="1080"/>
        <w:gridCol w:w="1350"/>
        <w:gridCol w:w="1013"/>
        <w:gridCol w:w="787"/>
        <w:gridCol w:w="2160"/>
        <w:gridCol w:w="987"/>
        <w:gridCol w:w="1443"/>
        <w:gridCol w:w="990"/>
      </w:tblGrid>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Loại tài khoản</w:t>
            </w:r>
          </w:p>
        </w:tc>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Tên tài khoản</w:t>
            </w:r>
          </w:p>
        </w:tc>
        <w:tc>
          <w:tcPr>
            <w:tcW w:w="135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Mật khẩu</w:t>
            </w:r>
          </w:p>
        </w:tc>
        <w:tc>
          <w:tcPr>
            <w:tcW w:w="101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Nhập lại MK</w:t>
            </w:r>
          </w:p>
        </w:tc>
        <w:tc>
          <w:tcPr>
            <w:tcW w:w="787"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Giới tính</w:t>
            </w:r>
          </w:p>
        </w:tc>
        <w:tc>
          <w:tcPr>
            <w:tcW w:w="216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Email</w:t>
            </w:r>
          </w:p>
        </w:tc>
        <w:tc>
          <w:tcPr>
            <w:tcW w:w="987"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Số điện thoại</w:t>
            </w:r>
          </w:p>
        </w:tc>
        <w:tc>
          <w:tcPr>
            <w:tcW w:w="144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Địa chỉ</w:t>
            </w:r>
          </w:p>
        </w:tc>
        <w:tc>
          <w:tcPr>
            <w:tcW w:w="99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Năm sinh</w:t>
            </w:r>
          </w:p>
        </w:tc>
      </w:tr>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viên</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35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01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7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16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9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44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99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viên</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135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01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7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Nữ</w:t>
            </w:r>
          </w:p>
        </w:tc>
        <w:tc>
          <w:tcPr>
            <w:tcW w:w="2160" w:type="dxa"/>
          </w:tcPr>
          <w:p w:rsidR="00141D43" w:rsidRPr="00141D43" w:rsidRDefault="00721850" w:rsidP="00ED6AD8">
            <w:pPr>
              <w:pStyle w:val="ListParagraph"/>
              <w:ind w:left="0"/>
              <w:rPr>
                <w:rFonts w:ascii="Times New Roman" w:hAnsi="Times New Roman" w:cs="Times New Roman"/>
                <w:sz w:val="26"/>
                <w:szCs w:val="26"/>
                <w:lang w:val="en-US"/>
              </w:rPr>
            </w:pPr>
            <w:hyperlink r:id="rId56" w:history="1">
              <w:r w:rsidR="00141D43" w:rsidRPr="00141D43">
                <w:rPr>
                  <w:rStyle w:val="Hyperlink"/>
                  <w:rFonts w:ascii="Times New Roman" w:hAnsi="Times New Roman" w:cs="Times New Roman"/>
                  <w:sz w:val="26"/>
                  <w:szCs w:val="26"/>
                  <w:lang w:val="en-US"/>
                </w:rPr>
                <w:t>abc@gmail.com</w:t>
              </w:r>
            </w:hyperlink>
          </w:p>
        </w:tc>
        <w:tc>
          <w:tcPr>
            <w:tcW w:w="9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144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99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1990</w:t>
            </w:r>
          </w:p>
        </w:tc>
      </w:tr>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viên</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ABC1</w:t>
            </w:r>
          </w:p>
        </w:tc>
        <w:tc>
          <w:tcPr>
            <w:tcW w:w="135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101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456</w:t>
            </w:r>
          </w:p>
        </w:tc>
        <w:tc>
          <w:tcPr>
            <w:tcW w:w="7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160" w:type="dxa"/>
          </w:tcPr>
          <w:p w:rsidR="00141D43" w:rsidRPr="00141D43" w:rsidRDefault="00721850" w:rsidP="00ED6AD8">
            <w:pPr>
              <w:pStyle w:val="ListParagraph"/>
              <w:ind w:left="0"/>
              <w:rPr>
                <w:rFonts w:ascii="Times New Roman" w:hAnsi="Times New Roman" w:cs="Times New Roman"/>
                <w:sz w:val="26"/>
                <w:szCs w:val="26"/>
                <w:lang w:val="en-US"/>
              </w:rPr>
            </w:pPr>
            <w:hyperlink r:id="rId57" w:history="1">
              <w:r w:rsidR="00141D43" w:rsidRPr="00141D43">
                <w:rPr>
                  <w:rStyle w:val="Hyperlink"/>
                  <w:rFonts w:ascii="Times New Roman" w:hAnsi="Times New Roman" w:cs="Times New Roman"/>
                  <w:sz w:val="26"/>
                  <w:szCs w:val="26"/>
                  <w:lang w:val="en-US"/>
                </w:rPr>
                <w:t>abcd@gmaill.com</w:t>
              </w:r>
            </w:hyperlink>
          </w:p>
        </w:tc>
        <w:tc>
          <w:tcPr>
            <w:tcW w:w="9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144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Vĩnh Long</w:t>
            </w:r>
          </w:p>
        </w:tc>
        <w:tc>
          <w:tcPr>
            <w:tcW w:w="99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1990</w:t>
            </w:r>
          </w:p>
        </w:tc>
      </w:tr>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4</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Chủ nhà trọ</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ABC2</w:t>
            </w:r>
          </w:p>
        </w:tc>
        <w:tc>
          <w:tcPr>
            <w:tcW w:w="135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101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7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Nữ</w:t>
            </w:r>
          </w:p>
        </w:tc>
        <w:tc>
          <w:tcPr>
            <w:tcW w:w="2160" w:type="dxa"/>
          </w:tcPr>
          <w:p w:rsidR="00141D43" w:rsidRPr="00141D43" w:rsidRDefault="00721850" w:rsidP="00ED6AD8">
            <w:pPr>
              <w:pStyle w:val="ListParagraph"/>
              <w:ind w:left="0"/>
              <w:rPr>
                <w:rFonts w:ascii="Times New Roman" w:hAnsi="Times New Roman" w:cs="Times New Roman"/>
                <w:sz w:val="26"/>
                <w:szCs w:val="26"/>
                <w:u w:val="single"/>
                <w:lang w:val="en-US"/>
              </w:rPr>
            </w:pPr>
            <w:hyperlink r:id="rId58" w:history="1">
              <w:r w:rsidR="00141D43" w:rsidRPr="00141D43">
                <w:rPr>
                  <w:rFonts w:ascii="Times New Roman" w:hAnsi="Times New Roman" w:cs="Times New Roman"/>
                  <w:sz w:val="26"/>
                  <w:szCs w:val="26"/>
                  <w:lang w:val="en-US"/>
                </w:rPr>
                <w:t>abc</w:t>
              </w:r>
            </w:hyperlink>
          </w:p>
        </w:tc>
        <w:tc>
          <w:tcPr>
            <w:tcW w:w="9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144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Sóc Trăng</w:t>
            </w:r>
          </w:p>
        </w:tc>
        <w:tc>
          <w:tcPr>
            <w:tcW w:w="99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1991</w:t>
            </w:r>
          </w:p>
        </w:tc>
      </w:tr>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5</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viên</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ABC3</w:t>
            </w:r>
          </w:p>
        </w:tc>
        <w:tc>
          <w:tcPr>
            <w:tcW w:w="135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101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7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160" w:type="dxa"/>
          </w:tcPr>
          <w:p w:rsidR="00141D43" w:rsidRPr="00141D43" w:rsidRDefault="00721850" w:rsidP="00ED6AD8">
            <w:pPr>
              <w:pStyle w:val="ListParagraph"/>
              <w:ind w:left="0"/>
              <w:rPr>
                <w:rFonts w:ascii="Times New Roman" w:hAnsi="Times New Roman" w:cs="Times New Roman"/>
                <w:sz w:val="26"/>
                <w:szCs w:val="26"/>
                <w:lang w:val="en-US"/>
              </w:rPr>
            </w:pPr>
            <w:hyperlink r:id="rId59" w:history="1">
              <w:r w:rsidR="00141D43" w:rsidRPr="00141D43">
                <w:rPr>
                  <w:rStyle w:val="Hyperlink"/>
                  <w:rFonts w:ascii="Times New Roman" w:hAnsi="Times New Roman" w:cs="Times New Roman"/>
                  <w:sz w:val="26"/>
                  <w:szCs w:val="26"/>
                  <w:lang w:val="en-US"/>
                </w:rPr>
                <w:t>abc3@gmail.com</w:t>
              </w:r>
            </w:hyperlink>
          </w:p>
        </w:tc>
        <w:tc>
          <w:tcPr>
            <w:tcW w:w="9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144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99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1993</w:t>
            </w:r>
          </w:p>
        </w:tc>
      </w:tr>
      <w:tr w:rsidR="00141D43" w:rsidRPr="00141D43" w:rsidTr="00ED6AD8">
        <w:tc>
          <w:tcPr>
            <w:tcW w:w="1080"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6</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Chủ nhà trọ</w:t>
            </w:r>
          </w:p>
        </w:tc>
        <w:tc>
          <w:tcPr>
            <w:tcW w:w="108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ABC4</w:t>
            </w:r>
          </w:p>
        </w:tc>
        <w:tc>
          <w:tcPr>
            <w:tcW w:w="135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101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7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160" w:type="dxa"/>
          </w:tcPr>
          <w:p w:rsidR="00141D43" w:rsidRPr="00141D43" w:rsidRDefault="00721850" w:rsidP="00ED6AD8">
            <w:pPr>
              <w:pStyle w:val="ListParagraph"/>
              <w:ind w:left="0"/>
              <w:rPr>
                <w:rFonts w:ascii="Times New Roman" w:hAnsi="Times New Roman" w:cs="Times New Roman"/>
                <w:sz w:val="26"/>
                <w:szCs w:val="26"/>
                <w:lang w:val="en-US"/>
              </w:rPr>
            </w:pPr>
            <w:hyperlink r:id="rId60" w:history="1">
              <w:r w:rsidR="00141D43" w:rsidRPr="00141D43">
                <w:rPr>
                  <w:rStyle w:val="Hyperlink"/>
                  <w:rFonts w:ascii="Times New Roman" w:hAnsi="Times New Roman" w:cs="Times New Roman"/>
                  <w:sz w:val="26"/>
                  <w:szCs w:val="26"/>
                  <w:lang w:val="en-US"/>
                </w:rPr>
                <w:t>Abc4@gmail.com</w:t>
              </w:r>
            </w:hyperlink>
          </w:p>
        </w:tc>
        <w:tc>
          <w:tcPr>
            <w:tcW w:w="987"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144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990"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1993</w:t>
            </w:r>
          </w:p>
        </w:tc>
      </w:tr>
    </w:tbl>
    <w:p w:rsidR="00141D43" w:rsidRPr="00141D43" w:rsidRDefault="00141D43" w:rsidP="00141D43">
      <w:pPr>
        <w:pStyle w:val="ListParagraph"/>
        <w:rPr>
          <w:rFonts w:ascii="Times New Roman" w:hAnsi="Times New Roman" w:cs="Times New Roman"/>
          <w:sz w:val="26"/>
          <w:szCs w:val="26"/>
          <w:lang w:val="en-US"/>
        </w:rPr>
      </w:pPr>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30" w:name="_Toc403367888"/>
      <w:r w:rsidRPr="00141D43">
        <w:rPr>
          <w:rFonts w:ascii="Times New Roman" w:hAnsi="Times New Roman" w:cs="Times New Roman"/>
          <w:b/>
          <w:sz w:val="26"/>
          <w:szCs w:val="26"/>
          <w:lang w:val="en-US"/>
        </w:rPr>
        <w:t>Kết xuất</w:t>
      </w:r>
      <w:bookmarkEnd w:id="330"/>
    </w:p>
    <w:p w:rsidR="00141D43" w:rsidRPr="00141D43" w:rsidRDefault="00141D43" w:rsidP="00141D43">
      <w:pPr>
        <w:pStyle w:val="ListParagraph"/>
        <w:ind w:left="1440"/>
        <w:rPr>
          <w:rFonts w:ascii="Times New Roman" w:hAnsi="Times New Roman" w:cs="Times New Roman"/>
          <w:sz w:val="26"/>
          <w:szCs w:val="26"/>
          <w:lang w:val="en-US"/>
        </w:rPr>
      </w:pPr>
    </w:p>
    <w:tbl>
      <w:tblPr>
        <w:tblStyle w:val="TableGrid"/>
        <w:tblW w:w="9648" w:type="dxa"/>
        <w:tblLook w:val="04A0" w:firstRow="1" w:lastRow="0" w:firstColumn="1" w:lastColumn="0" w:noHBand="0" w:noVBand="1"/>
      </w:tblPr>
      <w:tblGrid>
        <w:gridCol w:w="1723"/>
        <w:gridCol w:w="3023"/>
        <w:gridCol w:w="4902"/>
      </w:tblGrid>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4902"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490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người dùng nhập các thông tin bắt buột: Tên tài khoản, mật khẩu, nhập lại mk</w:t>
            </w:r>
          </w:p>
        </w:tc>
      </w:tr>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490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nhập mật khẩu</w:t>
            </w:r>
          </w:p>
        </w:tc>
      </w:tr>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490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xác nhập mật khẩu không chính xác.</w:t>
            </w:r>
          </w:p>
        </w:tc>
      </w:tr>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4</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490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email không hợp lệ.</w:t>
            </w:r>
          </w:p>
        </w:tc>
      </w:tr>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5</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490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đăng ký thành công</w:t>
            </w:r>
          </w:p>
        </w:tc>
      </w:tr>
      <w:tr w:rsidR="00141D43" w:rsidRPr="00141D43" w:rsidTr="00ED6AD8">
        <w:tc>
          <w:tcPr>
            <w:tcW w:w="1723" w:type="dxa"/>
          </w:tcPr>
          <w:p w:rsidR="00141D43" w:rsidRPr="00141D43" w:rsidRDefault="00141D43" w:rsidP="00962947">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6</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490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đăng ký thành công, nhưng tài khoản chưa kích hoạt</w:t>
            </w:r>
          </w:p>
        </w:tc>
      </w:tr>
    </w:tbl>
    <w:p w:rsidR="00141D43" w:rsidRPr="00141D43" w:rsidRDefault="00141D43" w:rsidP="00141D43">
      <w:pPr>
        <w:pStyle w:val="ListParagraph"/>
        <w:rPr>
          <w:rFonts w:ascii="Times New Roman" w:hAnsi="Times New Roman" w:cs="Times New Roman"/>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31" w:name="_Toc403367889"/>
      <w:r w:rsidRPr="00141D43">
        <w:rPr>
          <w:rFonts w:ascii="Times New Roman" w:hAnsi="Times New Roman" w:cs="Times New Roman"/>
          <w:b/>
          <w:sz w:val="26"/>
          <w:szCs w:val="26"/>
          <w:lang w:val="en-US"/>
        </w:rPr>
        <w:t>Các yêu cầu về môi trường</w:t>
      </w:r>
      <w:bookmarkEnd w:id="331"/>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32" w:name="_Toc403367890"/>
      <w:r w:rsidRPr="00141D43">
        <w:rPr>
          <w:rFonts w:ascii="Times New Roman" w:hAnsi="Times New Roman" w:cs="Times New Roman"/>
          <w:b/>
          <w:sz w:val="26"/>
          <w:szCs w:val="26"/>
          <w:lang w:val="en-US"/>
        </w:rPr>
        <w:t>Phần cứng</w:t>
      </w:r>
      <w:bookmarkEnd w:id="332"/>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Màn hình</w:t>
      </w: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33" w:name="_Toc403367891"/>
      <w:r w:rsidRPr="00141D43">
        <w:rPr>
          <w:rFonts w:ascii="Times New Roman" w:hAnsi="Times New Roman" w:cs="Times New Roman"/>
          <w:b/>
          <w:sz w:val="26"/>
          <w:szCs w:val="26"/>
          <w:lang w:val="en-US"/>
        </w:rPr>
        <w:t>Phần mềm</w:t>
      </w:r>
      <w:bookmarkEnd w:id="333"/>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lastRenderedPageBreak/>
        <w:t>Trình duyệt: Chrome.</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34" w:name="_Toc403367892"/>
      <w:r w:rsidRPr="00141D43">
        <w:rPr>
          <w:rFonts w:ascii="Times New Roman" w:hAnsi="Times New Roman" w:cs="Times New Roman"/>
          <w:b/>
          <w:sz w:val="26"/>
          <w:szCs w:val="26"/>
          <w:lang w:val="en-US"/>
        </w:rPr>
        <w:t>Các yêu cầu thủ tục đặc biệt</w:t>
      </w:r>
      <w:bookmarkEnd w:id="334"/>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Chưa đăng nhập hoặc đã đăng xuất</w:t>
      </w: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35" w:name="_Toc403367893"/>
      <w:r w:rsidRPr="00141D43">
        <w:rPr>
          <w:rFonts w:ascii="Times New Roman" w:hAnsi="Times New Roman" w:cs="Times New Roman"/>
          <w:b/>
          <w:sz w:val="26"/>
          <w:szCs w:val="26"/>
          <w:lang w:val="en-US"/>
        </w:rPr>
        <w:t>Quan hệ phục thuộc giữa các trường hợp</w:t>
      </w:r>
      <w:bookmarkEnd w:id="335"/>
    </w:p>
    <w:p w:rsidR="00141D43" w:rsidRPr="00141D43" w:rsidRDefault="00141D43" w:rsidP="00141D43">
      <w:pPr>
        <w:pStyle w:val="ListParagraph"/>
        <w:ind w:left="1440"/>
        <w:outlineLvl w:val="1"/>
        <w:rPr>
          <w:rFonts w:ascii="Times New Roman" w:hAnsi="Times New Roman" w:cs="Times New Roman"/>
          <w:b/>
          <w:sz w:val="26"/>
          <w:szCs w:val="26"/>
          <w:lang w:val="en-US"/>
        </w:rPr>
      </w:pPr>
    </w:p>
    <w:p w:rsidR="00141D43" w:rsidRPr="00141D43" w:rsidRDefault="00141D43" w:rsidP="00B54F81">
      <w:pPr>
        <w:pStyle w:val="ListParagraph"/>
        <w:numPr>
          <w:ilvl w:val="0"/>
          <w:numId w:val="35"/>
        </w:numPr>
        <w:outlineLvl w:val="1"/>
        <w:rPr>
          <w:rFonts w:ascii="Times New Roman" w:hAnsi="Times New Roman" w:cs="Times New Roman"/>
          <w:b/>
          <w:sz w:val="26"/>
          <w:szCs w:val="26"/>
          <w:lang w:val="en-US"/>
        </w:rPr>
      </w:pPr>
      <w:bookmarkStart w:id="336" w:name="_Toc403297917"/>
      <w:bookmarkStart w:id="337" w:name="_Toc403367894"/>
      <w:r w:rsidRPr="00141D43">
        <w:rPr>
          <w:rFonts w:ascii="Times New Roman" w:hAnsi="Times New Roman" w:cs="Times New Roman"/>
          <w:b/>
          <w:sz w:val="26"/>
          <w:szCs w:val="26"/>
          <w:lang w:val="en-US"/>
        </w:rPr>
        <w:t>Trường hợp kiểm thử 3: Đổi mật khẩu</w:t>
      </w:r>
      <w:bookmarkEnd w:id="336"/>
      <w:bookmarkEnd w:id="337"/>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38" w:name="_Toc403367895"/>
      <w:r w:rsidRPr="00141D43">
        <w:rPr>
          <w:rFonts w:ascii="Times New Roman" w:hAnsi="Times New Roman" w:cs="Times New Roman"/>
          <w:b/>
          <w:sz w:val="26"/>
          <w:szCs w:val="26"/>
          <w:lang w:val="en-US"/>
        </w:rPr>
        <w:t>Mục tiêu</w:t>
      </w:r>
      <w:bookmarkEnd w:id="338"/>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đổi mật khẩucó hoạt động đúng đặc tả hay không.</w:t>
      </w:r>
    </w:p>
    <w:p w:rsidR="00141D43" w:rsidRPr="00141D43" w:rsidRDefault="00141D43" w:rsidP="00141D43">
      <w:pPr>
        <w:pStyle w:val="ListParagraph"/>
        <w:ind w:left="1440"/>
        <w:rPr>
          <w:rFonts w:ascii="Times New Roman" w:hAnsi="Times New Roman" w:cs="Times New Roman"/>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39" w:name="_Toc403367896"/>
      <w:r w:rsidRPr="00141D43">
        <w:rPr>
          <w:rFonts w:ascii="Times New Roman" w:hAnsi="Times New Roman" w:cs="Times New Roman"/>
          <w:b/>
          <w:sz w:val="26"/>
          <w:szCs w:val="26"/>
          <w:lang w:val="en-US"/>
        </w:rPr>
        <w:t>Kết nhập</w:t>
      </w:r>
      <w:bookmarkEnd w:id="339"/>
    </w:p>
    <w:p w:rsidR="00141D43" w:rsidRPr="00141D43" w:rsidRDefault="00141D43" w:rsidP="00141D43">
      <w:pPr>
        <w:pStyle w:val="ListParagraph"/>
        <w:rPr>
          <w:rFonts w:ascii="Times New Roman" w:hAnsi="Times New Roman" w:cs="Times New Roman"/>
          <w:sz w:val="26"/>
          <w:szCs w:val="26"/>
          <w:lang w:val="en-US"/>
        </w:rPr>
      </w:pPr>
    </w:p>
    <w:tbl>
      <w:tblPr>
        <w:tblStyle w:val="TableGrid"/>
        <w:tblW w:w="7728" w:type="dxa"/>
        <w:jc w:val="center"/>
        <w:tblLayout w:type="fixed"/>
        <w:tblLook w:val="04A0" w:firstRow="1" w:lastRow="0" w:firstColumn="1" w:lastColumn="0" w:noHBand="0" w:noVBand="1"/>
      </w:tblPr>
      <w:tblGrid>
        <w:gridCol w:w="1080"/>
        <w:gridCol w:w="2058"/>
        <w:gridCol w:w="2250"/>
        <w:gridCol w:w="2340"/>
      </w:tblGrid>
      <w:tr w:rsidR="00141D43" w:rsidRPr="00141D43" w:rsidTr="00ED6AD8">
        <w:trPr>
          <w:jc w:val="center"/>
        </w:trPr>
        <w:tc>
          <w:tcPr>
            <w:tcW w:w="108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205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Mật khẩu củ</w:t>
            </w:r>
          </w:p>
        </w:tc>
        <w:tc>
          <w:tcPr>
            <w:tcW w:w="225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Mật khẩu mới</w:t>
            </w:r>
          </w:p>
        </w:tc>
        <w:tc>
          <w:tcPr>
            <w:tcW w:w="234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Xác nhận lại</w:t>
            </w:r>
          </w:p>
        </w:tc>
      </w:tr>
      <w:tr w:rsidR="00141D43" w:rsidRPr="00141D43" w:rsidTr="00ED6AD8">
        <w:trPr>
          <w:jc w:val="center"/>
        </w:trPr>
        <w:tc>
          <w:tcPr>
            <w:tcW w:w="108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205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225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234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ED6AD8">
        <w:trPr>
          <w:jc w:val="center"/>
        </w:trPr>
        <w:tc>
          <w:tcPr>
            <w:tcW w:w="108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205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225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234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ED6AD8">
        <w:trPr>
          <w:jc w:val="center"/>
        </w:trPr>
        <w:tc>
          <w:tcPr>
            <w:tcW w:w="108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205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225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234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def</w:t>
            </w:r>
          </w:p>
        </w:tc>
      </w:tr>
      <w:tr w:rsidR="00141D43" w:rsidRPr="00141D43" w:rsidTr="00ED6AD8">
        <w:trPr>
          <w:jc w:val="center"/>
        </w:trPr>
        <w:tc>
          <w:tcPr>
            <w:tcW w:w="108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4</w:t>
            </w:r>
          </w:p>
        </w:tc>
        <w:tc>
          <w:tcPr>
            <w:tcW w:w="205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225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234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r>
      <w:tr w:rsidR="00141D43" w:rsidRPr="00141D43" w:rsidTr="00ED6AD8">
        <w:trPr>
          <w:jc w:val="center"/>
        </w:trPr>
        <w:tc>
          <w:tcPr>
            <w:tcW w:w="108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5</w:t>
            </w:r>
          </w:p>
        </w:tc>
        <w:tc>
          <w:tcPr>
            <w:tcW w:w="205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admin</w:t>
            </w:r>
          </w:p>
        </w:tc>
        <w:tc>
          <w:tcPr>
            <w:tcW w:w="225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admin</w:t>
            </w:r>
          </w:p>
        </w:tc>
        <w:tc>
          <w:tcPr>
            <w:tcW w:w="234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admin</w:t>
            </w:r>
          </w:p>
        </w:tc>
      </w:tr>
    </w:tbl>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40" w:name="_Toc403367897"/>
      <w:r w:rsidRPr="00141D43">
        <w:rPr>
          <w:rFonts w:ascii="Times New Roman" w:hAnsi="Times New Roman" w:cs="Times New Roman"/>
          <w:b/>
          <w:sz w:val="26"/>
          <w:szCs w:val="26"/>
          <w:lang w:val="en-US"/>
        </w:rPr>
        <w:t>Kết xuất</w:t>
      </w:r>
      <w:bookmarkEnd w:id="340"/>
    </w:p>
    <w:p w:rsidR="00141D43" w:rsidRPr="00141D43" w:rsidRDefault="00141D43" w:rsidP="00141D43">
      <w:pPr>
        <w:pStyle w:val="ListParagraph"/>
        <w:ind w:left="1440"/>
        <w:rPr>
          <w:rFonts w:ascii="Times New Roman" w:hAnsi="Times New Roman" w:cs="Times New Roman"/>
          <w:sz w:val="26"/>
          <w:szCs w:val="26"/>
          <w:lang w:val="en-US"/>
        </w:rPr>
      </w:pPr>
    </w:p>
    <w:tbl>
      <w:tblPr>
        <w:tblStyle w:val="TableGrid"/>
        <w:tblW w:w="10278" w:type="dxa"/>
        <w:jc w:val="center"/>
        <w:tblLook w:val="04A0" w:firstRow="1" w:lastRow="0" w:firstColumn="1" w:lastColumn="0" w:noHBand="0" w:noVBand="1"/>
      </w:tblPr>
      <w:tblGrid>
        <w:gridCol w:w="1723"/>
        <w:gridCol w:w="3023"/>
        <w:gridCol w:w="5532"/>
      </w:tblGrid>
      <w:tr w:rsidR="00141D43" w:rsidRPr="00141D43" w:rsidTr="00ED6AD8">
        <w:trPr>
          <w:jc w:val="center"/>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5532"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ED6AD8">
        <w:trPr>
          <w:jc w:val="center"/>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5532"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người dùng nhập mật khẩu và mật khẩu mới</w:t>
            </w:r>
          </w:p>
        </w:tc>
      </w:tr>
      <w:tr w:rsidR="00141D43" w:rsidRPr="00141D43" w:rsidTr="00ED6AD8">
        <w:trPr>
          <w:jc w:val="center"/>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5532"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nhập mật khẩu mới</w:t>
            </w:r>
          </w:p>
        </w:tc>
      </w:tr>
      <w:tr w:rsidR="00141D43" w:rsidRPr="00141D43" w:rsidTr="00ED6AD8">
        <w:trPr>
          <w:jc w:val="center"/>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5532"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xác nhận mật khẩu sai</w:t>
            </w:r>
          </w:p>
        </w:tc>
      </w:tr>
      <w:tr w:rsidR="00141D43" w:rsidRPr="00141D43" w:rsidTr="00ED6AD8">
        <w:trPr>
          <w:jc w:val="center"/>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4</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5532"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mật khẩu sai</w:t>
            </w:r>
          </w:p>
        </w:tc>
      </w:tr>
      <w:tr w:rsidR="00141D43" w:rsidRPr="00141D43" w:rsidTr="00ED6AD8">
        <w:trPr>
          <w:jc w:val="center"/>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5</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5532"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thay đổi mật khẩu thành công (và người dùng  có thể đăng nhập bằng mật khẩu mới)</w:t>
            </w:r>
          </w:p>
        </w:tc>
      </w:tr>
    </w:tbl>
    <w:p w:rsidR="00141D43" w:rsidRPr="00141D43" w:rsidRDefault="00141D43" w:rsidP="00141D43">
      <w:pPr>
        <w:pStyle w:val="ListParagraph"/>
        <w:rPr>
          <w:rFonts w:ascii="Times New Roman" w:hAnsi="Times New Roman" w:cs="Times New Roman"/>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41" w:name="_Toc403367898"/>
      <w:r w:rsidRPr="00141D43">
        <w:rPr>
          <w:rFonts w:ascii="Times New Roman" w:hAnsi="Times New Roman" w:cs="Times New Roman"/>
          <w:b/>
          <w:sz w:val="26"/>
          <w:szCs w:val="26"/>
          <w:lang w:val="en-US"/>
        </w:rPr>
        <w:t>Các yêu cầu về môi trường</w:t>
      </w:r>
      <w:bookmarkEnd w:id="341"/>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42" w:name="_Toc403367899"/>
      <w:r w:rsidRPr="00141D43">
        <w:rPr>
          <w:rFonts w:ascii="Times New Roman" w:hAnsi="Times New Roman" w:cs="Times New Roman"/>
          <w:b/>
          <w:sz w:val="26"/>
          <w:szCs w:val="26"/>
          <w:lang w:val="en-US"/>
        </w:rPr>
        <w:t>Phần cứng</w:t>
      </w:r>
      <w:bookmarkEnd w:id="342"/>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Màn hình</w:t>
      </w: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43" w:name="_Toc403367900"/>
      <w:r w:rsidRPr="00141D43">
        <w:rPr>
          <w:rFonts w:ascii="Times New Roman" w:hAnsi="Times New Roman" w:cs="Times New Roman"/>
          <w:b/>
          <w:sz w:val="26"/>
          <w:szCs w:val="26"/>
          <w:lang w:val="en-US"/>
        </w:rPr>
        <w:t>Phần mềm</w:t>
      </w:r>
      <w:bookmarkEnd w:id="343"/>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lastRenderedPageBreak/>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Trình duyệt: Chrome.</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44" w:name="_Toc403367901"/>
      <w:r w:rsidRPr="00141D43">
        <w:rPr>
          <w:rFonts w:ascii="Times New Roman" w:hAnsi="Times New Roman" w:cs="Times New Roman"/>
          <w:b/>
          <w:sz w:val="26"/>
          <w:szCs w:val="26"/>
          <w:lang w:val="en-US"/>
        </w:rPr>
        <w:t>Các yêu cầu thủ tục đặc biệt</w:t>
      </w:r>
      <w:bookmarkEnd w:id="344"/>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Đã đăng nhập với tài khoản “admin”, mật khẩu là “admin”.</w:t>
      </w: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45" w:name="_Toc403367902"/>
      <w:r w:rsidRPr="00141D43">
        <w:rPr>
          <w:rFonts w:ascii="Times New Roman" w:hAnsi="Times New Roman" w:cs="Times New Roman"/>
          <w:b/>
          <w:sz w:val="26"/>
          <w:szCs w:val="26"/>
          <w:lang w:val="en-US"/>
        </w:rPr>
        <w:t>Quan hệ phục thuộc giữa các trường hợp</w:t>
      </w:r>
      <w:bookmarkEnd w:id="345"/>
    </w:p>
    <w:p w:rsidR="00141D43" w:rsidRPr="00141D43" w:rsidRDefault="00141D43" w:rsidP="00141D43">
      <w:pPr>
        <w:rPr>
          <w:rFonts w:ascii="Times New Roman" w:hAnsi="Times New Roman" w:cs="Times New Roman"/>
          <w:sz w:val="26"/>
          <w:szCs w:val="26"/>
          <w:lang w:val="en-US"/>
        </w:rPr>
      </w:pPr>
    </w:p>
    <w:p w:rsidR="00141D43" w:rsidRPr="00141D43" w:rsidRDefault="00141D43" w:rsidP="00141D43">
      <w:pPr>
        <w:pStyle w:val="ListParagraph"/>
        <w:rPr>
          <w:rFonts w:ascii="Times New Roman" w:hAnsi="Times New Roman" w:cs="Times New Roman"/>
          <w:sz w:val="26"/>
          <w:szCs w:val="26"/>
          <w:lang w:val="en-US"/>
        </w:rPr>
      </w:pPr>
    </w:p>
    <w:p w:rsidR="00141D43" w:rsidRPr="00141D43" w:rsidRDefault="00141D43" w:rsidP="00141D43">
      <w:pPr>
        <w:rPr>
          <w:rFonts w:ascii="Times New Roman" w:hAnsi="Times New Roman" w:cs="Times New Roman"/>
          <w:sz w:val="26"/>
          <w:szCs w:val="26"/>
          <w:lang w:val="en-US"/>
        </w:rPr>
      </w:pPr>
    </w:p>
    <w:p w:rsidR="00141D43" w:rsidRPr="00141D43" w:rsidRDefault="00141D43" w:rsidP="00B54F81">
      <w:pPr>
        <w:pStyle w:val="ListParagraph"/>
        <w:numPr>
          <w:ilvl w:val="0"/>
          <w:numId w:val="35"/>
        </w:numPr>
        <w:outlineLvl w:val="1"/>
        <w:rPr>
          <w:rFonts w:ascii="Times New Roman" w:hAnsi="Times New Roman" w:cs="Times New Roman"/>
          <w:b/>
          <w:sz w:val="26"/>
          <w:szCs w:val="26"/>
          <w:lang w:val="en-US"/>
        </w:rPr>
      </w:pPr>
      <w:bookmarkStart w:id="346" w:name="_Toc403297918"/>
      <w:bookmarkStart w:id="347" w:name="_Toc403367903"/>
      <w:r w:rsidRPr="00141D43">
        <w:rPr>
          <w:rFonts w:ascii="Times New Roman" w:hAnsi="Times New Roman" w:cs="Times New Roman"/>
          <w:b/>
          <w:sz w:val="26"/>
          <w:szCs w:val="26"/>
          <w:lang w:val="en-US"/>
        </w:rPr>
        <w:t>Trường hợp kiểm thử 4: Thêm nhà trọ</w:t>
      </w:r>
      <w:bookmarkEnd w:id="346"/>
      <w:bookmarkEnd w:id="347"/>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48" w:name="_Toc403367904"/>
      <w:r w:rsidRPr="00141D43">
        <w:rPr>
          <w:rFonts w:ascii="Times New Roman" w:hAnsi="Times New Roman" w:cs="Times New Roman"/>
          <w:b/>
          <w:sz w:val="26"/>
          <w:szCs w:val="26"/>
          <w:lang w:val="en-US"/>
        </w:rPr>
        <w:t>Mục tiêu:</w:t>
      </w:r>
      <w:bookmarkEnd w:id="348"/>
    </w:p>
    <w:p w:rsidR="00141D43" w:rsidRPr="00141D43" w:rsidRDefault="00141D43" w:rsidP="00141D43">
      <w:pPr>
        <w:pStyle w:val="ListParagraph"/>
        <w:ind w:firstLine="72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thêm nhà trọcó hoạt động đúng đặc tả hay không.</w:t>
      </w: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49" w:name="_Toc403367905"/>
      <w:r w:rsidRPr="00141D43">
        <w:rPr>
          <w:rFonts w:ascii="Times New Roman" w:hAnsi="Times New Roman" w:cs="Times New Roman"/>
          <w:b/>
          <w:sz w:val="26"/>
          <w:szCs w:val="26"/>
          <w:lang w:val="en-US"/>
        </w:rPr>
        <w:t>Kết nhập:</w:t>
      </w:r>
      <w:bookmarkEnd w:id="349"/>
    </w:p>
    <w:tbl>
      <w:tblPr>
        <w:tblStyle w:val="TableGrid"/>
        <w:tblW w:w="12328" w:type="dxa"/>
        <w:jc w:val="center"/>
        <w:tblLayout w:type="fixed"/>
        <w:tblLook w:val="04A0" w:firstRow="1" w:lastRow="0" w:firstColumn="1" w:lastColumn="0" w:noHBand="0" w:noVBand="1"/>
      </w:tblPr>
      <w:tblGrid>
        <w:gridCol w:w="1129"/>
        <w:gridCol w:w="927"/>
        <w:gridCol w:w="921"/>
        <w:gridCol w:w="1134"/>
        <w:gridCol w:w="709"/>
        <w:gridCol w:w="850"/>
        <w:gridCol w:w="992"/>
        <w:gridCol w:w="709"/>
        <w:gridCol w:w="992"/>
        <w:gridCol w:w="851"/>
        <w:gridCol w:w="846"/>
        <w:gridCol w:w="708"/>
        <w:gridCol w:w="709"/>
        <w:gridCol w:w="851"/>
      </w:tblGrid>
      <w:tr w:rsidR="00ED6AD8" w:rsidRPr="00141D43" w:rsidTr="00ED6AD8">
        <w:trPr>
          <w:jc w:val="center"/>
        </w:trPr>
        <w:tc>
          <w:tcPr>
            <w:tcW w:w="112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927"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Tỉnh thành</w:t>
            </w:r>
          </w:p>
        </w:tc>
        <w:tc>
          <w:tcPr>
            <w:tcW w:w="92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Quận/huyện</w:t>
            </w:r>
          </w:p>
        </w:tc>
        <w:tc>
          <w:tcPr>
            <w:tcW w:w="1134"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Phường/xã</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Số nhà</w:t>
            </w:r>
          </w:p>
        </w:tc>
        <w:tc>
          <w:tcPr>
            <w:tcW w:w="850"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Diện tích</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Số phòng</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Giá</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Người liên hệ</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SĐT</w:t>
            </w:r>
          </w:p>
        </w:tc>
        <w:tc>
          <w:tcPr>
            <w:tcW w:w="846"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Email</w:t>
            </w:r>
          </w:p>
        </w:tc>
        <w:tc>
          <w:tcPr>
            <w:tcW w:w="708"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Địa chỉ LH</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Tiêu đề</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Giới thiệu</w:t>
            </w:r>
          </w:p>
        </w:tc>
      </w:tr>
      <w:tr w:rsidR="00ED6AD8" w:rsidRPr="00141D43" w:rsidTr="00ED6AD8">
        <w:trPr>
          <w:jc w:val="center"/>
        </w:trPr>
        <w:tc>
          <w:tcPr>
            <w:tcW w:w="112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927"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92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Ninh Kiều</w:t>
            </w:r>
          </w:p>
        </w:tc>
        <w:tc>
          <w:tcPr>
            <w:tcW w:w="1134"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Hưng Lợi</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50"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46"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708"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ED6AD8" w:rsidRPr="00141D43" w:rsidTr="00ED6AD8">
        <w:trPr>
          <w:jc w:val="center"/>
        </w:trPr>
        <w:tc>
          <w:tcPr>
            <w:tcW w:w="112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927"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92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Ninh Kiều</w:t>
            </w:r>
          </w:p>
        </w:tc>
        <w:tc>
          <w:tcPr>
            <w:tcW w:w="1134"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Hưng Lợi</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50"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10</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100</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Nghia</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846"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708"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ED6AD8" w:rsidRPr="00141D43" w:rsidTr="00ED6AD8">
        <w:trPr>
          <w:jc w:val="center"/>
        </w:trPr>
        <w:tc>
          <w:tcPr>
            <w:tcW w:w="112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927"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92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Ninh Kiều</w:t>
            </w:r>
          </w:p>
        </w:tc>
        <w:tc>
          <w:tcPr>
            <w:tcW w:w="1134"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Hưng Lợi</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123</w:t>
            </w:r>
          </w:p>
        </w:tc>
        <w:tc>
          <w:tcPr>
            <w:tcW w:w="850"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100</w:t>
            </w:r>
          </w:p>
        </w:tc>
        <w:tc>
          <w:tcPr>
            <w:tcW w:w="992"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Nghia</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0123456789</w:t>
            </w:r>
          </w:p>
        </w:tc>
        <w:tc>
          <w:tcPr>
            <w:tcW w:w="846"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abc@gmail.com</w:t>
            </w:r>
          </w:p>
        </w:tc>
        <w:tc>
          <w:tcPr>
            <w:tcW w:w="708"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709"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851" w:type="dxa"/>
          </w:tcPr>
          <w:p w:rsidR="00141D43" w:rsidRPr="00141D43" w:rsidRDefault="00141D43" w:rsidP="00ED6AD8">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bl>
    <w:p w:rsidR="00ED6AD8" w:rsidRPr="00323EC9" w:rsidRDefault="00ED6AD8" w:rsidP="00323EC9">
      <w:pPr>
        <w:rPr>
          <w:rFonts w:ascii="Times New Roman" w:hAnsi="Times New Roman" w:cs="Times New Roman"/>
          <w:b/>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50" w:name="_Toc403367906"/>
      <w:r w:rsidRPr="00141D43">
        <w:rPr>
          <w:rFonts w:ascii="Times New Roman" w:hAnsi="Times New Roman" w:cs="Times New Roman"/>
          <w:b/>
          <w:sz w:val="26"/>
          <w:szCs w:val="26"/>
          <w:lang w:val="en-US"/>
        </w:rPr>
        <w:t>Kết xuất:</w:t>
      </w:r>
      <w:bookmarkEnd w:id="350"/>
    </w:p>
    <w:tbl>
      <w:tblPr>
        <w:tblStyle w:val="TableGrid"/>
        <w:tblW w:w="7769" w:type="dxa"/>
        <w:tblInd w:w="720" w:type="dxa"/>
        <w:tblLook w:val="04A0" w:firstRow="1" w:lastRow="0" w:firstColumn="1" w:lastColumn="0" w:noHBand="0" w:noVBand="1"/>
      </w:tblPr>
      <w:tblGrid>
        <w:gridCol w:w="1723"/>
        <w:gridCol w:w="3023"/>
        <w:gridCol w:w="3023"/>
      </w:tblGrid>
      <w:tr w:rsidR="00141D43" w:rsidRPr="00141D43" w:rsidTr="00ED6AD8">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30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ED6AD8">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người dùng nhập các trường bắt buộc.</w:t>
            </w:r>
          </w:p>
        </w:tc>
      </w:tr>
      <w:tr w:rsidR="00141D43" w:rsidRPr="00141D43" w:rsidTr="00ED6AD8">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Hiển thị thông báo email liên hệ không hợp lệ.</w:t>
            </w:r>
          </w:p>
        </w:tc>
      </w:tr>
      <w:tr w:rsidR="00141D43" w:rsidRPr="00141D43" w:rsidTr="00ED6AD8">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Hiển thị thông báo thêm nhà trọ thành công (trang thái nhà trọ là chưa active)</w:t>
            </w:r>
          </w:p>
        </w:tc>
      </w:tr>
    </w:tbl>
    <w:p w:rsidR="00141D43" w:rsidRPr="00141D43" w:rsidRDefault="00141D43" w:rsidP="00141D43">
      <w:pPr>
        <w:ind w:left="720" w:firstLine="720"/>
        <w:outlineLvl w:val="0"/>
        <w:rPr>
          <w:rFonts w:ascii="Times New Roman" w:hAnsi="Times New Roman" w:cs="Times New Roman"/>
          <w:b/>
          <w:sz w:val="26"/>
          <w:szCs w:val="26"/>
          <w:lang w:val="en-US"/>
        </w:rPr>
      </w:pPr>
    </w:p>
    <w:p w:rsidR="00141D43" w:rsidRPr="00141D43" w:rsidRDefault="00141D43" w:rsidP="00141D43">
      <w:pPr>
        <w:ind w:left="1440"/>
        <w:outlineLvl w:val="0"/>
        <w:rPr>
          <w:rFonts w:ascii="Times New Roman" w:hAnsi="Times New Roman" w:cs="Times New Roman"/>
          <w:b/>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51" w:name="_Toc403367907"/>
      <w:r w:rsidRPr="00141D43">
        <w:rPr>
          <w:rFonts w:ascii="Times New Roman" w:hAnsi="Times New Roman" w:cs="Times New Roman"/>
          <w:b/>
          <w:sz w:val="26"/>
          <w:szCs w:val="26"/>
          <w:lang w:val="en-US"/>
        </w:rPr>
        <w:t>Các yêu cầu về môi trường</w:t>
      </w:r>
      <w:bookmarkEnd w:id="351"/>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52" w:name="_Toc403367908"/>
      <w:r w:rsidRPr="00141D43">
        <w:rPr>
          <w:rFonts w:ascii="Times New Roman" w:hAnsi="Times New Roman" w:cs="Times New Roman"/>
          <w:b/>
          <w:sz w:val="26"/>
          <w:szCs w:val="26"/>
          <w:lang w:val="en-US"/>
        </w:rPr>
        <w:t>Phần cứng</w:t>
      </w:r>
      <w:bookmarkEnd w:id="352"/>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Màn hình</w:t>
      </w: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53" w:name="_Toc403367909"/>
      <w:r w:rsidRPr="00141D43">
        <w:rPr>
          <w:rFonts w:ascii="Times New Roman" w:hAnsi="Times New Roman" w:cs="Times New Roman"/>
          <w:b/>
          <w:sz w:val="26"/>
          <w:szCs w:val="26"/>
          <w:lang w:val="en-US"/>
        </w:rPr>
        <w:t>Phần mềm</w:t>
      </w:r>
      <w:bookmarkEnd w:id="353"/>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Trình duyệt: Chrome.</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Các yêu cầu thủ tục đặc biệt</w:t>
      </w:r>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Đã đăng nhập với tài khoản người dùng chủ nhà trọ.</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Quan hệ phục thuộc giữa các trường hợp</w:t>
      </w:r>
    </w:p>
    <w:p w:rsidR="00141D43" w:rsidRPr="00141D43" w:rsidRDefault="00141D43" w:rsidP="00141D43">
      <w:pPr>
        <w:rPr>
          <w:rFonts w:ascii="Times New Roman" w:hAnsi="Times New Roman" w:cs="Times New Roman"/>
          <w:sz w:val="26"/>
          <w:szCs w:val="26"/>
          <w:lang w:val="en-US"/>
        </w:rPr>
      </w:pPr>
    </w:p>
    <w:p w:rsidR="00141D43" w:rsidRPr="00141D43" w:rsidRDefault="00141D43" w:rsidP="00B54F81">
      <w:pPr>
        <w:pStyle w:val="ListParagraph"/>
        <w:numPr>
          <w:ilvl w:val="0"/>
          <w:numId w:val="35"/>
        </w:numPr>
        <w:outlineLvl w:val="1"/>
        <w:rPr>
          <w:rFonts w:ascii="Times New Roman" w:hAnsi="Times New Roman" w:cs="Times New Roman"/>
          <w:b/>
          <w:sz w:val="26"/>
          <w:szCs w:val="26"/>
          <w:lang w:val="en-US"/>
        </w:rPr>
      </w:pPr>
      <w:bookmarkStart w:id="354" w:name="_Toc403367910"/>
      <w:r w:rsidRPr="00141D43">
        <w:rPr>
          <w:rFonts w:ascii="Times New Roman" w:hAnsi="Times New Roman" w:cs="Times New Roman"/>
          <w:b/>
          <w:sz w:val="26"/>
          <w:szCs w:val="26"/>
          <w:lang w:val="en-US"/>
        </w:rPr>
        <w:t>Trường hợp kiểm thử 4: Thay đổi thông tin cá nhân</w:t>
      </w:r>
      <w:bookmarkEnd w:id="354"/>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55" w:name="_Toc403367911"/>
      <w:r w:rsidRPr="00141D43">
        <w:rPr>
          <w:rFonts w:ascii="Times New Roman" w:hAnsi="Times New Roman" w:cs="Times New Roman"/>
          <w:b/>
          <w:sz w:val="26"/>
          <w:szCs w:val="26"/>
          <w:lang w:val="en-US"/>
        </w:rPr>
        <w:t>Mục tiêu:</w:t>
      </w:r>
      <w:bookmarkEnd w:id="355"/>
    </w:p>
    <w:p w:rsidR="00141D43" w:rsidRPr="00141D43" w:rsidRDefault="00141D43" w:rsidP="00141D43">
      <w:pPr>
        <w:pStyle w:val="ListParagraph"/>
        <w:ind w:firstLine="72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thay đổi thông tin cá nhân có hoạt động đúng đặc tả hay không.</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nhập:</w:t>
      </w:r>
    </w:p>
    <w:tbl>
      <w:tblPr>
        <w:tblStyle w:val="TableGrid"/>
        <w:tblW w:w="10916" w:type="dxa"/>
        <w:jc w:val="center"/>
        <w:tblLayout w:type="fixed"/>
        <w:tblLook w:val="04A0" w:firstRow="1" w:lastRow="0" w:firstColumn="1" w:lastColumn="0" w:noHBand="0" w:noVBand="1"/>
      </w:tblPr>
      <w:tblGrid>
        <w:gridCol w:w="1511"/>
        <w:gridCol w:w="1293"/>
        <w:gridCol w:w="2970"/>
        <w:gridCol w:w="2070"/>
        <w:gridCol w:w="1654"/>
        <w:gridCol w:w="1418"/>
      </w:tblGrid>
      <w:tr w:rsidR="00141D43" w:rsidRPr="00141D43" w:rsidTr="00323EC9">
        <w:trPr>
          <w:jc w:val="center"/>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129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Giới tính</w:t>
            </w:r>
          </w:p>
        </w:tc>
        <w:tc>
          <w:tcPr>
            <w:tcW w:w="29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Email</w:t>
            </w:r>
          </w:p>
        </w:tc>
        <w:tc>
          <w:tcPr>
            <w:tcW w:w="20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Số điện thoại</w:t>
            </w:r>
          </w:p>
        </w:tc>
        <w:tc>
          <w:tcPr>
            <w:tcW w:w="1654"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Địa chỉ</w:t>
            </w:r>
          </w:p>
        </w:tc>
        <w:tc>
          <w:tcPr>
            <w:tcW w:w="141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Sinh năm</w:t>
            </w:r>
          </w:p>
        </w:tc>
      </w:tr>
      <w:tr w:rsidR="00141D43" w:rsidRPr="00141D43" w:rsidTr="00323EC9">
        <w:trPr>
          <w:jc w:val="center"/>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129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9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20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654"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41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323EC9">
        <w:trPr>
          <w:jc w:val="center"/>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129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9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w:t>
            </w:r>
          </w:p>
        </w:tc>
        <w:tc>
          <w:tcPr>
            <w:tcW w:w="20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0939690493</w:t>
            </w:r>
          </w:p>
        </w:tc>
        <w:tc>
          <w:tcPr>
            <w:tcW w:w="1654"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141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1993</w:t>
            </w:r>
          </w:p>
        </w:tc>
      </w:tr>
      <w:tr w:rsidR="00141D43" w:rsidRPr="00141D43" w:rsidTr="00323EC9">
        <w:trPr>
          <w:jc w:val="center"/>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129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Nam</w:t>
            </w:r>
          </w:p>
        </w:tc>
        <w:tc>
          <w:tcPr>
            <w:tcW w:w="29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abc@gmail.com</w:t>
            </w:r>
          </w:p>
        </w:tc>
        <w:tc>
          <w:tcPr>
            <w:tcW w:w="2070"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0939690493</w:t>
            </w:r>
          </w:p>
        </w:tc>
        <w:tc>
          <w:tcPr>
            <w:tcW w:w="1654"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Cần Thơ</w:t>
            </w:r>
          </w:p>
        </w:tc>
        <w:tc>
          <w:tcPr>
            <w:tcW w:w="1418"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1993</w:t>
            </w:r>
          </w:p>
        </w:tc>
      </w:tr>
    </w:tbl>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56" w:name="_Toc403367912"/>
      <w:r w:rsidRPr="00141D43">
        <w:rPr>
          <w:rFonts w:ascii="Times New Roman" w:hAnsi="Times New Roman" w:cs="Times New Roman"/>
          <w:b/>
          <w:sz w:val="26"/>
          <w:szCs w:val="26"/>
          <w:lang w:val="en-US"/>
        </w:rPr>
        <w:t>Kết xuất:</w:t>
      </w:r>
      <w:bookmarkEnd w:id="356"/>
    </w:p>
    <w:tbl>
      <w:tblPr>
        <w:tblStyle w:val="TableGrid"/>
        <w:tblW w:w="9351" w:type="dxa"/>
        <w:jc w:val="right"/>
        <w:tblLook w:val="04A0" w:firstRow="1" w:lastRow="0" w:firstColumn="1" w:lastColumn="0" w:noHBand="0" w:noVBand="1"/>
      </w:tblPr>
      <w:tblGrid>
        <w:gridCol w:w="1723"/>
        <w:gridCol w:w="3023"/>
        <w:gridCol w:w="4605"/>
      </w:tblGrid>
      <w:tr w:rsidR="00141D43" w:rsidRPr="00141D43" w:rsidTr="00323EC9">
        <w:trPr>
          <w:jc w:val="right"/>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4605"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323EC9">
        <w:trPr>
          <w:jc w:val="right"/>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4605"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thay đổi thành công.</w:t>
            </w:r>
          </w:p>
        </w:tc>
      </w:tr>
      <w:tr w:rsidR="00141D43" w:rsidRPr="00141D43" w:rsidTr="00323EC9">
        <w:trPr>
          <w:jc w:val="right"/>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4605"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Hiển thị thông báo email không hợp lệ.</w:t>
            </w:r>
          </w:p>
        </w:tc>
      </w:tr>
      <w:tr w:rsidR="00141D43" w:rsidRPr="00141D43" w:rsidTr="00323EC9">
        <w:trPr>
          <w:jc w:val="right"/>
        </w:trPr>
        <w:tc>
          <w:tcPr>
            <w:tcW w:w="172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3</w:t>
            </w:r>
          </w:p>
        </w:tc>
        <w:tc>
          <w:tcPr>
            <w:tcW w:w="3023"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4605" w:type="dxa"/>
          </w:tcPr>
          <w:p w:rsidR="00141D43" w:rsidRPr="00141D43" w:rsidRDefault="00141D43" w:rsidP="00323EC9">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Hiển thị thông báo thay đổi thành công</w:t>
            </w:r>
          </w:p>
        </w:tc>
      </w:tr>
    </w:tbl>
    <w:p w:rsidR="00141D43" w:rsidRPr="00141D43" w:rsidRDefault="00141D43" w:rsidP="00141D43">
      <w:pPr>
        <w:ind w:left="720" w:firstLine="720"/>
        <w:outlineLvl w:val="0"/>
        <w:rPr>
          <w:rFonts w:ascii="Times New Roman" w:hAnsi="Times New Roman" w:cs="Times New Roman"/>
          <w:b/>
          <w:sz w:val="26"/>
          <w:szCs w:val="26"/>
          <w:lang w:val="en-US"/>
        </w:rPr>
      </w:pPr>
    </w:p>
    <w:p w:rsidR="00141D43" w:rsidRPr="00141D43" w:rsidRDefault="00141D43" w:rsidP="00141D43">
      <w:pPr>
        <w:ind w:left="1440"/>
        <w:outlineLvl w:val="0"/>
        <w:rPr>
          <w:rFonts w:ascii="Times New Roman" w:hAnsi="Times New Roman" w:cs="Times New Roman"/>
          <w:b/>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57" w:name="_Toc403367913"/>
      <w:r w:rsidRPr="00141D43">
        <w:rPr>
          <w:rFonts w:ascii="Times New Roman" w:hAnsi="Times New Roman" w:cs="Times New Roman"/>
          <w:b/>
          <w:sz w:val="26"/>
          <w:szCs w:val="26"/>
          <w:lang w:val="en-US"/>
        </w:rPr>
        <w:t>Các yêu cầu về môi trường</w:t>
      </w:r>
      <w:bookmarkEnd w:id="357"/>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58" w:name="_Toc403367914"/>
      <w:r w:rsidRPr="00141D43">
        <w:rPr>
          <w:rFonts w:ascii="Times New Roman" w:hAnsi="Times New Roman" w:cs="Times New Roman"/>
          <w:b/>
          <w:sz w:val="26"/>
          <w:szCs w:val="26"/>
          <w:lang w:val="en-US"/>
        </w:rPr>
        <w:t>Phần cứng</w:t>
      </w:r>
      <w:bookmarkEnd w:id="358"/>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lastRenderedPageBreak/>
        <w:t>Màn hình</w:t>
      </w: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59" w:name="_Toc403367915"/>
      <w:r w:rsidRPr="00141D43">
        <w:rPr>
          <w:rFonts w:ascii="Times New Roman" w:hAnsi="Times New Roman" w:cs="Times New Roman"/>
          <w:b/>
          <w:sz w:val="26"/>
          <w:szCs w:val="26"/>
          <w:lang w:val="en-US"/>
        </w:rPr>
        <w:t>Phần mềm</w:t>
      </w:r>
      <w:bookmarkEnd w:id="359"/>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Trình duyệt: Chrome.</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60" w:name="_Toc403367916"/>
      <w:r w:rsidRPr="00141D43">
        <w:rPr>
          <w:rFonts w:ascii="Times New Roman" w:hAnsi="Times New Roman" w:cs="Times New Roman"/>
          <w:b/>
          <w:sz w:val="26"/>
          <w:szCs w:val="26"/>
          <w:lang w:val="en-US"/>
        </w:rPr>
        <w:t>Các yêu cầu thủ tục đặc biệt</w:t>
      </w:r>
      <w:bookmarkEnd w:id="360"/>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Đã đăng nhập với tài khoản người dùng chủ nhà trọ.</w:t>
      </w: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61" w:name="_Toc403367917"/>
      <w:r w:rsidRPr="00141D43">
        <w:rPr>
          <w:rFonts w:ascii="Times New Roman" w:hAnsi="Times New Roman" w:cs="Times New Roman"/>
          <w:b/>
          <w:sz w:val="26"/>
          <w:szCs w:val="26"/>
          <w:lang w:val="en-US"/>
        </w:rPr>
        <w:t>Quan hệ phục thuộc giữa các trường hợp</w:t>
      </w:r>
      <w:bookmarkEnd w:id="361"/>
    </w:p>
    <w:p w:rsidR="00141D43" w:rsidRPr="00141D43" w:rsidRDefault="00141D43" w:rsidP="00141D43">
      <w:pPr>
        <w:pStyle w:val="ListParagraph"/>
        <w:ind w:left="1440"/>
        <w:rPr>
          <w:rFonts w:ascii="Times New Roman" w:hAnsi="Times New Roman" w:cs="Times New Roman"/>
          <w:b/>
          <w:sz w:val="26"/>
          <w:szCs w:val="26"/>
          <w:lang w:val="en-US"/>
        </w:rPr>
      </w:pPr>
    </w:p>
    <w:p w:rsidR="00141D43" w:rsidRPr="00141D43" w:rsidRDefault="00141D43" w:rsidP="00B54F81">
      <w:pPr>
        <w:pStyle w:val="ListParagraph"/>
        <w:numPr>
          <w:ilvl w:val="0"/>
          <w:numId w:val="35"/>
        </w:numPr>
        <w:outlineLvl w:val="1"/>
        <w:rPr>
          <w:rFonts w:ascii="Times New Roman" w:hAnsi="Times New Roman" w:cs="Times New Roman"/>
          <w:b/>
          <w:sz w:val="26"/>
          <w:szCs w:val="26"/>
          <w:lang w:val="en-US"/>
        </w:rPr>
      </w:pPr>
      <w:bookmarkStart w:id="362" w:name="_Toc403367918"/>
      <w:r w:rsidRPr="00141D43">
        <w:rPr>
          <w:rFonts w:ascii="Times New Roman" w:hAnsi="Times New Roman" w:cs="Times New Roman"/>
          <w:b/>
          <w:sz w:val="26"/>
          <w:szCs w:val="26"/>
          <w:lang w:val="en-US"/>
        </w:rPr>
        <w:t>Trường hợp kiểm thử 4: Thêm diển đàn</w:t>
      </w:r>
      <w:bookmarkEnd w:id="362"/>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63" w:name="_Toc403367919"/>
      <w:r w:rsidRPr="00141D43">
        <w:rPr>
          <w:rFonts w:ascii="Times New Roman" w:hAnsi="Times New Roman" w:cs="Times New Roman"/>
          <w:b/>
          <w:sz w:val="26"/>
          <w:szCs w:val="26"/>
          <w:lang w:val="en-US"/>
        </w:rPr>
        <w:t>Mục tiêu:</w:t>
      </w:r>
      <w:bookmarkEnd w:id="363"/>
    </w:p>
    <w:p w:rsidR="00141D43" w:rsidRPr="00141D43" w:rsidRDefault="00141D43" w:rsidP="00141D43">
      <w:pPr>
        <w:pStyle w:val="ListParagraph"/>
        <w:ind w:firstLine="72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thêm diển đàn có hoạt động đúng đặc tả hay không.</w:t>
      </w:r>
    </w:p>
    <w:p w:rsidR="00141D43" w:rsidRPr="00141D43" w:rsidRDefault="00141D43" w:rsidP="00141D43">
      <w:pPr>
        <w:pStyle w:val="ListParagraph"/>
        <w:numPr>
          <w:ilvl w:val="1"/>
          <w:numId w:val="35"/>
        </w:numPr>
        <w:rPr>
          <w:rFonts w:ascii="Times New Roman" w:hAnsi="Times New Roman" w:cs="Times New Roman"/>
          <w:b/>
          <w:sz w:val="26"/>
          <w:szCs w:val="26"/>
          <w:lang w:val="en-US"/>
        </w:rPr>
      </w:pPr>
      <w:r w:rsidRPr="00141D43">
        <w:rPr>
          <w:rFonts w:ascii="Times New Roman" w:hAnsi="Times New Roman" w:cs="Times New Roman"/>
          <w:b/>
          <w:sz w:val="26"/>
          <w:szCs w:val="26"/>
          <w:lang w:val="en-US"/>
        </w:rPr>
        <w:t>Kết nhập:</w:t>
      </w:r>
    </w:p>
    <w:tbl>
      <w:tblPr>
        <w:tblStyle w:val="TableGrid"/>
        <w:tblW w:w="9215" w:type="dxa"/>
        <w:jc w:val="right"/>
        <w:tblLayout w:type="fixed"/>
        <w:tblLook w:val="04A0" w:firstRow="1" w:lastRow="0" w:firstColumn="1" w:lastColumn="0" w:noHBand="0" w:noVBand="1"/>
      </w:tblPr>
      <w:tblGrid>
        <w:gridCol w:w="1511"/>
        <w:gridCol w:w="3273"/>
        <w:gridCol w:w="4431"/>
      </w:tblGrid>
      <w:tr w:rsidR="00141D43" w:rsidRPr="00141D43" w:rsidTr="00323EC9">
        <w:trPr>
          <w:jc w:val="right"/>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27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Tiêu đề</w:t>
            </w:r>
          </w:p>
        </w:tc>
        <w:tc>
          <w:tcPr>
            <w:tcW w:w="443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Nội dung</w:t>
            </w:r>
          </w:p>
        </w:tc>
      </w:tr>
      <w:tr w:rsidR="00141D43" w:rsidRPr="00141D43" w:rsidTr="00323EC9">
        <w:trPr>
          <w:jc w:val="right"/>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27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443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323EC9">
        <w:trPr>
          <w:jc w:val="right"/>
        </w:trPr>
        <w:tc>
          <w:tcPr>
            <w:tcW w:w="151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273"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Đóng góp ý kiến</w:t>
            </w:r>
          </w:p>
        </w:tc>
        <w:tc>
          <w:tcPr>
            <w:tcW w:w="4431" w:type="dxa"/>
          </w:tcPr>
          <w:p w:rsidR="00141D43" w:rsidRPr="00141D43" w:rsidRDefault="00141D43" w:rsidP="00323EC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Mọi người cho ý kiến đóng góp ở đây</w:t>
            </w:r>
          </w:p>
        </w:tc>
      </w:tr>
    </w:tbl>
    <w:p w:rsidR="00141D43" w:rsidRPr="00141D43" w:rsidRDefault="00141D43" w:rsidP="00141D43">
      <w:pPr>
        <w:pStyle w:val="ListParagraph"/>
        <w:ind w:left="1440"/>
        <w:rPr>
          <w:rFonts w:ascii="Times New Roman" w:hAnsi="Times New Roman" w:cs="Times New Roman"/>
          <w:b/>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64" w:name="_Toc403367920"/>
      <w:r w:rsidRPr="00141D43">
        <w:rPr>
          <w:rFonts w:ascii="Times New Roman" w:hAnsi="Times New Roman" w:cs="Times New Roman"/>
          <w:b/>
          <w:sz w:val="26"/>
          <w:szCs w:val="26"/>
          <w:lang w:val="en-US"/>
        </w:rPr>
        <w:t>Kết xuất:</w:t>
      </w:r>
      <w:bookmarkEnd w:id="364"/>
    </w:p>
    <w:tbl>
      <w:tblPr>
        <w:tblStyle w:val="TableGrid"/>
        <w:tblW w:w="11808" w:type="dxa"/>
        <w:tblInd w:w="720" w:type="dxa"/>
        <w:tblLook w:val="04A0" w:firstRow="1" w:lastRow="0" w:firstColumn="1" w:lastColumn="0" w:noHBand="0" w:noVBand="1"/>
      </w:tblPr>
      <w:tblGrid>
        <w:gridCol w:w="1723"/>
        <w:gridCol w:w="3023"/>
        <w:gridCol w:w="7062"/>
      </w:tblGrid>
      <w:tr w:rsidR="00141D43" w:rsidRPr="00141D43" w:rsidTr="00ED6AD8">
        <w:tc>
          <w:tcPr>
            <w:tcW w:w="17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706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ED6AD8">
        <w:tc>
          <w:tcPr>
            <w:tcW w:w="17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706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người dùng nhập các trường bắt buộc</w:t>
            </w:r>
          </w:p>
        </w:tc>
      </w:tr>
      <w:tr w:rsidR="00141D43" w:rsidRPr="00141D43" w:rsidTr="00ED6AD8">
        <w:tc>
          <w:tcPr>
            <w:tcW w:w="17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7062"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Hiển thị thông báo tạo diển đàn thành công</w:t>
            </w:r>
          </w:p>
        </w:tc>
      </w:tr>
    </w:tbl>
    <w:p w:rsidR="00141D43" w:rsidRPr="00141D43" w:rsidRDefault="00141D43" w:rsidP="00141D43">
      <w:pPr>
        <w:ind w:left="720" w:firstLine="720"/>
        <w:outlineLvl w:val="0"/>
        <w:rPr>
          <w:rFonts w:ascii="Times New Roman" w:hAnsi="Times New Roman" w:cs="Times New Roman"/>
          <w:b/>
          <w:sz w:val="26"/>
          <w:szCs w:val="26"/>
          <w:lang w:val="en-US"/>
        </w:rPr>
      </w:pPr>
    </w:p>
    <w:p w:rsidR="00141D43" w:rsidRPr="00141D43" w:rsidRDefault="00141D43" w:rsidP="00141D43">
      <w:pPr>
        <w:ind w:left="1440"/>
        <w:outlineLvl w:val="0"/>
        <w:rPr>
          <w:rFonts w:ascii="Times New Roman" w:hAnsi="Times New Roman" w:cs="Times New Roman"/>
          <w:b/>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65" w:name="_Toc403367921"/>
      <w:r w:rsidRPr="00141D43">
        <w:rPr>
          <w:rFonts w:ascii="Times New Roman" w:hAnsi="Times New Roman" w:cs="Times New Roman"/>
          <w:b/>
          <w:sz w:val="26"/>
          <w:szCs w:val="26"/>
          <w:lang w:val="en-US"/>
        </w:rPr>
        <w:t>Các yêu cầu về môi trường</w:t>
      </w:r>
      <w:bookmarkEnd w:id="365"/>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66" w:name="_Toc403367922"/>
      <w:r w:rsidRPr="00141D43">
        <w:rPr>
          <w:rFonts w:ascii="Times New Roman" w:hAnsi="Times New Roman" w:cs="Times New Roman"/>
          <w:b/>
          <w:sz w:val="26"/>
          <w:szCs w:val="26"/>
          <w:lang w:val="en-US"/>
        </w:rPr>
        <w:t>Phần cứng</w:t>
      </w:r>
      <w:bookmarkEnd w:id="366"/>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Màn hình</w:t>
      </w: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67" w:name="_Toc403367923"/>
      <w:r w:rsidRPr="00141D43">
        <w:rPr>
          <w:rFonts w:ascii="Times New Roman" w:hAnsi="Times New Roman" w:cs="Times New Roman"/>
          <w:b/>
          <w:sz w:val="26"/>
          <w:szCs w:val="26"/>
          <w:lang w:val="en-US"/>
        </w:rPr>
        <w:t>Phần mềm</w:t>
      </w:r>
      <w:bookmarkEnd w:id="367"/>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Trình duyệt: Chrome.</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68" w:name="_Toc403367924"/>
      <w:r w:rsidRPr="00141D43">
        <w:rPr>
          <w:rFonts w:ascii="Times New Roman" w:hAnsi="Times New Roman" w:cs="Times New Roman"/>
          <w:b/>
          <w:sz w:val="26"/>
          <w:szCs w:val="26"/>
          <w:lang w:val="en-US"/>
        </w:rPr>
        <w:t>Các yêu cầu thủ tục đặc biệt</w:t>
      </w:r>
      <w:bookmarkEnd w:id="368"/>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Đã đăng nhập với tài khoản người dùng quản trị.</w:t>
      </w: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69" w:name="_Toc403367925"/>
      <w:r w:rsidRPr="00141D43">
        <w:rPr>
          <w:rFonts w:ascii="Times New Roman" w:hAnsi="Times New Roman" w:cs="Times New Roman"/>
          <w:b/>
          <w:sz w:val="26"/>
          <w:szCs w:val="26"/>
          <w:lang w:val="en-US"/>
        </w:rPr>
        <w:lastRenderedPageBreak/>
        <w:t>Quan hệ phục thuộc giữa các trường hợp</w:t>
      </w:r>
      <w:bookmarkEnd w:id="369"/>
    </w:p>
    <w:p w:rsidR="00141D43" w:rsidRPr="00141D43" w:rsidRDefault="00141D43" w:rsidP="00141D43">
      <w:pPr>
        <w:rPr>
          <w:rFonts w:ascii="Times New Roman" w:hAnsi="Times New Roman" w:cs="Times New Roman"/>
          <w:sz w:val="26"/>
          <w:szCs w:val="26"/>
          <w:lang w:val="en-US"/>
        </w:rPr>
      </w:pPr>
    </w:p>
    <w:p w:rsidR="00141D43" w:rsidRPr="00141D43" w:rsidRDefault="00141D43" w:rsidP="00B54F81">
      <w:pPr>
        <w:pStyle w:val="ListParagraph"/>
        <w:numPr>
          <w:ilvl w:val="0"/>
          <w:numId w:val="35"/>
        </w:numPr>
        <w:outlineLvl w:val="1"/>
        <w:rPr>
          <w:rFonts w:ascii="Times New Roman" w:hAnsi="Times New Roman" w:cs="Times New Roman"/>
          <w:b/>
          <w:sz w:val="26"/>
          <w:szCs w:val="26"/>
          <w:lang w:val="en-US"/>
        </w:rPr>
      </w:pPr>
      <w:bookmarkStart w:id="370" w:name="_Toc403367926"/>
      <w:r w:rsidRPr="00141D43">
        <w:rPr>
          <w:rFonts w:ascii="Times New Roman" w:hAnsi="Times New Roman" w:cs="Times New Roman"/>
          <w:b/>
          <w:sz w:val="26"/>
          <w:szCs w:val="26"/>
          <w:lang w:val="en-US"/>
        </w:rPr>
        <w:t>Trường hợp kiểm thử 4: Thêm chủ đề</w:t>
      </w:r>
      <w:bookmarkEnd w:id="370"/>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71" w:name="_Toc403367927"/>
      <w:r w:rsidRPr="00141D43">
        <w:rPr>
          <w:rFonts w:ascii="Times New Roman" w:hAnsi="Times New Roman" w:cs="Times New Roman"/>
          <w:b/>
          <w:sz w:val="26"/>
          <w:szCs w:val="26"/>
          <w:lang w:val="en-US"/>
        </w:rPr>
        <w:t>Mục tiêu:</w:t>
      </w:r>
      <w:bookmarkEnd w:id="371"/>
    </w:p>
    <w:p w:rsidR="00141D43" w:rsidRPr="00141D43" w:rsidRDefault="00141D43" w:rsidP="00141D43">
      <w:pPr>
        <w:pStyle w:val="ListParagraph"/>
        <w:ind w:firstLine="720"/>
        <w:rPr>
          <w:rFonts w:ascii="Times New Roman" w:hAnsi="Times New Roman" w:cs="Times New Roman"/>
          <w:sz w:val="26"/>
          <w:szCs w:val="26"/>
          <w:lang w:val="en-US"/>
        </w:rPr>
      </w:pPr>
      <w:r w:rsidRPr="00141D43">
        <w:rPr>
          <w:rFonts w:ascii="Times New Roman" w:hAnsi="Times New Roman" w:cs="Times New Roman"/>
          <w:sz w:val="26"/>
          <w:szCs w:val="26"/>
          <w:lang w:val="en-US"/>
        </w:rPr>
        <w:t>Kiểm thử chức năng thêm chủ đề có hoạt động đúng đặc tả hay không.</w:t>
      </w: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72" w:name="_Toc403367928"/>
      <w:r w:rsidRPr="00141D43">
        <w:rPr>
          <w:rFonts w:ascii="Times New Roman" w:hAnsi="Times New Roman" w:cs="Times New Roman"/>
          <w:b/>
          <w:sz w:val="26"/>
          <w:szCs w:val="26"/>
          <w:lang w:val="en-US"/>
        </w:rPr>
        <w:t>Kết nhập:</w:t>
      </w:r>
      <w:bookmarkEnd w:id="372"/>
    </w:p>
    <w:tbl>
      <w:tblPr>
        <w:tblStyle w:val="TableGrid"/>
        <w:tblW w:w="6237" w:type="dxa"/>
        <w:jc w:val="center"/>
        <w:tblLayout w:type="fixed"/>
        <w:tblLook w:val="04A0" w:firstRow="1" w:lastRow="0" w:firstColumn="1" w:lastColumn="0" w:noHBand="0" w:noVBand="1"/>
      </w:tblPr>
      <w:tblGrid>
        <w:gridCol w:w="1652"/>
        <w:gridCol w:w="3273"/>
        <w:gridCol w:w="1312"/>
      </w:tblGrid>
      <w:tr w:rsidR="00141D43" w:rsidRPr="00141D43" w:rsidTr="000E37B9">
        <w:trPr>
          <w:jc w:val="center"/>
        </w:trPr>
        <w:tc>
          <w:tcPr>
            <w:tcW w:w="1652"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27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Tiêu đề</w:t>
            </w:r>
          </w:p>
        </w:tc>
        <w:tc>
          <w:tcPr>
            <w:tcW w:w="1312"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Nội dung</w:t>
            </w:r>
          </w:p>
        </w:tc>
      </w:tr>
      <w:tr w:rsidR="00141D43" w:rsidRPr="00141D43" w:rsidTr="000E37B9">
        <w:trPr>
          <w:jc w:val="center"/>
        </w:trPr>
        <w:tc>
          <w:tcPr>
            <w:tcW w:w="1652"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27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c>
          <w:tcPr>
            <w:tcW w:w="1312"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Null</w:t>
            </w:r>
          </w:p>
        </w:tc>
      </w:tr>
      <w:tr w:rsidR="00141D43" w:rsidRPr="00141D43" w:rsidTr="000E37B9">
        <w:trPr>
          <w:jc w:val="center"/>
        </w:trPr>
        <w:tc>
          <w:tcPr>
            <w:tcW w:w="1652"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27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Nhà trọ giá rẽ ở Cần Thơ</w:t>
            </w:r>
          </w:p>
        </w:tc>
        <w:tc>
          <w:tcPr>
            <w:tcW w:w="1312"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abcxyz</w:t>
            </w:r>
          </w:p>
        </w:tc>
      </w:tr>
    </w:tbl>
    <w:p w:rsidR="00141D43" w:rsidRPr="00141D43" w:rsidRDefault="00141D43" w:rsidP="00141D43">
      <w:pPr>
        <w:pStyle w:val="ListParagraph"/>
        <w:ind w:left="1440"/>
        <w:rPr>
          <w:rFonts w:ascii="Times New Roman" w:hAnsi="Times New Roman" w:cs="Times New Roman"/>
          <w:b/>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73" w:name="_Toc403367929"/>
      <w:r w:rsidRPr="00141D43">
        <w:rPr>
          <w:rFonts w:ascii="Times New Roman" w:hAnsi="Times New Roman" w:cs="Times New Roman"/>
          <w:b/>
          <w:sz w:val="26"/>
          <w:szCs w:val="26"/>
          <w:lang w:val="en-US"/>
        </w:rPr>
        <w:t>Kết xuất:</w:t>
      </w:r>
      <w:bookmarkEnd w:id="373"/>
    </w:p>
    <w:tbl>
      <w:tblPr>
        <w:tblStyle w:val="TableGrid"/>
        <w:tblW w:w="11477" w:type="dxa"/>
        <w:jc w:val="center"/>
        <w:tblLook w:val="04A0" w:firstRow="1" w:lastRow="0" w:firstColumn="1" w:lastColumn="0" w:noHBand="0" w:noVBand="1"/>
      </w:tblPr>
      <w:tblGrid>
        <w:gridCol w:w="1723"/>
        <w:gridCol w:w="3023"/>
        <w:gridCol w:w="6731"/>
      </w:tblGrid>
      <w:tr w:rsidR="00141D43" w:rsidRPr="00141D43" w:rsidTr="000E37B9">
        <w:trPr>
          <w:jc w:val="center"/>
        </w:trPr>
        <w:tc>
          <w:tcPr>
            <w:tcW w:w="172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Trường hợp</w:t>
            </w:r>
          </w:p>
        </w:tc>
        <w:tc>
          <w:tcPr>
            <w:tcW w:w="302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Kết quả mong đợi</w:t>
            </w:r>
          </w:p>
        </w:tc>
        <w:tc>
          <w:tcPr>
            <w:tcW w:w="6731"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Hành vi mong đợi</w:t>
            </w:r>
          </w:p>
        </w:tc>
      </w:tr>
      <w:tr w:rsidR="00141D43" w:rsidRPr="00141D43" w:rsidTr="000E37B9">
        <w:trPr>
          <w:jc w:val="center"/>
        </w:trPr>
        <w:tc>
          <w:tcPr>
            <w:tcW w:w="172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1</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Không thành công</w:t>
            </w:r>
          </w:p>
        </w:tc>
        <w:tc>
          <w:tcPr>
            <w:tcW w:w="6731"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Hiện thông báo yêu cầu người dùng nhập các trường bắt buộc</w:t>
            </w:r>
          </w:p>
        </w:tc>
      </w:tr>
      <w:tr w:rsidR="00141D43" w:rsidRPr="00141D43" w:rsidTr="000E37B9">
        <w:trPr>
          <w:jc w:val="center"/>
        </w:trPr>
        <w:tc>
          <w:tcPr>
            <w:tcW w:w="1723" w:type="dxa"/>
          </w:tcPr>
          <w:p w:rsidR="00141D43" w:rsidRPr="00141D43" w:rsidRDefault="00141D43" w:rsidP="000E37B9">
            <w:pPr>
              <w:pStyle w:val="ListParagraph"/>
              <w:ind w:left="0"/>
              <w:jc w:val="center"/>
              <w:rPr>
                <w:rFonts w:ascii="Times New Roman" w:hAnsi="Times New Roman" w:cs="Times New Roman"/>
                <w:sz w:val="26"/>
                <w:szCs w:val="26"/>
                <w:lang w:val="en-US"/>
              </w:rPr>
            </w:pPr>
            <w:r w:rsidRPr="00141D43">
              <w:rPr>
                <w:rFonts w:ascii="Times New Roman" w:hAnsi="Times New Roman" w:cs="Times New Roman"/>
                <w:sz w:val="26"/>
                <w:szCs w:val="26"/>
                <w:lang w:val="en-US"/>
              </w:rPr>
              <w:t>2</w:t>
            </w:r>
          </w:p>
        </w:tc>
        <w:tc>
          <w:tcPr>
            <w:tcW w:w="3023"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Thành công</w:t>
            </w:r>
          </w:p>
        </w:tc>
        <w:tc>
          <w:tcPr>
            <w:tcW w:w="6731" w:type="dxa"/>
          </w:tcPr>
          <w:p w:rsidR="00141D43" w:rsidRPr="00141D43" w:rsidRDefault="00141D43" w:rsidP="00ED6AD8">
            <w:pPr>
              <w:pStyle w:val="ListParagraph"/>
              <w:ind w:left="0"/>
              <w:rPr>
                <w:rFonts w:ascii="Times New Roman" w:hAnsi="Times New Roman" w:cs="Times New Roman"/>
                <w:sz w:val="26"/>
                <w:szCs w:val="26"/>
                <w:lang w:val="en-US"/>
              </w:rPr>
            </w:pPr>
            <w:r w:rsidRPr="00141D43">
              <w:rPr>
                <w:rFonts w:ascii="Times New Roman" w:hAnsi="Times New Roman" w:cs="Times New Roman"/>
                <w:sz w:val="26"/>
                <w:szCs w:val="26"/>
                <w:lang w:val="en-US"/>
              </w:rPr>
              <w:t>Hiển thị thông báo tạo chủ thành công</w:t>
            </w:r>
          </w:p>
        </w:tc>
      </w:tr>
    </w:tbl>
    <w:p w:rsidR="00141D43" w:rsidRPr="00141D43" w:rsidRDefault="00141D43" w:rsidP="00141D43">
      <w:pPr>
        <w:ind w:left="720" w:firstLine="720"/>
        <w:outlineLvl w:val="0"/>
        <w:rPr>
          <w:rFonts w:ascii="Times New Roman" w:hAnsi="Times New Roman" w:cs="Times New Roman"/>
          <w:b/>
          <w:sz w:val="26"/>
          <w:szCs w:val="26"/>
          <w:lang w:val="en-US"/>
        </w:rPr>
      </w:pPr>
    </w:p>
    <w:p w:rsidR="00141D43" w:rsidRPr="00141D43" w:rsidRDefault="00141D43" w:rsidP="00141D43">
      <w:pPr>
        <w:ind w:left="1440"/>
        <w:outlineLvl w:val="0"/>
        <w:rPr>
          <w:rFonts w:ascii="Times New Roman" w:hAnsi="Times New Roman" w:cs="Times New Roman"/>
          <w:b/>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74" w:name="_Toc403367930"/>
      <w:r w:rsidRPr="00141D43">
        <w:rPr>
          <w:rFonts w:ascii="Times New Roman" w:hAnsi="Times New Roman" w:cs="Times New Roman"/>
          <w:b/>
          <w:sz w:val="26"/>
          <w:szCs w:val="26"/>
          <w:lang w:val="en-US"/>
        </w:rPr>
        <w:t>Các yêu cầu về môi trường</w:t>
      </w:r>
      <w:bookmarkEnd w:id="374"/>
    </w:p>
    <w:p w:rsidR="00141D43" w:rsidRPr="00141D43" w:rsidRDefault="00141D43" w:rsidP="00141D43">
      <w:pPr>
        <w:pStyle w:val="ListParagraph"/>
        <w:rPr>
          <w:rFonts w:ascii="Times New Roman" w:hAnsi="Times New Roman" w:cs="Times New Roman"/>
          <w:b/>
          <w:sz w:val="26"/>
          <w:szCs w:val="26"/>
          <w:lang w:val="en-US"/>
        </w:rPr>
      </w:pP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75" w:name="_Toc403367931"/>
      <w:r w:rsidRPr="00141D43">
        <w:rPr>
          <w:rFonts w:ascii="Times New Roman" w:hAnsi="Times New Roman" w:cs="Times New Roman"/>
          <w:b/>
          <w:sz w:val="26"/>
          <w:szCs w:val="26"/>
          <w:lang w:val="en-US"/>
        </w:rPr>
        <w:t>Phần cứng</w:t>
      </w:r>
      <w:bookmarkEnd w:id="375"/>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Chuột</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Bàn phím</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Màn hình</w:t>
      </w:r>
    </w:p>
    <w:p w:rsidR="00141D43" w:rsidRPr="00141D43" w:rsidRDefault="00141D43" w:rsidP="00B54F81">
      <w:pPr>
        <w:pStyle w:val="ListParagraph"/>
        <w:numPr>
          <w:ilvl w:val="2"/>
          <w:numId w:val="35"/>
        </w:numPr>
        <w:outlineLvl w:val="3"/>
        <w:rPr>
          <w:rFonts w:ascii="Times New Roman" w:hAnsi="Times New Roman" w:cs="Times New Roman"/>
          <w:b/>
          <w:sz w:val="26"/>
          <w:szCs w:val="26"/>
          <w:lang w:val="en-US"/>
        </w:rPr>
      </w:pPr>
      <w:bookmarkStart w:id="376" w:name="_Toc403367932"/>
      <w:r w:rsidRPr="00141D43">
        <w:rPr>
          <w:rFonts w:ascii="Times New Roman" w:hAnsi="Times New Roman" w:cs="Times New Roman"/>
          <w:b/>
          <w:sz w:val="26"/>
          <w:szCs w:val="26"/>
          <w:lang w:val="en-US"/>
        </w:rPr>
        <w:t>Phần mềm</w:t>
      </w:r>
      <w:bookmarkEnd w:id="376"/>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Hệ điều hành: Windows 7 Ultimate</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Trình duyệt: Chrome.</w:t>
      </w:r>
    </w:p>
    <w:p w:rsidR="00141D43" w:rsidRPr="00141D43" w:rsidRDefault="00141D43" w:rsidP="00141D43">
      <w:pPr>
        <w:pStyle w:val="ListParagraph"/>
        <w:ind w:left="1800"/>
        <w:rPr>
          <w:rFonts w:ascii="Times New Roman" w:hAnsi="Times New Roman" w:cs="Times New Roman"/>
          <w:sz w:val="26"/>
          <w:szCs w:val="26"/>
          <w:lang w:val="en-US"/>
        </w:rPr>
      </w:pP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77" w:name="_Toc403367933"/>
      <w:r w:rsidRPr="00141D43">
        <w:rPr>
          <w:rFonts w:ascii="Times New Roman" w:hAnsi="Times New Roman" w:cs="Times New Roman"/>
          <w:b/>
          <w:sz w:val="26"/>
          <w:szCs w:val="26"/>
          <w:lang w:val="en-US"/>
        </w:rPr>
        <w:t>Các yêu cầu thủ tục đặc biệt</w:t>
      </w:r>
      <w:bookmarkEnd w:id="377"/>
    </w:p>
    <w:p w:rsidR="00141D43" w:rsidRPr="00141D43" w:rsidRDefault="00141D43" w:rsidP="00141D43">
      <w:pPr>
        <w:pStyle w:val="ListParagraph"/>
        <w:ind w:left="1440"/>
        <w:rPr>
          <w:rFonts w:ascii="Times New Roman" w:hAnsi="Times New Roman" w:cs="Times New Roman"/>
          <w:sz w:val="26"/>
          <w:szCs w:val="26"/>
          <w:lang w:val="en-US"/>
        </w:rPr>
      </w:pPr>
      <w:r w:rsidRPr="00141D43">
        <w:rPr>
          <w:rFonts w:ascii="Times New Roman" w:hAnsi="Times New Roman" w:cs="Times New Roman"/>
          <w:sz w:val="26"/>
          <w:szCs w:val="26"/>
          <w:lang w:val="en-US"/>
        </w:rPr>
        <w:t>Tiền điều kiện:</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Truy cập trang web</w:t>
      </w:r>
    </w:p>
    <w:p w:rsidR="00141D43" w:rsidRPr="00141D43" w:rsidRDefault="00141D43" w:rsidP="00141D43">
      <w:pPr>
        <w:pStyle w:val="ListParagraph"/>
        <w:numPr>
          <w:ilvl w:val="0"/>
          <w:numId w:val="38"/>
        </w:numPr>
        <w:rPr>
          <w:rFonts w:ascii="Times New Roman" w:hAnsi="Times New Roman" w:cs="Times New Roman"/>
          <w:sz w:val="26"/>
          <w:szCs w:val="26"/>
          <w:lang w:val="en-US"/>
        </w:rPr>
      </w:pPr>
      <w:r w:rsidRPr="00141D43">
        <w:rPr>
          <w:rFonts w:ascii="Times New Roman" w:hAnsi="Times New Roman" w:cs="Times New Roman"/>
          <w:sz w:val="26"/>
          <w:szCs w:val="26"/>
          <w:lang w:val="en-US"/>
        </w:rPr>
        <w:t>Đã đăng nhập với tài khoản người dùng quản trị hoặc chủ nhà trọ hoặc thành viên.</w:t>
      </w:r>
    </w:p>
    <w:p w:rsidR="00141D43" w:rsidRPr="00141D43" w:rsidRDefault="00141D43" w:rsidP="00B54F81">
      <w:pPr>
        <w:pStyle w:val="ListParagraph"/>
        <w:numPr>
          <w:ilvl w:val="1"/>
          <w:numId w:val="35"/>
        </w:numPr>
        <w:outlineLvl w:val="2"/>
        <w:rPr>
          <w:rFonts w:ascii="Times New Roman" w:hAnsi="Times New Roman" w:cs="Times New Roman"/>
          <w:b/>
          <w:sz w:val="26"/>
          <w:szCs w:val="26"/>
          <w:lang w:val="en-US"/>
        </w:rPr>
      </w:pPr>
      <w:bookmarkStart w:id="378" w:name="_Toc403367934"/>
      <w:r w:rsidRPr="00141D43">
        <w:rPr>
          <w:rFonts w:ascii="Times New Roman" w:hAnsi="Times New Roman" w:cs="Times New Roman"/>
          <w:b/>
          <w:sz w:val="26"/>
          <w:szCs w:val="26"/>
          <w:lang w:val="en-US"/>
        </w:rPr>
        <w:t>Quan hệ phục thuộc giữa các trường hợp</w:t>
      </w:r>
      <w:bookmarkEnd w:id="378"/>
    </w:p>
    <w:p w:rsidR="00141D43" w:rsidRDefault="00141D43" w:rsidP="00141D43">
      <w:pPr>
        <w:rPr>
          <w:rFonts w:ascii="Times New Roman" w:hAnsi="Times New Roman" w:cs="Times New Roman"/>
          <w:sz w:val="26"/>
          <w:szCs w:val="26"/>
          <w:lang w:val="en-US"/>
        </w:rPr>
      </w:pPr>
    </w:p>
    <w:p w:rsidR="004B231B" w:rsidRDefault="004B231B" w:rsidP="00141D43">
      <w:pPr>
        <w:rPr>
          <w:rFonts w:ascii="Times New Roman" w:hAnsi="Times New Roman" w:cs="Times New Roman"/>
          <w:sz w:val="26"/>
          <w:szCs w:val="26"/>
          <w:lang w:val="en-US"/>
        </w:rPr>
      </w:pPr>
    </w:p>
    <w:p w:rsidR="004B231B" w:rsidRDefault="004B231B" w:rsidP="00141D43">
      <w:pPr>
        <w:rPr>
          <w:rFonts w:ascii="Times New Roman" w:hAnsi="Times New Roman" w:cs="Times New Roman"/>
          <w:sz w:val="26"/>
          <w:szCs w:val="26"/>
          <w:lang w:val="en-US"/>
        </w:rPr>
      </w:pPr>
    </w:p>
    <w:p w:rsidR="004B231B" w:rsidRPr="0081690D" w:rsidRDefault="004B231B" w:rsidP="0081690D">
      <w:pPr>
        <w:pStyle w:val="Heading1"/>
        <w:jc w:val="right"/>
        <w:rPr>
          <w:rFonts w:ascii="Times New Roman" w:hAnsi="Times New Roman" w:cs="Times New Roman"/>
          <w:b/>
          <w:color w:val="auto"/>
          <w:sz w:val="44"/>
          <w:szCs w:val="44"/>
        </w:rPr>
      </w:pPr>
      <w:bookmarkStart w:id="379" w:name="_Toc403367935"/>
      <w:r w:rsidRPr="0081690D">
        <w:rPr>
          <w:rFonts w:ascii="Times New Roman" w:hAnsi="Times New Roman" w:cs="Times New Roman"/>
          <w:b/>
          <w:color w:val="auto"/>
          <w:sz w:val="44"/>
          <w:szCs w:val="44"/>
        </w:rPr>
        <w:lastRenderedPageBreak/>
        <w:t>Kế hoạ</w:t>
      </w:r>
      <w:r w:rsidR="0081690D" w:rsidRPr="0081690D">
        <w:rPr>
          <w:rFonts w:ascii="Times New Roman" w:hAnsi="Times New Roman" w:cs="Times New Roman"/>
          <w:b/>
          <w:color w:val="auto"/>
          <w:sz w:val="44"/>
          <w:szCs w:val="44"/>
        </w:rPr>
        <w:t>ch Đảm</w:t>
      </w:r>
      <w:r w:rsidRPr="0081690D">
        <w:rPr>
          <w:rFonts w:ascii="Times New Roman" w:hAnsi="Times New Roman" w:cs="Times New Roman"/>
          <w:b/>
          <w:color w:val="auto"/>
          <w:sz w:val="44"/>
          <w:szCs w:val="44"/>
        </w:rPr>
        <w:t xml:space="preserve"> bảo</w:t>
      </w:r>
      <w:r w:rsidR="0081690D" w:rsidRPr="0081690D">
        <w:rPr>
          <w:rFonts w:ascii="Times New Roman" w:hAnsi="Times New Roman" w:cs="Times New Roman"/>
          <w:b/>
          <w:color w:val="auto"/>
          <w:sz w:val="44"/>
          <w:szCs w:val="44"/>
          <w:lang w:val="en-US"/>
        </w:rPr>
        <w:t xml:space="preserve"> </w:t>
      </w:r>
      <w:r w:rsidR="0081690D" w:rsidRPr="0081690D">
        <w:rPr>
          <w:rFonts w:ascii="Times New Roman" w:hAnsi="Times New Roman" w:cs="Times New Roman"/>
          <w:b/>
          <w:color w:val="auto"/>
          <w:sz w:val="44"/>
          <w:szCs w:val="44"/>
        </w:rPr>
        <w:t>c</w:t>
      </w:r>
      <w:r w:rsidRPr="0081690D">
        <w:rPr>
          <w:rFonts w:ascii="Times New Roman" w:hAnsi="Times New Roman" w:cs="Times New Roman"/>
          <w:b/>
          <w:color w:val="auto"/>
          <w:sz w:val="44"/>
          <w:szCs w:val="44"/>
        </w:rPr>
        <w:t>hất lượng phần mềm</w:t>
      </w:r>
      <w:bookmarkEnd w:id="379"/>
    </w:p>
    <w:p w:rsidR="004B231B" w:rsidRPr="004B231B" w:rsidRDefault="004B231B" w:rsidP="004B231B">
      <w:pPr>
        <w:jc w:val="right"/>
        <w:rPr>
          <w:rFonts w:ascii="Times New Roman" w:hAnsi="Times New Roman" w:cs="Times New Roman"/>
          <w:b/>
          <w:sz w:val="44"/>
          <w:szCs w:val="44"/>
        </w:rPr>
      </w:pPr>
    </w:p>
    <w:p w:rsidR="004B231B" w:rsidRPr="0081690D" w:rsidRDefault="004B231B" w:rsidP="004B231B">
      <w:pPr>
        <w:jc w:val="right"/>
        <w:rPr>
          <w:rFonts w:ascii="Times New Roman" w:hAnsi="Times New Roman" w:cs="Times New Roman"/>
          <w:sz w:val="44"/>
          <w:szCs w:val="44"/>
        </w:rPr>
      </w:pPr>
      <w:r w:rsidRPr="0081690D">
        <w:rPr>
          <w:rFonts w:ascii="Times New Roman" w:hAnsi="Times New Roman" w:cs="Times New Roman"/>
          <w:sz w:val="44"/>
          <w:szCs w:val="44"/>
        </w:rPr>
        <w:t>Cho</w:t>
      </w:r>
    </w:p>
    <w:p w:rsidR="004B231B" w:rsidRPr="004B231B" w:rsidRDefault="004B231B" w:rsidP="004B231B">
      <w:pPr>
        <w:jc w:val="right"/>
        <w:rPr>
          <w:rFonts w:ascii="Times New Roman" w:hAnsi="Times New Roman" w:cs="Times New Roman"/>
          <w:b/>
          <w:sz w:val="44"/>
          <w:szCs w:val="44"/>
        </w:rPr>
      </w:pPr>
    </w:p>
    <w:p w:rsidR="004B231B" w:rsidRPr="004B231B" w:rsidRDefault="004B231B" w:rsidP="004B231B">
      <w:pPr>
        <w:jc w:val="right"/>
        <w:rPr>
          <w:rFonts w:ascii="Times New Roman" w:hAnsi="Times New Roman" w:cs="Times New Roman"/>
          <w:b/>
          <w:sz w:val="44"/>
          <w:szCs w:val="44"/>
        </w:rPr>
      </w:pPr>
      <w:r w:rsidRPr="004B231B">
        <w:rPr>
          <w:rFonts w:ascii="Times New Roman" w:hAnsi="Times New Roman" w:cs="Times New Roman"/>
          <w:b/>
          <w:sz w:val="44"/>
          <w:szCs w:val="44"/>
        </w:rPr>
        <w:t>Website quản lý thông tin nhà trọ</w:t>
      </w:r>
    </w:p>
    <w:p w:rsidR="004B231B" w:rsidRPr="004B231B" w:rsidRDefault="004B231B" w:rsidP="004B231B">
      <w:pPr>
        <w:jc w:val="right"/>
        <w:rPr>
          <w:rFonts w:ascii="Times New Roman" w:hAnsi="Times New Roman" w:cs="Times New Roman"/>
          <w:b/>
          <w:sz w:val="44"/>
          <w:szCs w:val="44"/>
        </w:rPr>
      </w:pPr>
    </w:p>
    <w:p w:rsidR="004B231B" w:rsidRDefault="004B231B" w:rsidP="004B231B">
      <w:pPr>
        <w:jc w:val="right"/>
        <w:rPr>
          <w:rFonts w:ascii="Times New Roman" w:hAnsi="Times New Roman" w:cs="Times New Roman"/>
          <w:b/>
          <w:sz w:val="26"/>
          <w:szCs w:val="26"/>
        </w:rPr>
      </w:pPr>
    </w:p>
    <w:p w:rsidR="004B231B" w:rsidRDefault="004B231B" w:rsidP="004B231B">
      <w:pPr>
        <w:jc w:val="right"/>
        <w:rPr>
          <w:rFonts w:ascii="Times New Roman" w:hAnsi="Times New Roman" w:cs="Times New Roman"/>
          <w:b/>
          <w:sz w:val="26"/>
          <w:szCs w:val="26"/>
        </w:rPr>
      </w:pPr>
    </w:p>
    <w:p w:rsidR="004B231B" w:rsidRDefault="004B231B" w:rsidP="004B231B">
      <w:pPr>
        <w:jc w:val="right"/>
        <w:rPr>
          <w:rFonts w:ascii="Times New Roman" w:hAnsi="Times New Roman" w:cs="Times New Roman"/>
          <w:b/>
          <w:sz w:val="26"/>
          <w:szCs w:val="26"/>
        </w:rPr>
      </w:pPr>
    </w:p>
    <w:p w:rsidR="004B231B" w:rsidRPr="004B231B" w:rsidRDefault="004B231B" w:rsidP="004B231B">
      <w:pPr>
        <w:jc w:val="right"/>
        <w:rPr>
          <w:rFonts w:ascii="Times New Roman" w:hAnsi="Times New Roman" w:cs="Times New Roman"/>
          <w:b/>
          <w:sz w:val="26"/>
          <w:szCs w:val="26"/>
        </w:rPr>
      </w:pPr>
      <w:r w:rsidRPr="004B231B">
        <w:rPr>
          <w:rFonts w:ascii="Times New Roman" w:hAnsi="Times New Roman" w:cs="Times New Roman"/>
          <w:b/>
          <w:sz w:val="26"/>
          <w:szCs w:val="26"/>
        </w:rPr>
        <w:t>Phiên bản 1.0 được phê chuẩn</w:t>
      </w:r>
    </w:p>
    <w:p w:rsidR="004B231B" w:rsidRDefault="004B231B" w:rsidP="004B231B">
      <w:pPr>
        <w:jc w:val="both"/>
        <w:rPr>
          <w:rFonts w:ascii="Times New Roman" w:hAnsi="Times New Roman" w:cs="Times New Roman"/>
          <w:sz w:val="26"/>
          <w:szCs w:val="26"/>
        </w:rPr>
      </w:pPr>
    </w:p>
    <w:p w:rsidR="004B231B" w:rsidRDefault="004B231B" w:rsidP="004B231B">
      <w:pPr>
        <w:jc w:val="both"/>
        <w:rPr>
          <w:rFonts w:ascii="Times New Roman" w:hAnsi="Times New Roman" w:cs="Times New Roman"/>
          <w:sz w:val="26"/>
          <w:szCs w:val="26"/>
        </w:rPr>
      </w:pPr>
    </w:p>
    <w:p w:rsidR="004B231B" w:rsidRDefault="004B231B" w:rsidP="004B231B">
      <w:pPr>
        <w:jc w:val="both"/>
        <w:rPr>
          <w:rFonts w:ascii="Times New Roman" w:hAnsi="Times New Roman" w:cs="Times New Roman"/>
          <w:sz w:val="26"/>
          <w:szCs w:val="26"/>
        </w:rPr>
      </w:pPr>
    </w:p>
    <w:p w:rsidR="004B231B" w:rsidRPr="004B231B" w:rsidRDefault="004B231B" w:rsidP="004B231B">
      <w:pPr>
        <w:jc w:val="both"/>
        <w:rPr>
          <w:rFonts w:ascii="Times New Roman" w:hAnsi="Times New Roman" w:cs="Times New Roman"/>
          <w:sz w:val="26"/>
          <w:szCs w:val="26"/>
          <w:lang w:val="en-US"/>
        </w:rPr>
      </w:pPr>
    </w:p>
    <w:p w:rsidR="004B231B" w:rsidRDefault="004B231B" w:rsidP="004B231B">
      <w:pPr>
        <w:jc w:val="both"/>
        <w:rPr>
          <w:rFonts w:ascii="Times New Roman" w:hAnsi="Times New Roman" w:cs="Times New Roman"/>
          <w:sz w:val="26"/>
          <w:szCs w:val="26"/>
        </w:rPr>
      </w:pPr>
    </w:p>
    <w:p w:rsidR="004B231B" w:rsidRDefault="004B231B" w:rsidP="004B231B">
      <w:pPr>
        <w:jc w:val="both"/>
        <w:rPr>
          <w:rFonts w:ascii="Times New Roman" w:hAnsi="Times New Roman" w:cs="Times New Roman"/>
          <w:sz w:val="26"/>
          <w:szCs w:val="26"/>
        </w:rPr>
      </w:pPr>
    </w:p>
    <w:p w:rsidR="004B231B" w:rsidRDefault="004B231B" w:rsidP="004B231B">
      <w:pPr>
        <w:ind w:left="5040" w:firstLine="720"/>
        <w:jc w:val="both"/>
        <w:rPr>
          <w:rFonts w:ascii="Times New Roman" w:hAnsi="Times New Roman" w:cs="Times New Roman"/>
          <w:i/>
          <w:sz w:val="26"/>
          <w:szCs w:val="26"/>
        </w:rPr>
      </w:pPr>
    </w:p>
    <w:p w:rsidR="004B231B" w:rsidRDefault="004B231B" w:rsidP="004B231B">
      <w:pPr>
        <w:ind w:left="5040" w:firstLine="720"/>
        <w:jc w:val="both"/>
        <w:rPr>
          <w:rFonts w:ascii="Times New Roman" w:hAnsi="Times New Roman" w:cs="Times New Roman"/>
          <w:i/>
          <w:sz w:val="26"/>
          <w:szCs w:val="26"/>
        </w:rPr>
      </w:pPr>
    </w:p>
    <w:p w:rsidR="004B231B" w:rsidRDefault="004B231B" w:rsidP="004B231B">
      <w:pPr>
        <w:ind w:left="5040" w:firstLine="720"/>
        <w:jc w:val="both"/>
        <w:rPr>
          <w:rFonts w:ascii="Times New Roman" w:hAnsi="Times New Roman" w:cs="Times New Roman"/>
          <w:i/>
          <w:sz w:val="26"/>
          <w:szCs w:val="26"/>
        </w:rPr>
      </w:pPr>
    </w:p>
    <w:p w:rsidR="004B231B" w:rsidRDefault="004B231B" w:rsidP="004B231B">
      <w:pPr>
        <w:ind w:left="5040" w:firstLine="720"/>
        <w:jc w:val="both"/>
        <w:rPr>
          <w:rFonts w:ascii="Times New Roman" w:hAnsi="Times New Roman" w:cs="Times New Roman"/>
          <w:i/>
          <w:sz w:val="26"/>
          <w:szCs w:val="26"/>
        </w:rPr>
      </w:pPr>
    </w:p>
    <w:p w:rsidR="004B231B" w:rsidRDefault="004B231B" w:rsidP="004B231B">
      <w:pPr>
        <w:ind w:left="5040" w:firstLine="720"/>
        <w:jc w:val="both"/>
        <w:rPr>
          <w:rFonts w:ascii="Times New Roman" w:hAnsi="Times New Roman" w:cs="Times New Roman"/>
          <w:i/>
          <w:sz w:val="26"/>
          <w:szCs w:val="26"/>
        </w:rPr>
      </w:pPr>
    </w:p>
    <w:p w:rsidR="00A335AD" w:rsidRDefault="00A335AD" w:rsidP="004B231B">
      <w:pPr>
        <w:ind w:left="5040" w:firstLine="720"/>
        <w:jc w:val="both"/>
        <w:rPr>
          <w:rFonts w:ascii="Times New Roman" w:hAnsi="Times New Roman" w:cs="Times New Roman"/>
          <w:i/>
          <w:sz w:val="26"/>
          <w:szCs w:val="26"/>
        </w:rPr>
      </w:pPr>
    </w:p>
    <w:p w:rsidR="00A335AD" w:rsidRDefault="00A335AD" w:rsidP="004B231B">
      <w:pPr>
        <w:ind w:left="5040" w:firstLine="720"/>
        <w:jc w:val="both"/>
        <w:rPr>
          <w:rFonts w:ascii="Times New Roman" w:hAnsi="Times New Roman" w:cs="Times New Roman"/>
          <w:i/>
          <w:sz w:val="26"/>
          <w:szCs w:val="26"/>
        </w:rPr>
      </w:pPr>
    </w:p>
    <w:p w:rsidR="004B231B" w:rsidRPr="004B231B" w:rsidRDefault="004B231B" w:rsidP="004B231B">
      <w:pPr>
        <w:ind w:left="5040" w:firstLine="720"/>
        <w:jc w:val="both"/>
        <w:rPr>
          <w:rFonts w:ascii="Times New Roman" w:hAnsi="Times New Roman" w:cs="Times New Roman"/>
          <w:i/>
          <w:sz w:val="26"/>
          <w:szCs w:val="26"/>
        </w:rPr>
      </w:pPr>
      <w:r w:rsidRPr="004B231B">
        <w:rPr>
          <w:rFonts w:ascii="Times New Roman" w:hAnsi="Times New Roman" w:cs="Times New Roman"/>
          <w:i/>
          <w:sz w:val="26"/>
          <w:szCs w:val="26"/>
        </w:rPr>
        <w:t>Ngày tạo kế hoạch</w:t>
      </w:r>
      <w:r w:rsidRPr="004B231B">
        <w:rPr>
          <w:rFonts w:ascii="Times New Roman" w:hAnsi="Times New Roman" w:cs="Times New Roman"/>
          <w:i/>
          <w:sz w:val="26"/>
          <w:szCs w:val="26"/>
          <w:lang w:val="en-US"/>
        </w:rPr>
        <w:t xml:space="preserve"> </w:t>
      </w:r>
      <w:r w:rsidRPr="004B231B">
        <w:rPr>
          <w:rFonts w:ascii="Times New Roman" w:hAnsi="Times New Roman" w:cs="Times New Roman"/>
          <w:i/>
          <w:sz w:val="26"/>
          <w:szCs w:val="26"/>
        </w:rPr>
        <w:t>7/11/2014</w:t>
      </w:r>
    </w:p>
    <w:p w:rsidR="002D450F" w:rsidRDefault="004B231B" w:rsidP="00B54F81">
      <w:pPr>
        <w:pStyle w:val="ListParagraph"/>
        <w:numPr>
          <w:ilvl w:val="0"/>
          <w:numId w:val="73"/>
        </w:numPr>
        <w:jc w:val="both"/>
        <w:outlineLvl w:val="1"/>
        <w:rPr>
          <w:rFonts w:ascii="Times New Roman" w:hAnsi="Times New Roman" w:cs="Times New Roman"/>
          <w:b/>
          <w:sz w:val="26"/>
          <w:szCs w:val="26"/>
        </w:rPr>
      </w:pPr>
      <w:bookmarkStart w:id="380" w:name="_Toc403367936"/>
      <w:r w:rsidRPr="00721F56">
        <w:rPr>
          <w:rFonts w:ascii="Times New Roman" w:hAnsi="Times New Roman" w:cs="Times New Roman"/>
          <w:b/>
          <w:sz w:val="26"/>
          <w:szCs w:val="26"/>
        </w:rPr>
        <w:lastRenderedPageBreak/>
        <w:t>Mục đích</w:t>
      </w:r>
      <w:bookmarkEnd w:id="380"/>
    </w:p>
    <w:p w:rsidR="004B231B" w:rsidRPr="002D450F" w:rsidRDefault="004B231B" w:rsidP="002D450F">
      <w:pPr>
        <w:ind w:left="360" w:firstLine="360"/>
        <w:jc w:val="both"/>
        <w:rPr>
          <w:rFonts w:ascii="Times New Roman" w:hAnsi="Times New Roman" w:cs="Times New Roman"/>
          <w:b/>
          <w:sz w:val="26"/>
          <w:szCs w:val="26"/>
        </w:rPr>
      </w:pPr>
      <w:r w:rsidRPr="002D450F">
        <w:rPr>
          <w:rFonts w:ascii="Times New Roman" w:hAnsi="Times New Roman" w:cs="Times New Roman"/>
          <w:sz w:val="26"/>
          <w:szCs w:val="26"/>
        </w:rPr>
        <w:t>Nhằm không ngừng nâng cao chất lượng sản phẩm Website quản lý thông tin phòng trọ sau khi phát hành</w:t>
      </w:r>
    </w:p>
    <w:p w:rsidR="004B231B" w:rsidRPr="00721F56" w:rsidRDefault="004B231B" w:rsidP="00B54F81">
      <w:pPr>
        <w:pStyle w:val="ListParagraph"/>
        <w:numPr>
          <w:ilvl w:val="0"/>
          <w:numId w:val="73"/>
        </w:numPr>
        <w:jc w:val="both"/>
        <w:outlineLvl w:val="1"/>
        <w:rPr>
          <w:rFonts w:ascii="Times New Roman" w:hAnsi="Times New Roman" w:cs="Times New Roman"/>
          <w:b/>
          <w:sz w:val="26"/>
          <w:szCs w:val="26"/>
        </w:rPr>
      </w:pPr>
      <w:bookmarkStart w:id="381" w:name="_Toc403367937"/>
      <w:r w:rsidRPr="00721F56">
        <w:rPr>
          <w:rFonts w:ascii="Times New Roman" w:hAnsi="Times New Roman" w:cs="Times New Roman"/>
          <w:b/>
          <w:sz w:val="26"/>
          <w:szCs w:val="26"/>
        </w:rPr>
        <w:t>Bảng chú giải thuật ngữ</w:t>
      </w:r>
      <w:bookmarkEnd w:id="381"/>
    </w:p>
    <w:p w:rsidR="004B231B" w:rsidRPr="00721F56" w:rsidRDefault="004B231B" w:rsidP="004B231B">
      <w:pPr>
        <w:pStyle w:val="ListParagraph"/>
        <w:jc w:val="both"/>
        <w:rPr>
          <w:rFonts w:ascii="Times New Roman" w:hAnsi="Times New Roman" w:cs="Times New Roman"/>
          <w:b/>
          <w:sz w:val="26"/>
          <w:szCs w:val="26"/>
        </w:rPr>
      </w:pPr>
    </w:p>
    <w:p w:rsidR="004B231B" w:rsidRPr="00721F56" w:rsidRDefault="004B231B" w:rsidP="00B54F81">
      <w:pPr>
        <w:pStyle w:val="ListParagraph"/>
        <w:numPr>
          <w:ilvl w:val="0"/>
          <w:numId w:val="73"/>
        </w:numPr>
        <w:jc w:val="both"/>
        <w:outlineLvl w:val="1"/>
        <w:rPr>
          <w:rFonts w:ascii="Times New Roman" w:hAnsi="Times New Roman" w:cs="Times New Roman"/>
          <w:b/>
          <w:sz w:val="26"/>
          <w:szCs w:val="26"/>
        </w:rPr>
      </w:pPr>
      <w:bookmarkStart w:id="382" w:name="_Toc403367938"/>
      <w:r w:rsidRPr="00721F56">
        <w:rPr>
          <w:rFonts w:ascii="Times New Roman" w:hAnsi="Times New Roman" w:cs="Times New Roman"/>
          <w:b/>
          <w:sz w:val="26"/>
          <w:szCs w:val="26"/>
        </w:rPr>
        <w:t>Tài liệu tham khảo</w:t>
      </w:r>
      <w:bookmarkEnd w:id="382"/>
    </w:p>
    <w:p w:rsidR="004B231B" w:rsidRPr="00721F56" w:rsidRDefault="004B231B" w:rsidP="004B231B">
      <w:pPr>
        <w:pStyle w:val="ListParagraph"/>
        <w:jc w:val="both"/>
        <w:rPr>
          <w:rFonts w:ascii="Times New Roman" w:hAnsi="Times New Roman" w:cs="Times New Roman"/>
          <w:sz w:val="26"/>
          <w:szCs w:val="26"/>
        </w:rPr>
      </w:pPr>
    </w:p>
    <w:p w:rsidR="002D450F" w:rsidRDefault="004B231B" w:rsidP="002D450F">
      <w:pPr>
        <w:ind w:firstLine="720"/>
        <w:jc w:val="both"/>
        <w:rPr>
          <w:rFonts w:ascii="Times New Roman" w:hAnsi="Times New Roman" w:cs="Times New Roman"/>
          <w:sz w:val="26"/>
          <w:szCs w:val="26"/>
        </w:rPr>
      </w:pPr>
      <w:r w:rsidRPr="002D450F">
        <w:rPr>
          <w:rFonts w:ascii="Times New Roman" w:hAnsi="Times New Roman" w:cs="Times New Roman"/>
          <w:sz w:val="26"/>
          <w:szCs w:val="26"/>
        </w:rPr>
        <w:t>Tài liệu đặc tả yêu cầu phần mềm Website quản lý thông tin nhà trọ - Phiên bản 1.0 – Ngày 5/9/2014 – Nhóm 2.</w:t>
      </w:r>
    </w:p>
    <w:p w:rsidR="004B231B" w:rsidRPr="002D450F" w:rsidRDefault="004B231B" w:rsidP="002D450F">
      <w:pPr>
        <w:ind w:firstLine="720"/>
        <w:jc w:val="both"/>
        <w:rPr>
          <w:rFonts w:ascii="Times New Roman" w:hAnsi="Times New Roman" w:cs="Times New Roman"/>
          <w:sz w:val="26"/>
          <w:szCs w:val="26"/>
        </w:rPr>
      </w:pPr>
      <w:r w:rsidRPr="002D450F">
        <w:rPr>
          <w:rFonts w:ascii="Times New Roman" w:hAnsi="Times New Roman" w:cs="Times New Roman"/>
          <w:sz w:val="26"/>
          <w:szCs w:val="26"/>
        </w:rPr>
        <w:t>Tài liệu thiết kế phần mềm Website quản lý thông tin nhà trọ - Phiên bản 1.3 – Ngày 17/09/2014 – Nhóm 2.</w:t>
      </w:r>
    </w:p>
    <w:p w:rsidR="004B231B" w:rsidRPr="00721F56" w:rsidRDefault="004B231B" w:rsidP="004B231B">
      <w:pPr>
        <w:pStyle w:val="ListParagraph"/>
        <w:jc w:val="both"/>
        <w:rPr>
          <w:rFonts w:ascii="Times New Roman" w:hAnsi="Times New Roman" w:cs="Times New Roman"/>
          <w:sz w:val="26"/>
          <w:szCs w:val="26"/>
        </w:rPr>
      </w:pPr>
    </w:p>
    <w:p w:rsidR="004B231B" w:rsidRPr="00E95FBD" w:rsidRDefault="004B231B" w:rsidP="00B54F81">
      <w:pPr>
        <w:pStyle w:val="ListParagraph"/>
        <w:numPr>
          <w:ilvl w:val="0"/>
          <w:numId w:val="73"/>
        </w:numPr>
        <w:jc w:val="both"/>
        <w:outlineLvl w:val="1"/>
        <w:rPr>
          <w:rFonts w:ascii="Times New Roman" w:hAnsi="Times New Roman" w:cs="Times New Roman"/>
          <w:b/>
          <w:sz w:val="26"/>
          <w:szCs w:val="26"/>
        </w:rPr>
      </w:pPr>
      <w:bookmarkStart w:id="383" w:name="_Toc403367939"/>
      <w:r w:rsidRPr="00E95FBD">
        <w:rPr>
          <w:rFonts w:ascii="Times New Roman" w:hAnsi="Times New Roman" w:cs="Times New Roman"/>
          <w:b/>
          <w:sz w:val="26"/>
          <w:szCs w:val="26"/>
        </w:rPr>
        <w:t>Quản lý</w:t>
      </w:r>
      <w:bookmarkEnd w:id="383"/>
    </w:p>
    <w:p w:rsidR="004B231B" w:rsidRPr="00E95FBD" w:rsidRDefault="004B231B" w:rsidP="00B54F81">
      <w:pPr>
        <w:pStyle w:val="ListParagraph"/>
        <w:numPr>
          <w:ilvl w:val="1"/>
          <w:numId w:val="73"/>
        </w:numPr>
        <w:ind w:left="1440"/>
        <w:outlineLvl w:val="2"/>
        <w:rPr>
          <w:rFonts w:ascii="Times New Roman" w:hAnsi="Times New Roman" w:cs="Times New Roman"/>
          <w:b/>
          <w:sz w:val="26"/>
          <w:szCs w:val="26"/>
        </w:rPr>
      </w:pPr>
      <w:bookmarkStart w:id="384" w:name="_Toc403367940"/>
      <w:r w:rsidRPr="00E95FBD">
        <w:rPr>
          <w:rFonts w:ascii="Times New Roman" w:hAnsi="Times New Roman" w:cs="Times New Roman"/>
          <w:b/>
          <w:sz w:val="26"/>
          <w:szCs w:val="26"/>
        </w:rPr>
        <w:t>Tổ chức</w:t>
      </w:r>
      <w:bookmarkEnd w:id="384"/>
    </w:p>
    <w:p w:rsidR="004B231B" w:rsidRPr="00E95FBD" w:rsidRDefault="004B231B" w:rsidP="002D450F">
      <w:pPr>
        <w:ind w:left="720" w:firstLine="720"/>
        <w:rPr>
          <w:rFonts w:ascii="Times New Roman" w:hAnsi="Times New Roman" w:cs="Times New Roman"/>
          <w:sz w:val="26"/>
          <w:szCs w:val="26"/>
        </w:rPr>
      </w:pPr>
      <w:r w:rsidRPr="00E95FBD">
        <w:rPr>
          <w:rFonts w:ascii="Times New Roman" w:hAnsi="Times New Roman" w:cs="Times New Roman"/>
          <w:sz w:val="26"/>
          <w:szCs w:val="26"/>
        </w:rPr>
        <w:t>Nhóm đảm bảo chất lượng</w:t>
      </w:r>
    </w:p>
    <w:p w:rsidR="004B231B" w:rsidRPr="00E95FBD" w:rsidRDefault="004B231B" w:rsidP="002D450F">
      <w:pPr>
        <w:ind w:left="720" w:firstLine="720"/>
        <w:rPr>
          <w:rFonts w:ascii="Times New Roman" w:hAnsi="Times New Roman" w:cs="Times New Roman"/>
          <w:sz w:val="26"/>
          <w:szCs w:val="26"/>
        </w:rPr>
      </w:pPr>
      <w:r w:rsidRPr="00E95FBD">
        <w:rPr>
          <w:rFonts w:ascii="Times New Roman" w:hAnsi="Times New Roman" w:cs="Times New Roman"/>
          <w:sz w:val="26"/>
          <w:szCs w:val="26"/>
        </w:rPr>
        <w:t>Nhóm phát triển</w:t>
      </w:r>
    </w:p>
    <w:p w:rsidR="004B231B" w:rsidRPr="00E95FBD" w:rsidRDefault="004B231B" w:rsidP="00B54F81">
      <w:pPr>
        <w:pStyle w:val="ListParagraph"/>
        <w:numPr>
          <w:ilvl w:val="1"/>
          <w:numId w:val="73"/>
        </w:numPr>
        <w:ind w:left="1440"/>
        <w:outlineLvl w:val="2"/>
        <w:rPr>
          <w:rFonts w:ascii="Times New Roman" w:hAnsi="Times New Roman" w:cs="Times New Roman"/>
          <w:b/>
          <w:sz w:val="26"/>
          <w:szCs w:val="26"/>
        </w:rPr>
      </w:pPr>
      <w:bookmarkStart w:id="385" w:name="_Toc403367941"/>
      <w:r w:rsidRPr="00E95FBD">
        <w:rPr>
          <w:rFonts w:ascii="Times New Roman" w:hAnsi="Times New Roman" w:cs="Times New Roman"/>
          <w:b/>
          <w:sz w:val="26"/>
          <w:szCs w:val="26"/>
        </w:rPr>
        <w:t>Công việc</w:t>
      </w:r>
      <w:bookmarkEnd w:id="385"/>
    </w:p>
    <w:p w:rsidR="004B231B" w:rsidRPr="00E95FBD" w:rsidRDefault="004B231B" w:rsidP="002D450F">
      <w:pPr>
        <w:ind w:left="720" w:firstLine="720"/>
        <w:rPr>
          <w:rFonts w:ascii="Times New Roman" w:hAnsi="Times New Roman" w:cs="Times New Roman"/>
          <w:sz w:val="26"/>
          <w:szCs w:val="26"/>
        </w:rPr>
      </w:pPr>
      <w:r w:rsidRPr="00E95FBD">
        <w:rPr>
          <w:rFonts w:ascii="Times New Roman" w:hAnsi="Times New Roman" w:cs="Times New Roman"/>
          <w:sz w:val="26"/>
          <w:szCs w:val="26"/>
        </w:rPr>
        <w:t>Kế hoạch đảm bảo chất lượng kiểm soát các quá trình trong chu kỳ sống bao gồm: phân tích, thiết kế, cài đặt, kiểm thử</w:t>
      </w:r>
    </w:p>
    <w:p w:rsidR="004B231B" w:rsidRPr="00E95FBD" w:rsidRDefault="004B231B" w:rsidP="002D450F">
      <w:pPr>
        <w:ind w:left="720" w:firstLine="720"/>
        <w:rPr>
          <w:rFonts w:ascii="Times New Roman" w:hAnsi="Times New Roman" w:cs="Times New Roman"/>
          <w:sz w:val="26"/>
          <w:szCs w:val="26"/>
        </w:rPr>
      </w:pPr>
      <w:r w:rsidRPr="00E95FBD">
        <w:rPr>
          <w:rFonts w:ascii="Times New Roman" w:hAnsi="Times New Roman" w:cs="Times New Roman"/>
          <w:sz w:val="26"/>
          <w:szCs w:val="26"/>
        </w:rPr>
        <w:t>Kế hoạch đảm bảo nhằm đưa ra các quy tắc trong quá trình phát triển giúp đảm bảo chất lượng cho dự án, tránh sai sót và dễ dàng sửa chữa nếu có lỗi xảy ra</w:t>
      </w:r>
    </w:p>
    <w:p w:rsidR="004B231B" w:rsidRPr="00E95FBD" w:rsidRDefault="004B231B" w:rsidP="004B231B">
      <w:pPr>
        <w:pStyle w:val="ListParagraph"/>
        <w:ind w:left="1440"/>
        <w:rPr>
          <w:rFonts w:ascii="Times New Roman" w:hAnsi="Times New Roman" w:cs="Times New Roman"/>
          <w:b/>
          <w:sz w:val="26"/>
          <w:szCs w:val="26"/>
        </w:rPr>
      </w:pPr>
    </w:p>
    <w:p w:rsidR="004B231B" w:rsidRPr="00E95FBD" w:rsidRDefault="004B231B" w:rsidP="004B231B">
      <w:pPr>
        <w:pStyle w:val="ListParagraph"/>
        <w:ind w:left="1080"/>
        <w:rPr>
          <w:rFonts w:ascii="Times New Roman" w:hAnsi="Times New Roman" w:cs="Times New Roman"/>
          <w:b/>
          <w:sz w:val="26"/>
          <w:szCs w:val="26"/>
        </w:rPr>
      </w:pPr>
      <w:r w:rsidRPr="00E95FBD">
        <w:rPr>
          <w:rFonts w:ascii="Times New Roman" w:hAnsi="Times New Roman" w:cs="Times New Roman"/>
          <w:sz w:val="26"/>
          <w:szCs w:val="26"/>
        </w:rPr>
        <w:t xml:space="preserve"> </w:t>
      </w:r>
    </w:p>
    <w:p w:rsidR="004B231B" w:rsidRPr="00E95FBD" w:rsidRDefault="004B231B" w:rsidP="00B54F81">
      <w:pPr>
        <w:pStyle w:val="ListParagraph"/>
        <w:numPr>
          <w:ilvl w:val="1"/>
          <w:numId w:val="73"/>
        </w:numPr>
        <w:ind w:left="1440"/>
        <w:outlineLvl w:val="2"/>
        <w:rPr>
          <w:rFonts w:ascii="Times New Roman" w:hAnsi="Times New Roman" w:cs="Times New Roman"/>
          <w:b/>
          <w:sz w:val="26"/>
          <w:szCs w:val="26"/>
        </w:rPr>
      </w:pPr>
      <w:bookmarkStart w:id="386" w:name="_Toc403367942"/>
      <w:r w:rsidRPr="00E95FBD">
        <w:rPr>
          <w:rFonts w:ascii="Times New Roman" w:hAnsi="Times New Roman" w:cs="Times New Roman"/>
          <w:b/>
          <w:sz w:val="26"/>
          <w:szCs w:val="26"/>
        </w:rPr>
        <w:t>Vai trò và trách nhiệm</w:t>
      </w:r>
      <w:bookmarkEnd w:id="386"/>
    </w:p>
    <w:p w:rsidR="004B231B" w:rsidRPr="00E95FBD" w:rsidRDefault="004B231B" w:rsidP="002D450F">
      <w:pPr>
        <w:ind w:left="1080" w:firstLine="360"/>
        <w:rPr>
          <w:rFonts w:ascii="Times New Roman" w:hAnsi="Times New Roman" w:cs="Times New Roman"/>
          <w:sz w:val="26"/>
          <w:szCs w:val="26"/>
        </w:rPr>
      </w:pPr>
      <w:r w:rsidRPr="00E95FBD">
        <w:rPr>
          <w:rFonts w:ascii="Times New Roman" w:hAnsi="Times New Roman" w:cs="Times New Roman"/>
          <w:sz w:val="26"/>
          <w:szCs w:val="26"/>
        </w:rPr>
        <w:t>Nhóm đảm bảo chất lượng: tạo và thực hiện đảm bảo đảm chất lượng phần mềm trong dự án</w:t>
      </w:r>
    </w:p>
    <w:p w:rsidR="004B231B" w:rsidRPr="00E95FBD" w:rsidRDefault="004B231B" w:rsidP="002D450F">
      <w:pPr>
        <w:ind w:left="720" w:firstLine="720"/>
        <w:rPr>
          <w:rFonts w:ascii="Times New Roman" w:hAnsi="Times New Roman" w:cs="Times New Roman"/>
          <w:sz w:val="26"/>
          <w:szCs w:val="26"/>
        </w:rPr>
      </w:pPr>
      <w:r w:rsidRPr="00E95FBD">
        <w:rPr>
          <w:rFonts w:ascii="Times New Roman" w:hAnsi="Times New Roman" w:cs="Times New Roman"/>
          <w:sz w:val="26"/>
          <w:szCs w:val="26"/>
        </w:rPr>
        <w:t>Nhóm phát triển: thực hiện các yêu cầu trong kế hoạch đảm bảo chất lượng</w:t>
      </w:r>
    </w:p>
    <w:p w:rsidR="004B231B" w:rsidRPr="00E95FBD" w:rsidRDefault="004B231B" w:rsidP="004B231B">
      <w:pPr>
        <w:ind w:left="1440"/>
        <w:rPr>
          <w:rFonts w:ascii="Times New Roman" w:hAnsi="Times New Roman" w:cs="Times New Roman"/>
          <w:b/>
          <w:sz w:val="26"/>
          <w:szCs w:val="26"/>
        </w:rPr>
      </w:pPr>
    </w:p>
    <w:p w:rsidR="004B231B" w:rsidRPr="00E95FBD" w:rsidRDefault="004B231B" w:rsidP="00B54F81">
      <w:pPr>
        <w:pStyle w:val="ListParagraph"/>
        <w:numPr>
          <w:ilvl w:val="1"/>
          <w:numId w:val="73"/>
        </w:numPr>
        <w:ind w:left="1440"/>
        <w:outlineLvl w:val="2"/>
        <w:rPr>
          <w:rFonts w:ascii="Times New Roman" w:hAnsi="Times New Roman" w:cs="Times New Roman"/>
          <w:b/>
          <w:sz w:val="26"/>
          <w:szCs w:val="26"/>
        </w:rPr>
      </w:pPr>
      <w:bookmarkStart w:id="387" w:name="_Toc403367943"/>
      <w:r w:rsidRPr="00E95FBD">
        <w:rPr>
          <w:rFonts w:ascii="Times New Roman" w:hAnsi="Times New Roman" w:cs="Times New Roman"/>
          <w:b/>
          <w:sz w:val="26"/>
          <w:szCs w:val="26"/>
        </w:rPr>
        <w:t>Các nguồn tài nguyên được dự đoán để đảm bảo chất lượng</w:t>
      </w:r>
      <w:bookmarkEnd w:id="387"/>
    </w:p>
    <w:p w:rsidR="004B231B" w:rsidRDefault="00E95FBD" w:rsidP="00E95FBD">
      <w:pPr>
        <w:tabs>
          <w:tab w:val="left" w:pos="1418"/>
        </w:tabs>
      </w:pPr>
      <w:r w:rsidRPr="00E95FBD">
        <w:rPr>
          <w:rFonts w:ascii="Times New Roman" w:hAnsi="Times New Roman" w:cs="Times New Roman"/>
          <w:sz w:val="26"/>
          <w:szCs w:val="26"/>
        </w:rPr>
        <w:tab/>
      </w:r>
      <w:r w:rsidR="004B231B" w:rsidRPr="002E22E9">
        <w:t>Sử dụng các quy tắc, các phần mềm giúp đảm bảo chất lượng phần mềm</w:t>
      </w:r>
      <w:r w:rsidR="004B231B">
        <w:t xml:space="preserve">. </w:t>
      </w:r>
    </w:p>
    <w:p w:rsidR="004B231B" w:rsidRDefault="004B231B" w:rsidP="004B231B">
      <w:pPr>
        <w:pStyle w:val="ListParagraph"/>
        <w:tabs>
          <w:tab w:val="left" w:pos="1785"/>
        </w:tabs>
      </w:pPr>
      <w:r w:rsidRPr="002E22E9">
        <w:t>Áp dụng các chuẩn đảm bảo chất lượng để dự án đạt chất lượng mong muốn</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B54F81">
      <w:pPr>
        <w:pStyle w:val="ListParagraph"/>
        <w:numPr>
          <w:ilvl w:val="0"/>
          <w:numId w:val="73"/>
        </w:numPr>
        <w:jc w:val="both"/>
        <w:outlineLvl w:val="1"/>
        <w:rPr>
          <w:rFonts w:ascii="Times New Roman" w:hAnsi="Times New Roman" w:cs="Times New Roman"/>
          <w:b/>
          <w:sz w:val="26"/>
          <w:szCs w:val="26"/>
        </w:rPr>
      </w:pPr>
      <w:bookmarkStart w:id="388" w:name="_Toc403367944"/>
      <w:r w:rsidRPr="00721F56">
        <w:rPr>
          <w:rFonts w:ascii="Times New Roman" w:hAnsi="Times New Roman" w:cs="Times New Roman"/>
          <w:b/>
          <w:sz w:val="26"/>
          <w:szCs w:val="26"/>
        </w:rPr>
        <w:lastRenderedPageBreak/>
        <w:t>Tài liệu</w:t>
      </w:r>
      <w:bookmarkEnd w:id="388"/>
    </w:p>
    <w:p w:rsidR="004B231B" w:rsidRPr="00721F56" w:rsidRDefault="004B231B" w:rsidP="00B54F81">
      <w:pPr>
        <w:pStyle w:val="ListParagraph"/>
        <w:numPr>
          <w:ilvl w:val="1"/>
          <w:numId w:val="73"/>
        </w:numPr>
        <w:jc w:val="both"/>
        <w:outlineLvl w:val="2"/>
        <w:rPr>
          <w:rFonts w:ascii="Times New Roman" w:hAnsi="Times New Roman" w:cs="Times New Roman"/>
          <w:b/>
          <w:sz w:val="26"/>
          <w:szCs w:val="26"/>
        </w:rPr>
      </w:pPr>
      <w:bookmarkStart w:id="389" w:name="_Toc403367945"/>
      <w:r w:rsidRPr="00721F56">
        <w:rPr>
          <w:rFonts w:ascii="Times New Roman" w:hAnsi="Times New Roman" w:cs="Times New Roman"/>
          <w:b/>
          <w:sz w:val="26"/>
          <w:szCs w:val="26"/>
        </w:rPr>
        <w:t>Mục đích</w:t>
      </w:r>
      <w:bookmarkEnd w:id="389"/>
    </w:p>
    <w:p w:rsidR="004B231B" w:rsidRPr="007921EA" w:rsidRDefault="004B231B" w:rsidP="004B231B">
      <w:pPr>
        <w:ind w:left="720" w:firstLine="720"/>
        <w:jc w:val="both"/>
        <w:rPr>
          <w:rFonts w:ascii="Times New Roman" w:hAnsi="Times New Roman" w:cs="Times New Roman"/>
          <w:sz w:val="26"/>
          <w:szCs w:val="26"/>
        </w:rPr>
      </w:pPr>
      <w:r w:rsidRPr="007921EA">
        <w:rPr>
          <w:rFonts w:ascii="Times New Roman" w:hAnsi="Times New Roman" w:cs="Times New Roman"/>
          <w:sz w:val="26"/>
          <w:szCs w:val="26"/>
        </w:rPr>
        <w:t xml:space="preserve">Định danh các tài liệu chi phối sự phát triển, thẩm tra và công nhận hợp lệ, sử dụng và bảo trì phần mềm. </w:t>
      </w:r>
    </w:p>
    <w:p w:rsidR="004B231B" w:rsidRPr="007921EA" w:rsidRDefault="004B231B" w:rsidP="004B231B">
      <w:pPr>
        <w:ind w:left="720" w:firstLine="720"/>
        <w:jc w:val="both"/>
        <w:rPr>
          <w:rFonts w:ascii="Times New Roman" w:hAnsi="Times New Roman" w:cs="Times New Roman"/>
          <w:sz w:val="26"/>
          <w:szCs w:val="26"/>
        </w:rPr>
      </w:pPr>
      <w:r w:rsidRPr="007921EA">
        <w:rPr>
          <w:rFonts w:ascii="Times New Roman" w:hAnsi="Times New Roman" w:cs="Times New Roman"/>
          <w:sz w:val="26"/>
          <w:szCs w:val="26"/>
        </w:rPr>
        <w:t>Liệt kê những tài liệu nào sẽ được xem lại hay được kiểm toán đầy đủ. Với mỗi tài liệu được liệt kê, xác định các xem lại và các kiểm toán sẽ được thực hiện và tiêu chí xác nhận tính đầy đủ.</w:t>
      </w:r>
    </w:p>
    <w:p w:rsidR="004B231B" w:rsidRPr="00721F56" w:rsidRDefault="004B231B" w:rsidP="00B54F81">
      <w:pPr>
        <w:pStyle w:val="ListParagraph"/>
        <w:numPr>
          <w:ilvl w:val="1"/>
          <w:numId w:val="73"/>
        </w:numPr>
        <w:jc w:val="both"/>
        <w:outlineLvl w:val="2"/>
        <w:rPr>
          <w:rFonts w:ascii="Times New Roman" w:hAnsi="Times New Roman" w:cs="Times New Roman"/>
          <w:b/>
          <w:sz w:val="26"/>
          <w:szCs w:val="26"/>
        </w:rPr>
      </w:pPr>
      <w:bookmarkStart w:id="390" w:name="_Toc403367946"/>
      <w:r w:rsidRPr="00721F56">
        <w:rPr>
          <w:rFonts w:ascii="Times New Roman" w:hAnsi="Times New Roman" w:cs="Times New Roman"/>
          <w:b/>
          <w:sz w:val="26"/>
          <w:szCs w:val="26"/>
        </w:rPr>
        <w:t>Yêu cầu tài liệu tối thiểu</w:t>
      </w:r>
      <w:bookmarkEnd w:id="390"/>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391" w:name="_Toc403367947"/>
      <w:r w:rsidRPr="00721F56">
        <w:rPr>
          <w:rFonts w:ascii="Times New Roman" w:hAnsi="Times New Roman" w:cs="Times New Roman"/>
          <w:b/>
          <w:sz w:val="26"/>
          <w:szCs w:val="26"/>
        </w:rPr>
        <w:t>Mô tả yêu cầu phần mềm</w:t>
      </w:r>
      <w:bookmarkEnd w:id="391"/>
    </w:p>
    <w:p w:rsidR="004B231B" w:rsidRPr="0094597E" w:rsidRDefault="004B231B" w:rsidP="004B231B">
      <w:pPr>
        <w:pStyle w:val="ListParagraph"/>
        <w:ind w:left="993" w:firstLine="720"/>
        <w:rPr>
          <w:rFonts w:ascii="Times New Roman" w:hAnsi="Times New Roman" w:cs="Times New Roman"/>
          <w:color w:val="000000"/>
          <w:sz w:val="26"/>
          <w:szCs w:val="26"/>
        </w:rPr>
      </w:pPr>
      <w:r w:rsidRPr="0094597E">
        <w:rPr>
          <w:rFonts w:ascii="Times New Roman" w:hAnsi="Times New Roman" w:cs="Times New Roman"/>
          <w:color w:val="000000"/>
          <w:sz w:val="26"/>
          <w:szCs w:val="26"/>
        </w:rPr>
        <w:t>Tài liệu mô tả tổng quan và đầy đủ những yêu cầu về chức năng, yêu</w:t>
      </w:r>
      <w:r w:rsidRPr="0094597E">
        <w:rPr>
          <w:rFonts w:ascii="Times New Roman" w:hAnsi="Times New Roman" w:cs="Times New Roman"/>
          <w:color w:val="000000"/>
          <w:sz w:val="26"/>
          <w:szCs w:val="26"/>
        </w:rPr>
        <w:br/>
        <w:t>cầu phi chức năng, yêu cầu về giao tiếp bên ngoài nhằm cung cấp một cái nhìn</w:t>
      </w:r>
      <w:r w:rsidRPr="0094597E">
        <w:rPr>
          <w:rFonts w:ascii="Times New Roman" w:hAnsi="Times New Roman" w:cs="Times New Roman"/>
          <w:color w:val="000000"/>
          <w:sz w:val="26"/>
          <w:szCs w:val="26"/>
        </w:rPr>
        <w:br/>
        <w:t>toàn diện về các yêu cầu của ứng dụng. Tài liệu liệt kê ra những giải pháp đã</w:t>
      </w:r>
      <w:r w:rsidRPr="0094597E">
        <w:rPr>
          <w:rFonts w:ascii="Times New Roman" w:hAnsi="Times New Roman" w:cs="Times New Roman"/>
          <w:color w:val="000000"/>
          <w:sz w:val="26"/>
          <w:szCs w:val="26"/>
        </w:rPr>
        <w:br/>
        <w:t>có, những tính năng sẽ làm trong dự án. Tài liệu còn mô tả khách hàng, người</w:t>
      </w:r>
      <w:r w:rsidRPr="0094597E">
        <w:rPr>
          <w:rFonts w:ascii="Times New Roman" w:hAnsi="Times New Roman" w:cs="Times New Roman"/>
          <w:color w:val="000000"/>
          <w:sz w:val="26"/>
          <w:szCs w:val="26"/>
        </w:rPr>
        <w:br/>
        <w:t>sử dụng và các bên liên quan, cung cấp cái nhìn khái quát về ứng dụng Website</w:t>
      </w:r>
      <w:r w:rsidRPr="0094597E">
        <w:rPr>
          <w:rFonts w:ascii="Times New Roman" w:hAnsi="Times New Roman" w:cs="Times New Roman"/>
          <w:color w:val="000000"/>
          <w:sz w:val="26"/>
          <w:szCs w:val="26"/>
        </w:rPr>
        <w:br/>
        <w:t>thông tin nhà trọ và được sử dụng làm nền tảng cho quá trình thiết kế, kiểm thử</w:t>
      </w:r>
      <w:r w:rsidRPr="0094597E">
        <w:rPr>
          <w:rFonts w:ascii="Times New Roman" w:hAnsi="Times New Roman" w:cs="Times New Roman"/>
          <w:color w:val="000000"/>
          <w:sz w:val="26"/>
          <w:szCs w:val="26"/>
        </w:rPr>
        <w:br/>
        <w:t>sau này.</w:t>
      </w:r>
    </w:p>
    <w:p w:rsidR="004B231B" w:rsidRPr="0094597E" w:rsidRDefault="004B231B" w:rsidP="004B231B">
      <w:pPr>
        <w:pStyle w:val="ListParagraph"/>
        <w:ind w:left="993" w:firstLine="720"/>
        <w:rPr>
          <w:rFonts w:ascii="Times New Roman" w:hAnsi="Times New Roman" w:cs="Times New Roman"/>
          <w:color w:val="000000"/>
          <w:sz w:val="26"/>
          <w:szCs w:val="26"/>
        </w:rPr>
      </w:pPr>
      <w:r w:rsidRPr="0094597E">
        <w:rPr>
          <w:rFonts w:ascii="Times New Roman" w:hAnsi="Times New Roman" w:cs="Times New Roman"/>
          <w:color w:val="000000"/>
          <w:sz w:val="26"/>
          <w:szCs w:val="26"/>
        </w:rPr>
        <w:t>Xây dựng Website thông tin nhà trọ nhằm các mục tiêu sau:</w:t>
      </w:r>
    </w:p>
    <w:p w:rsidR="004B231B" w:rsidRPr="0094597E" w:rsidRDefault="004B231B" w:rsidP="004B231B">
      <w:pPr>
        <w:pStyle w:val="ListParagraph"/>
        <w:numPr>
          <w:ilvl w:val="0"/>
          <w:numId w:val="89"/>
        </w:numPr>
        <w:ind w:left="1985"/>
        <w:rPr>
          <w:rFonts w:ascii="Times New Roman" w:hAnsi="Times New Roman" w:cs="Times New Roman"/>
          <w:sz w:val="26"/>
          <w:szCs w:val="26"/>
        </w:rPr>
      </w:pPr>
      <w:r w:rsidRPr="0094597E">
        <w:rPr>
          <w:rFonts w:ascii="Times New Roman" w:hAnsi="Times New Roman" w:cs="Times New Roman"/>
          <w:color w:val="000000"/>
          <w:sz w:val="26"/>
          <w:szCs w:val="26"/>
        </w:rPr>
        <w:t>Giúp những người có nhu cầu ở trọ dễ dàng tìm được các thông tin</w:t>
      </w:r>
      <w:r w:rsidRPr="0094597E">
        <w:rPr>
          <w:rFonts w:ascii="Times New Roman" w:hAnsi="Times New Roman" w:cs="Times New Roman"/>
          <w:color w:val="000000"/>
          <w:sz w:val="26"/>
          <w:szCs w:val="26"/>
        </w:rPr>
        <w:br/>
        <w:t>cần thiết về nhà trọ trên địa bàn Cần Thơ</w:t>
      </w:r>
    </w:p>
    <w:p w:rsidR="004B231B" w:rsidRPr="0094597E" w:rsidRDefault="004B231B" w:rsidP="004B231B">
      <w:pPr>
        <w:pStyle w:val="ListParagraph"/>
        <w:numPr>
          <w:ilvl w:val="0"/>
          <w:numId w:val="89"/>
        </w:numPr>
        <w:ind w:left="1985"/>
        <w:rPr>
          <w:rFonts w:ascii="Times New Roman" w:hAnsi="Times New Roman" w:cs="Times New Roman"/>
          <w:sz w:val="26"/>
          <w:szCs w:val="26"/>
        </w:rPr>
      </w:pPr>
      <w:r w:rsidRPr="0094597E">
        <w:rPr>
          <w:rFonts w:ascii="Times New Roman" w:hAnsi="Times New Roman" w:cs="Times New Roman"/>
          <w:color w:val="000000"/>
          <w:sz w:val="26"/>
          <w:szCs w:val="26"/>
        </w:rPr>
        <w:t>Giúp chủ nhà trọ giới thiệu nhà trọ của họ với các thông tin cụ thể</w:t>
      </w:r>
      <w:r w:rsidRPr="0094597E">
        <w:rPr>
          <w:rFonts w:ascii="Times New Roman" w:hAnsi="Times New Roman" w:cs="Times New Roman"/>
          <w:color w:val="000000"/>
          <w:sz w:val="26"/>
          <w:szCs w:val="26"/>
        </w:rPr>
        <w:br/>
        <w:t>như sau: địa chỉ, giá phòng, số phòng, chi tiết phòng,… Góp phần</w:t>
      </w:r>
      <w:r w:rsidRPr="0094597E">
        <w:rPr>
          <w:rFonts w:ascii="Times New Roman" w:hAnsi="Times New Roman" w:cs="Times New Roman"/>
          <w:color w:val="000000"/>
          <w:sz w:val="26"/>
          <w:szCs w:val="26"/>
        </w:rPr>
        <w:br/>
        <w:t>giảm chi phí quảng bá cho chủ trọ đến người có nhu cầu thuê trọ</w:t>
      </w:r>
    </w:p>
    <w:p w:rsidR="004B231B" w:rsidRPr="0094597E" w:rsidRDefault="004B231B" w:rsidP="004B231B">
      <w:pPr>
        <w:pStyle w:val="ListParagraph"/>
        <w:numPr>
          <w:ilvl w:val="0"/>
          <w:numId w:val="89"/>
        </w:numPr>
        <w:ind w:left="1985"/>
        <w:rPr>
          <w:rFonts w:ascii="Times New Roman" w:hAnsi="Times New Roman" w:cs="Times New Roman"/>
          <w:sz w:val="26"/>
          <w:szCs w:val="26"/>
        </w:rPr>
      </w:pPr>
      <w:r w:rsidRPr="0094597E">
        <w:rPr>
          <w:rFonts w:ascii="Times New Roman" w:hAnsi="Times New Roman" w:cs="Times New Roman"/>
          <w:color w:val="000000"/>
          <w:sz w:val="26"/>
          <w:szCs w:val="26"/>
        </w:rPr>
        <w:t>Giảm thời gian công sức tìm kiếm nhà trọ của người thuê trọ</w:t>
      </w:r>
    </w:p>
    <w:p w:rsidR="004B231B" w:rsidRPr="0094597E" w:rsidRDefault="004B231B" w:rsidP="004B231B">
      <w:pPr>
        <w:pStyle w:val="ListParagraph"/>
        <w:ind w:left="1800"/>
        <w:jc w:val="both"/>
        <w:rPr>
          <w:rFonts w:ascii="Times New Roman" w:hAnsi="Times New Roman" w:cs="Times New Roman"/>
          <w:sz w:val="26"/>
          <w:szCs w:val="26"/>
        </w:rPr>
      </w:pPr>
    </w:p>
    <w:p w:rsidR="004B231B" w:rsidRPr="0094597E" w:rsidRDefault="004B231B" w:rsidP="00B54F81">
      <w:pPr>
        <w:pStyle w:val="ListParagraph"/>
        <w:numPr>
          <w:ilvl w:val="2"/>
          <w:numId w:val="73"/>
        </w:numPr>
        <w:jc w:val="both"/>
        <w:outlineLvl w:val="3"/>
        <w:rPr>
          <w:rFonts w:ascii="Times New Roman" w:hAnsi="Times New Roman" w:cs="Times New Roman"/>
          <w:b/>
          <w:sz w:val="26"/>
          <w:szCs w:val="26"/>
        </w:rPr>
      </w:pPr>
      <w:bookmarkStart w:id="392" w:name="_Toc403367948"/>
      <w:r w:rsidRPr="0094597E">
        <w:rPr>
          <w:rFonts w:ascii="Times New Roman" w:hAnsi="Times New Roman" w:cs="Times New Roman"/>
          <w:b/>
          <w:sz w:val="26"/>
          <w:szCs w:val="26"/>
        </w:rPr>
        <w:t>Mô tả thiết kế phần mềm</w:t>
      </w:r>
      <w:bookmarkEnd w:id="392"/>
    </w:p>
    <w:p w:rsidR="004B231B" w:rsidRPr="0094597E" w:rsidRDefault="004B231B" w:rsidP="004B231B">
      <w:pPr>
        <w:pStyle w:val="ListParagraph"/>
        <w:ind w:left="993" w:firstLine="720"/>
        <w:rPr>
          <w:rFonts w:ascii="Times New Roman" w:hAnsi="Times New Roman" w:cs="Times New Roman"/>
          <w:color w:val="000000"/>
          <w:sz w:val="26"/>
          <w:szCs w:val="26"/>
        </w:rPr>
      </w:pPr>
      <w:r w:rsidRPr="0094597E">
        <w:rPr>
          <w:rFonts w:ascii="Times New Roman" w:hAnsi="Times New Roman" w:cs="Times New Roman"/>
          <w:color w:val="000000"/>
          <w:sz w:val="26"/>
          <w:szCs w:val="26"/>
        </w:rPr>
        <w:t>Tài liệu thiết kế phần mềm này nhằm mô tả thiết kế kiến trúc và thiết kế chi tiết của hệ thống website quản lí nhà trọ,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mềm.Từ đó có thể tạo ra một website quản lý nhà trọ để giúp quản lý công việc xem, tìm kiếm hay đặt phòng trọ của khách hàng một cách dễ dàng và khoa học hơn. Đồng thời, nhằm quảng bá nhà trọ trên website đến khách hàng.</w:t>
      </w:r>
    </w:p>
    <w:p w:rsidR="004B231B" w:rsidRPr="0094597E" w:rsidRDefault="004B231B" w:rsidP="004B231B">
      <w:pPr>
        <w:pStyle w:val="ListParagraph"/>
        <w:ind w:left="993" w:firstLine="720"/>
        <w:rPr>
          <w:rFonts w:ascii="Times New Roman" w:hAnsi="Times New Roman" w:cs="Times New Roman"/>
          <w:b/>
          <w:sz w:val="26"/>
          <w:szCs w:val="26"/>
        </w:rPr>
      </w:pPr>
      <w:r w:rsidRPr="0094597E">
        <w:rPr>
          <w:rFonts w:ascii="Times New Roman" w:hAnsi="Times New Roman" w:cs="Times New Roman"/>
          <w:color w:val="000000"/>
          <w:sz w:val="26"/>
          <w:szCs w:val="26"/>
        </w:rPr>
        <w:t>Cho phép khách hàng đặt phòng trọ trực tuyến, và biết thông tin của phòng trọ (giá phòng, tiền điện, tiền nước,..) được chính xác.</w:t>
      </w:r>
    </w:p>
    <w:p w:rsidR="004B231B" w:rsidRPr="0094597E" w:rsidRDefault="004B231B" w:rsidP="004B231B">
      <w:pPr>
        <w:pStyle w:val="ListParagraph"/>
        <w:jc w:val="both"/>
        <w:rPr>
          <w:rFonts w:ascii="Times New Roman" w:hAnsi="Times New Roman" w:cs="Times New Roman"/>
          <w:sz w:val="26"/>
          <w:szCs w:val="26"/>
        </w:rPr>
      </w:pPr>
    </w:p>
    <w:p w:rsidR="004B231B" w:rsidRPr="0094597E" w:rsidRDefault="0094597E" w:rsidP="00B54F81">
      <w:pPr>
        <w:pStyle w:val="ListParagraph"/>
        <w:numPr>
          <w:ilvl w:val="2"/>
          <w:numId w:val="73"/>
        </w:numPr>
        <w:jc w:val="both"/>
        <w:outlineLvl w:val="3"/>
        <w:rPr>
          <w:rFonts w:ascii="Times New Roman" w:hAnsi="Times New Roman" w:cs="Times New Roman"/>
          <w:b/>
          <w:sz w:val="26"/>
          <w:szCs w:val="26"/>
        </w:rPr>
      </w:pPr>
      <w:bookmarkStart w:id="393" w:name="_Toc403367949"/>
      <w:r>
        <w:rPr>
          <w:rFonts w:ascii="Times New Roman" w:hAnsi="Times New Roman" w:cs="Times New Roman"/>
          <w:b/>
          <w:sz w:val="26"/>
          <w:szCs w:val="26"/>
        </w:rPr>
        <w:t>C</w:t>
      </w:r>
      <w:r w:rsidRPr="0094597E">
        <w:rPr>
          <w:rFonts w:ascii="Times New Roman" w:hAnsi="Times New Roman" w:cs="Times New Roman"/>
          <w:b/>
          <w:sz w:val="26"/>
          <w:szCs w:val="26"/>
        </w:rPr>
        <w:t>ác</w:t>
      </w:r>
      <w:r w:rsidR="004B231B" w:rsidRPr="0094597E">
        <w:rPr>
          <w:rFonts w:ascii="Times New Roman" w:hAnsi="Times New Roman" w:cs="Times New Roman"/>
          <w:b/>
          <w:sz w:val="26"/>
          <w:szCs w:val="26"/>
        </w:rPr>
        <w:t xml:space="preserve"> kế hoạch thẩm tra và công nhận hợp lệ</w:t>
      </w:r>
      <w:bookmarkEnd w:id="393"/>
    </w:p>
    <w:p w:rsidR="004B231B" w:rsidRPr="0094597E" w:rsidRDefault="004B231B" w:rsidP="004B231B">
      <w:pPr>
        <w:pStyle w:val="para"/>
        <w:shd w:val="clear" w:color="auto" w:fill="FFFFFF"/>
        <w:spacing w:before="120" w:beforeAutospacing="0" w:after="120" w:afterAutospacing="0" w:line="300" w:lineRule="atLeast"/>
        <w:ind w:left="1080" w:firstLine="720"/>
        <w:jc w:val="both"/>
        <w:rPr>
          <w:sz w:val="26"/>
          <w:szCs w:val="26"/>
        </w:rPr>
      </w:pPr>
      <w:r w:rsidRPr="0094597E">
        <w:rPr>
          <w:sz w:val="26"/>
          <w:szCs w:val="26"/>
        </w:rPr>
        <w:lastRenderedPageBreak/>
        <w:t>Mục đích: Nhằm chỉ định và mô tả các loại kiểm tra sẽ được triển khai và thực hiện. Kết quả của bước lập kế hoạch là bản tài liệu kế hoạch KTPM, bao gồm nhiều chi tiết từ các loại kiểm tra, chiến lược kiểm tra, cho đến thời gian và phân định lực lượng kiểm tra viên.</w:t>
      </w:r>
    </w:p>
    <w:p w:rsidR="004B231B" w:rsidRPr="0094597E" w:rsidRDefault="004B231B" w:rsidP="004B231B">
      <w:pPr>
        <w:pStyle w:val="para"/>
        <w:shd w:val="clear" w:color="auto" w:fill="FFFFFF"/>
        <w:spacing w:before="120" w:beforeAutospacing="0" w:after="120" w:afterAutospacing="0" w:line="300" w:lineRule="atLeast"/>
        <w:ind w:left="1080" w:firstLine="720"/>
        <w:jc w:val="both"/>
        <w:rPr>
          <w:sz w:val="26"/>
          <w:szCs w:val="26"/>
        </w:rPr>
      </w:pPr>
      <w:r w:rsidRPr="0094597E">
        <w:rPr>
          <w:sz w:val="26"/>
          <w:szCs w:val="26"/>
        </w:rPr>
        <w:t>Bản kế hoạch kiểm tra đầu tiên được phát triển rất sớm trong chu trình phát triển phần mềm (PTPM), ngay từ khi các yêu cầu đã tương đối đầy đủ, các chức năng và luồng dữ liệu chính đã được mô tả. Bản kế hoạch này có thể được coi là bản kế hoạch chính (master test plan), trong đó tất cả các kế hoạch chi tiết cho các mức kiểm tra và loại kiểm tra khác nhau đều được đề cập.</w:t>
      </w:r>
    </w:p>
    <w:p w:rsidR="004B231B" w:rsidRPr="00014AF4" w:rsidRDefault="004B231B" w:rsidP="004B231B">
      <w:pPr>
        <w:pStyle w:val="para"/>
        <w:shd w:val="clear" w:color="auto" w:fill="FFFFFF"/>
        <w:spacing w:before="120" w:beforeAutospacing="0" w:after="120" w:afterAutospacing="0" w:line="300" w:lineRule="atLeast"/>
        <w:ind w:left="1080" w:firstLine="720"/>
        <w:jc w:val="both"/>
        <w:rPr>
          <w:sz w:val="26"/>
          <w:szCs w:val="26"/>
        </w:rPr>
      </w:pPr>
      <w:r w:rsidRPr="0094597E">
        <w:rPr>
          <w:sz w:val="26"/>
          <w:szCs w:val="26"/>
        </w:rPr>
        <w:t>Lưu ý, tùy theo đặc trưng và độ phứ</w:t>
      </w:r>
      <w:r w:rsidRPr="00014AF4">
        <w:rPr>
          <w:sz w:val="26"/>
          <w:szCs w:val="26"/>
        </w:rPr>
        <w:t>c tạp của mỗi dự án, các kế hoạch kiểm tra chi tiết có thể được gôm chung vào bản kế hoạch chính hoặc được phát triển riêng.</w:t>
      </w:r>
    </w:p>
    <w:p w:rsidR="004B231B" w:rsidRPr="00014AF4" w:rsidRDefault="004B231B" w:rsidP="004B231B">
      <w:pPr>
        <w:pStyle w:val="para"/>
        <w:shd w:val="clear" w:color="auto" w:fill="FFFFFF"/>
        <w:spacing w:before="120" w:beforeAutospacing="0" w:after="120" w:afterAutospacing="0" w:line="300" w:lineRule="atLeast"/>
        <w:ind w:left="1080" w:firstLine="720"/>
        <w:jc w:val="both"/>
        <w:rPr>
          <w:sz w:val="26"/>
          <w:szCs w:val="26"/>
        </w:rPr>
      </w:pPr>
      <w:r w:rsidRPr="00014AF4">
        <w:rPr>
          <w:sz w:val="26"/>
          <w:szCs w:val="26"/>
        </w:rPr>
        <w:t>Sau khi bản kế hoạch chính được phát triển, các bản kế hoạch chi tiết lần lượt được thiết kế theo trình tự thời gian phát triển của dự án.</w:t>
      </w:r>
    </w:p>
    <w:p w:rsidR="004B231B" w:rsidRPr="00014AF4" w:rsidRDefault="004B231B" w:rsidP="004B231B">
      <w:pPr>
        <w:pStyle w:val="ListParagraph"/>
        <w:jc w:val="both"/>
        <w:rPr>
          <w:rStyle w:val="Emphasis"/>
          <w:rFonts w:ascii="Times New Roman" w:hAnsi="Times New Roman" w:cs="Times New Roman"/>
          <w:sz w:val="26"/>
          <w:szCs w:val="26"/>
          <w:shd w:val="clear" w:color="auto" w:fill="FFFFFF"/>
        </w:rPr>
      </w:pPr>
      <w:r w:rsidRPr="00014AF4">
        <w:rPr>
          <w:rFonts w:ascii="Times New Roman" w:hAnsi="Times New Roman" w:cs="Times New Roman"/>
          <w:noProof/>
          <w:sz w:val="26"/>
          <w:szCs w:val="26"/>
          <w:lang w:val="en-US"/>
        </w:rPr>
        <w:drawing>
          <wp:inline distT="0" distB="0" distL="0" distR="0" wp14:anchorId="07EEDC8C" wp14:editId="718F9AC8">
            <wp:extent cx="4924425" cy="1714500"/>
            <wp:effectExtent l="0" t="0" r="0" b="0"/>
            <wp:docPr id="15" name="Picture 15" descr="https://voer.edu.vn/file/1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6780232__onlineimage" descr="https://voer.edu.vn/file/1889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24425" cy="1714500"/>
                    </a:xfrm>
                    <a:prstGeom prst="rect">
                      <a:avLst/>
                    </a:prstGeom>
                    <a:noFill/>
                    <a:ln>
                      <a:noFill/>
                    </a:ln>
                  </pic:spPr>
                </pic:pic>
              </a:graphicData>
            </a:graphic>
          </wp:inline>
        </w:drawing>
      </w:r>
    </w:p>
    <w:p w:rsidR="004B231B" w:rsidRPr="00014AF4" w:rsidRDefault="004B231B" w:rsidP="004B231B">
      <w:pPr>
        <w:pStyle w:val="ListParagraph"/>
        <w:ind w:left="1440" w:firstLine="720"/>
        <w:jc w:val="both"/>
        <w:rPr>
          <w:rStyle w:val="Emphasis"/>
          <w:rFonts w:ascii="Times New Roman" w:hAnsi="Times New Roman" w:cs="Times New Roman"/>
          <w:sz w:val="26"/>
          <w:szCs w:val="26"/>
          <w:shd w:val="clear" w:color="auto" w:fill="FFFFFF"/>
        </w:rPr>
      </w:pPr>
    </w:p>
    <w:p w:rsidR="004B231B" w:rsidRPr="00014AF4" w:rsidRDefault="004B231B" w:rsidP="004B231B">
      <w:pPr>
        <w:pStyle w:val="ListParagraph"/>
        <w:ind w:left="1440" w:firstLine="720"/>
        <w:jc w:val="both"/>
        <w:rPr>
          <w:rStyle w:val="Emphasis"/>
          <w:rFonts w:ascii="Times New Roman" w:hAnsi="Times New Roman" w:cs="Times New Roman"/>
          <w:sz w:val="26"/>
          <w:szCs w:val="26"/>
          <w:shd w:val="clear" w:color="auto" w:fill="FFFFFF"/>
        </w:rPr>
      </w:pPr>
      <w:r w:rsidRPr="00014AF4">
        <w:rPr>
          <w:rStyle w:val="Emphasis"/>
          <w:rFonts w:ascii="Times New Roman" w:hAnsi="Times New Roman" w:cs="Times New Roman"/>
          <w:sz w:val="26"/>
          <w:szCs w:val="26"/>
          <w:shd w:val="clear" w:color="auto" w:fill="FFFFFF"/>
        </w:rPr>
        <w:t>Bản kế hoạch chính và các bản kế hoạch chi tiết</w:t>
      </w:r>
    </w:p>
    <w:p w:rsidR="004B231B" w:rsidRPr="00014AF4" w:rsidRDefault="004B231B" w:rsidP="004B231B">
      <w:pPr>
        <w:pStyle w:val="ListParagraph"/>
        <w:ind w:left="1440" w:firstLine="720"/>
        <w:jc w:val="both"/>
        <w:rPr>
          <w:rStyle w:val="Emphasis"/>
          <w:rFonts w:ascii="Times New Roman" w:hAnsi="Times New Roman" w:cs="Times New Roman"/>
          <w:sz w:val="26"/>
          <w:szCs w:val="26"/>
          <w:shd w:val="clear" w:color="auto" w:fill="FFFFFF"/>
        </w:rPr>
      </w:pPr>
    </w:p>
    <w:p w:rsidR="004B231B" w:rsidRPr="006508A0" w:rsidRDefault="004B231B" w:rsidP="004B231B">
      <w:pPr>
        <w:shd w:val="clear" w:color="auto" w:fill="FFFFFF"/>
        <w:spacing w:before="120" w:after="120" w:line="300" w:lineRule="atLeast"/>
        <w:ind w:left="1134" w:firstLine="709"/>
        <w:jc w:val="both"/>
        <w:rPr>
          <w:rFonts w:ascii="Times New Roman" w:eastAsia="Times New Roman" w:hAnsi="Times New Roman" w:cs="Times New Roman"/>
          <w:sz w:val="26"/>
          <w:szCs w:val="26"/>
        </w:rPr>
      </w:pPr>
      <w:r w:rsidRPr="006508A0">
        <w:rPr>
          <w:rFonts w:ascii="Times New Roman" w:eastAsia="Times New Roman" w:hAnsi="Times New Roman" w:cs="Times New Roman"/>
          <w:sz w:val="26"/>
          <w:szCs w:val="26"/>
        </w:rPr>
        <w:t>Xác định yêu cầu kiểm tra: chỉ định bộ phận, thành phần của PM sẽ được kiểm tra, phạm vi hoặc giới hạn của việc kiểm tra. Yêu cầu kiểm tra cũng được dùng để xác định nhu cầu nhân lực.</w:t>
      </w:r>
    </w:p>
    <w:p w:rsidR="004B231B" w:rsidRPr="006508A0" w:rsidRDefault="004B231B" w:rsidP="004B231B">
      <w:pPr>
        <w:shd w:val="clear" w:color="auto" w:fill="FFFFFF"/>
        <w:spacing w:before="120" w:after="120" w:line="300" w:lineRule="atLeast"/>
        <w:ind w:left="1134" w:firstLine="709"/>
        <w:jc w:val="both"/>
        <w:rPr>
          <w:rFonts w:ascii="Times New Roman" w:eastAsia="Times New Roman" w:hAnsi="Times New Roman" w:cs="Times New Roman"/>
          <w:sz w:val="26"/>
          <w:szCs w:val="26"/>
        </w:rPr>
      </w:pPr>
      <w:r w:rsidRPr="006508A0">
        <w:rPr>
          <w:rFonts w:ascii="Times New Roman" w:eastAsia="Times New Roman" w:hAnsi="Times New Roman" w:cs="Times New Roman"/>
          <w:sz w:val="26"/>
          <w:szCs w:val="26"/>
        </w:rPr>
        <w:t>Khảo sát rủi ro: Các rủi ro có khả năng xảy ra làm chậm hoặc cản trở quá trình cũng như chất lượng kiểm tra. Ví dụ: kỹ năng và kinh nghiệm của kiểm tra viên quá yếu, không hiểu rõ yêu cầu.</w:t>
      </w:r>
    </w:p>
    <w:p w:rsidR="004B231B" w:rsidRPr="006508A0" w:rsidRDefault="004B231B" w:rsidP="004B231B">
      <w:pPr>
        <w:shd w:val="clear" w:color="auto" w:fill="FFFFFF"/>
        <w:spacing w:before="120" w:after="120" w:line="300" w:lineRule="atLeast"/>
        <w:ind w:left="1134" w:firstLine="720"/>
        <w:jc w:val="both"/>
        <w:rPr>
          <w:rFonts w:ascii="Times New Roman" w:eastAsia="Times New Roman" w:hAnsi="Times New Roman" w:cs="Times New Roman"/>
          <w:sz w:val="26"/>
          <w:szCs w:val="26"/>
        </w:rPr>
      </w:pPr>
      <w:r w:rsidRPr="006508A0">
        <w:rPr>
          <w:rFonts w:ascii="Times New Roman" w:eastAsia="Times New Roman" w:hAnsi="Times New Roman" w:cs="Times New Roman"/>
          <w:sz w:val="26"/>
          <w:szCs w:val="26"/>
        </w:rPr>
        <w:t>Xác định chiến lược kiểm tra: chỉ định phương pháp tiếp cận để thực hiện việc kiểm tra trên PM, chỉ định các kỹ thuật và công cụ hỗ trợ kiểm tra, chỉ định các phương pháp dùng để đánh giá chất lượng kiểm tra cũng như điều kiện để xác định thời gian kiểm tra.</w:t>
      </w:r>
    </w:p>
    <w:p w:rsidR="004B231B" w:rsidRPr="00014AF4" w:rsidRDefault="004B231B" w:rsidP="004B231B">
      <w:pPr>
        <w:shd w:val="clear" w:color="auto" w:fill="FFFFFF"/>
        <w:spacing w:before="120" w:after="120" w:line="300" w:lineRule="atLeast"/>
        <w:ind w:left="1080" w:firstLine="720"/>
        <w:jc w:val="both"/>
        <w:rPr>
          <w:rFonts w:ascii="Times New Roman" w:eastAsia="Times New Roman" w:hAnsi="Times New Roman" w:cs="Times New Roman"/>
          <w:sz w:val="26"/>
          <w:szCs w:val="26"/>
        </w:rPr>
      </w:pPr>
      <w:r w:rsidRPr="006508A0">
        <w:rPr>
          <w:rFonts w:ascii="Times New Roman" w:eastAsia="Times New Roman" w:hAnsi="Times New Roman" w:cs="Times New Roman"/>
          <w:sz w:val="26"/>
          <w:szCs w:val="26"/>
        </w:rPr>
        <w:t>Xác định nhân lực,vật lực: kỹ năng, kinh nghiệm của kiểm tra viên; phần cứng, phần mềm, công cụ, thiết bị giả lập… cần thiết cho việc kiểm tra.</w:t>
      </w:r>
    </w:p>
    <w:p w:rsidR="004B231B" w:rsidRPr="006508A0" w:rsidRDefault="004B231B" w:rsidP="004B231B">
      <w:pPr>
        <w:shd w:val="clear" w:color="auto" w:fill="FFFFFF"/>
        <w:spacing w:before="120" w:after="120" w:line="300" w:lineRule="atLeast"/>
        <w:ind w:left="1080" w:firstLine="720"/>
        <w:jc w:val="both"/>
        <w:rPr>
          <w:rFonts w:ascii="Times New Roman" w:eastAsia="Times New Roman" w:hAnsi="Times New Roman" w:cs="Times New Roman"/>
          <w:sz w:val="26"/>
          <w:szCs w:val="26"/>
        </w:rPr>
      </w:pPr>
      <w:r w:rsidRPr="00014AF4">
        <w:rPr>
          <w:rFonts w:ascii="Times New Roman" w:hAnsi="Times New Roman" w:cs="Times New Roman"/>
          <w:sz w:val="26"/>
          <w:szCs w:val="26"/>
          <w:shd w:val="clear" w:color="auto" w:fill="FFFFFF"/>
        </w:rPr>
        <w:lastRenderedPageBreak/>
        <w:t>Lập kế hoạch chi tiết: ước lượng thời gian, khối lượng công việc, xác định chi tiết các phần công việc, người thực hiện, thời gian tất cả các điểm mốc của quá trình kiểm tra.</w:t>
      </w:r>
    </w:p>
    <w:p w:rsidR="004B231B" w:rsidRPr="00014AF4" w:rsidRDefault="004B231B" w:rsidP="004B231B">
      <w:pPr>
        <w:pStyle w:val="ListParagraph"/>
        <w:ind w:left="1440" w:firstLine="360"/>
        <w:jc w:val="both"/>
        <w:rPr>
          <w:rFonts w:ascii="Times New Roman" w:hAnsi="Times New Roman" w:cs="Times New Roman"/>
          <w:sz w:val="26"/>
          <w:szCs w:val="26"/>
          <w:shd w:val="clear" w:color="auto" w:fill="FFFFFF"/>
        </w:rPr>
      </w:pPr>
      <w:r w:rsidRPr="00014AF4">
        <w:rPr>
          <w:rFonts w:ascii="Times New Roman" w:hAnsi="Times New Roman" w:cs="Times New Roman"/>
          <w:sz w:val="26"/>
          <w:szCs w:val="26"/>
          <w:shd w:val="clear" w:color="auto" w:fill="FFFFFF"/>
        </w:rPr>
        <w:t>Tổng hợp và tạo các bản kế hoạch kiểm tra: kế hoạch chung và kế hoạch chi tiết.</w:t>
      </w:r>
    </w:p>
    <w:p w:rsidR="004B231B" w:rsidRPr="00014AF4" w:rsidRDefault="004B231B" w:rsidP="004B231B">
      <w:pPr>
        <w:pStyle w:val="ListParagraph"/>
        <w:ind w:left="1440" w:firstLine="360"/>
        <w:jc w:val="both"/>
        <w:rPr>
          <w:rFonts w:ascii="Times New Roman" w:hAnsi="Times New Roman" w:cs="Times New Roman"/>
          <w:sz w:val="26"/>
          <w:szCs w:val="26"/>
        </w:rPr>
      </w:pPr>
      <w:r w:rsidRPr="00014AF4">
        <w:rPr>
          <w:rFonts w:ascii="Times New Roman" w:hAnsi="Times New Roman" w:cs="Times New Roman"/>
          <w:sz w:val="26"/>
          <w:szCs w:val="26"/>
          <w:shd w:val="clear" w:color="auto" w:fill="FFFFFF"/>
        </w:rPr>
        <w:t>Xem xét các kế hoạch kiểm tra: phải có sự tham gia của tất cả những người có liên quan, kể cả trưởng dự án và có thể cả khách hàng. Việc xem xét nhằm bảo đảm các kế hoạch là khả thi, cũng như để phát hiện (và sữa chữa sau đó) các sai sót trong các bản kế hoạch.</w:t>
      </w:r>
    </w:p>
    <w:p w:rsidR="004B231B" w:rsidRPr="00721F56" w:rsidRDefault="004B231B" w:rsidP="004B231B">
      <w:pPr>
        <w:pStyle w:val="ListParagraph"/>
        <w:ind w:left="1440" w:firstLine="720"/>
        <w:jc w:val="both"/>
        <w:rPr>
          <w:rFonts w:ascii="Times New Roman" w:hAnsi="Times New Roman" w:cs="Times New Roman"/>
          <w:sz w:val="26"/>
          <w:szCs w:val="26"/>
        </w:rPr>
      </w:pPr>
    </w:p>
    <w:p w:rsidR="004B231B" w:rsidRPr="00721F56" w:rsidRDefault="004B231B" w:rsidP="004B231B">
      <w:pPr>
        <w:pStyle w:val="ListParagraph"/>
        <w:ind w:left="1440" w:firstLine="720"/>
        <w:jc w:val="both"/>
        <w:rPr>
          <w:rFonts w:ascii="Times New Roman" w:hAnsi="Times New Roman" w:cs="Times New Roman"/>
          <w:sz w:val="26"/>
          <w:szCs w:val="26"/>
        </w:rPr>
      </w:pP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394" w:name="_Toc403367950"/>
      <w:r w:rsidRPr="00721F56">
        <w:rPr>
          <w:rFonts w:ascii="Times New Roman" w:hAnsi="Times New Roman" w:cs="Times New Roman"/>
          <w:b/>
          <w:sz w:val="26"/>
          <w:szCs w:val="26"/>
        </w:rPr>
        <w:t>Báo cáo các kết quả thẩm tra và công nhận hợp lệ</w:t>
      </w:r>
      <w:bookmarkEnd w:id="394"/>
    </w:p>
    <w:p w:rsidR="004B231B" w:rsidRPr="00014AF4" w:rsidRDefault="004B231B" w:rsidP="004B231B">
      <w:pPr>
        <w:pStyle w:val="ListParagraph"/>
        <w:ind w:left="1080" w:firstLine="720"/>
        <w:jc w:val="both"/>
        <w:rPr>
          <w:rFonts w:ascii="Times New Roman" w:hAnsi="Times New Roman" w:cs="Times New Roman"/>
          <w:sz w:val="26"/>
          <w:szCs w:val="26"/>
          <w:shd w:val="clear" w:color="auto" w:fill="FFFFFF"/>
        </w:rPr>
      </w:pPr>
      <w:r w:rsidRPr="00014AF4">
        <w:rPr>
          <w:rFonts w:ascii="Times New Roman" w:hAnsi="Times New Roman" w:cs="Times New Roman"/>
          <w:sz w:val="26"/>
          <w:szCs w:val="26"/>
          <w:shd w:val="clear" w:color="auto" w:fill="FFFFFF"/>
        </w:rPr>
        <w:t>Phân tích kết quả kiểm tra và đề xuất yêu cầu sửa chữa: Chỉ định và đánh giá sự khác biệt giữa kết quả mong chờ và kết quả kiểm tra thực tế, tổng hợp và gửi thông tin yêu cầu sửa chữa đến những người có trách nhiệm trong dự án, lưu trữ để kiểm tra sau đó.</w:t>
      </w:r>
    </w:p>
    <w:p w:rsidR="004B231B" w:rsidRPr="00014AF4" w:rsidRDefault="004B231B" w:rsidP="004B231B">
      <w:pPr>
        <w:pStyle w:val="ListParagraph"/>
        <w:ind w:left="1080" w:firstLine="720"/>
        <w:jc w:val="both"/>
        <w:rPr>
          <w:rFonts w:ascii="Times New Roman" w:hAnsi="Times New Roman" w:cs="Times New Roman"/>
          <w:sz w:val="26"/>
          <w:szCs w:val="26"/>
          <w:shd w:val="clear" w:color="auto" w:fill="FFFFFF"/>
        </w:rPr>
      </w:pPr>
      <w:r w:rsidRPr="00014AF4">
        <w:rPr>
          <w:rStyle w:val="apple-converted-space"/>
          <w:rFonts w:ascii="Times New Roman" w:hAnsi="Times New Roman" w:cs="Times New Roman"/>
          <w:sz w:val="26"/>
          <w:szCs w:val="26"/>
          <w:shd w:val="clear" w:color="auto" w:fill="FFFFFF"/>
        </w:rPr>
        <w:t> </w:t>
      </w:r>
      <w:r w:rsidRPr="00014AF4">
        <w:rPr>
          <w:rFonts w:ascii="Times New Roman" w:hAnsi="Times New Roman" w:cs="Times New Roman"/>
          <w:sz w:val="26"/>
          <w:szCs w:val="26"/>
          <w:shd w:val="clear" w:color="auto" w:fill="FFFFFF"/>
        </w:rPr>
        <w:t>Đánh giá độ bao phủ: Xác định quá trình kiểm tra có đạt được độ bao phủ yêu cầu hay không, tỷ lệ yêu cầu đã được kiểm tra.</w:t>
      </w:r>
    </w:p>
    <w:p w:rsidR="004B231B" w:rsidRPr="00014AF4" w:rsidRDefault="004B231B" w:rsidP="004B231B">
      <w:pPr>
        <w:pStyle w:val="ListParagraph"/>
        <w:ind w:left="1080" w:firstLine="720"/>
        <w:jc w:val="both"/>
        <w:rPr>
          <w:rFonts w:ascii="Times New Roman" w:hAnsi="Times New Roman" w:cs="Times New Roman"/>
          <w:sz w:val="26"/>
          <w:szCs w:val="26"/>
          <w:shd w:val="clear" w:color="auto" w:fill="FFFFFF"/>
        </w:rPr>
      </w:pPr>
      <w:r w:rsidRPr="00014AF4">
        <w:rPr>
          <w:rFonts w:ascii="Times New Roman" w:hAnsi="Times New Roman" w:cs="Times New Roman"/>
          <w:sz w:val="26"/>
          <w:szCs w:val="26"/>
          <w:shd w:val="clear" w:color="auto" w:fill="FFFFFF"/>
        </w:rPr>
        <w:t>Phân tích lỗi: Đưa ra số liệu phục vụ cho việc cải tiến các qui trình phát triển, giảm sai sót cho các chu kỳ phát triển và kiểm tra sau đó. Ví dụ, tính toán tỷ lệ phát sinh lỗi, xu hướng gây ra lỗi, những lỗi “ngoan cố” hoặc thường xuyên tái xuất hiện.</w:t>
      </w:r>
    </w:p>
    <w:p w:rsidR="004B231B" w:rsidRPr="00014AF4" w:rsidRDefault="004B231B" w:rsidP="004B231B">
      <w:pPr>
        <w:pStyle w:val="ListParagraph"/>
        <w:ind w:left="1080" w:firstLine="720"/>
        <w:jc w:val="both"/>
        <w:rPr>
          <w:rFonts w:ascii="Times New Roman" w:hAnsi="Times New Roman" w:cs="Times New Roman"/>
          <w:sz w:val="26"/>
          <w:szCs w:val="26"/>
        </w:rPr>
      </w:pPr>
      <w:r w:rsidRPr="00014AF4">
        <w:rPr>
          <w:rFonts w:ascii="Times New Roman" w:hAnsi="Times New Roman" w:cs="Times New Roman"/>
          <w:sz w:val="26"/>
          <w:szCs w:val="26"/>
          <w:shd w:val="clear" w:color="auto" w:fill="FFFFFF"/>
        </w:rPr>
        <w:t>Xác định quá trình kiểm tra có đạt yêu cầu hay không: Phân tích đánh giá để xem các Test Case và chiến lược kiểm tra đã thiết kế có bao phủ hết những điểm cần kiểm tra hay không? Kiểm tra có đạt yêu cầu dự án không? Từ những kết quả này, kiểm tra viên có thể sẽ phải thay đổi chiến lược hoặc cách thức kiểm tra.</w:t>
      </w: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395" w:name="_Toc403367951"/>
      <w:r w:rsidRPr="00721F56">
        <w:rPr>
          <w:rFonts w:ascii="Times New Roman" w:hAnsi="Times New Roman" w:cs="Times New Roman"/>
          <w:b/>
          <w:sz w:val="26"/>
          <w:szCs w:val="26"/>
        </w:rPr>
        <w:t>Tài liệu người dùng</w:t>
      </w:r>
      <w:bookmarkEnd w:id="395"/>
    </w:p>
    <w:p w:rsidR="004B231B" w:rsidRPr="00903731" w:rsidRDefault="004B231B" w:rsidP="004B231B">
      <w:pPr>
        <w:pStyle w:val="ListParagraph"/>
        <w:ind w:left="993" w:firstLine="720"/>
        <w:rPr>
          <w:rFonts w:ascii="Arial" w:hAnsi="Arial" w:cs="Arial"/>
        </w:rPr>
      </w:pPr>
      <w:r w:rsidRPr="00903731">
        <w:rPr>
          <w:rFonts w:ascii="Arial" w:hAnsi="Arial" w:cs="Arial"/>
        </w:rPr>
        <w:t>Tài liệu hướng dẫn sử dụng cài đặt, vận hành, quản lý và bảo trì hệ thống, bao gồm: tài liệu hướng dẩn cài đặt và cấu hình cho server, hướng dẫn cài đặt hệ quản trị cơ sở dữ liệu, import cơ sở dữ liệu và hướng dẫn deploy toàn bộ hệ thống website lên server, phải được hoàn thành trước khi triển khai.</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396" w:name="_Toc403367952"/>
      <w:r w:rsidRPr="00721F56">
        <w:rPr>
          <w:rFonts w:ascii="Times New Roman" w:hAnsi="Times New Roman" w:cs="Times New Roman"/>
          <w:b/>
          <w:sz w:val="26"/>
          <w:szCs w:val="26"/>
        </w:rPr>
        <w:t>Kế hoạch quản lý cấu hình phần mềm</w:t>
      </w:r>
      <w:bookmarkEnd w:id="396"/>
    </w:p>
    <w:p w:rsidR="004B231B" w:rsidRPr="00930794" w:rsidRDefault="004B231B" w:rsidP="004B231B">
      <w:pPr>
        <w:pStyle w:val="ListParagraph"/>
        <w:spacing w:after="200" w:line="276" w:lineRule="auto"/>
        <w:ind w:left="993" w:firstLine="720"/>
        <w:rPr>
          <w:rFonts w:ascii="Arial" w:hAnsi="Arial" w:cs="Arial"/>
        </w:rPr>
      </w:pPr>
      <w:r w:rsidRPr="00930794">
        <w:rPr>
          <w:rFonts w:ascii="Arial" w:hAnsi="Arial" w:cs="Arial"/>
        </w:rPr>
        <w:t>Kế hoạch quản lý trong quá trình phát triển phần mề</w:t>
      </w:r>
      <w:r>
        <w:rPr>
          <w:rFonts w:ascii="Arial" w:hAnsi="Arial" w:cs="Arial"/>
        </w:rPr>
        <w:t>m:</w:t>
      </w:r>
    </w:p>
    <w:p w:rsidR="004B231B" w:rsidRPr="00930794" w:rsidRDefault="004B231B" w:rsidP="004B231B">
      <w:pPr>
        <w:pStyle w:val="ListParagraph"/>
        <w:numPr>
          <w:ilvl w:val="0"/>
          <w:numId w:val="90"/>
        </w:numPr>
        <w:spacing w:after="200" w:line="276" w:lineRule="auto"/>
        <w:ind w:left="2073"/>
        <w:rPr>
          <w:rFonts w:ascii="Arial" w:hAnsi="Arial" w:cs="Arial"/>
        </w:rPr>
      </w:pPr>
      <w:r w:rsidRPr="00930794">
        <w:rPr>
          <w:rFonts w:ascii="Arial" w:hAnsi="Arial" w:cs="Arial"/>
        </w:rPr>
        <w:t>Giai đoạn phân tích yêu cầu:</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t>Quá trình này thu thập các yêu cầu chức năng và phi chức năng về phần cứng và phần mềm cho hệ thống dự kiến. Kết thúc quá trình này tài liệu cần có: Bảng đặc tả yêu cầu phần mềm.</w:t>
      </w:r>
    </w:p>
    <w:p w:rsidR="004B231B" w:rsidRPr="00930794" w:rsidRDefault="004B231B" w:rsidP="004B231B">
      <w:pPr>
        <w:pStyle w:val="ListParagraph"/>
        <w:numPr>
          <w:ilvl w:val="0"/>
          <w:numId w:val="90"/>
        </w:numPr>
        <w:spacing w:after="200" w:line="276" w:lineRule="auto"/>
        <w:ind w:left="2073"/>
        <w:rPr>
          <w:rFonts w:ascii="Arial" w:hAnsi="Arial" w:cs="Arial"/>
        </w:rPr>
      </w:pPr>
      <w:r w:rsidRPr="00930794">
        <w:rPr>
          <w:rFonts w:ascii="Arial" w:hAnsi="Arial" w:cs="Arial"/>
        </w:rPr>
        <w:t>Giai đoạn thiết kê:</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lastRenderedPageBreak/>
        <w:t>Bao gồm quá trình thiết kế kiến trúc hệ thống, xây các dựng lược đồ, mô hình UML, các xữ lý, các giao diện màn hình và thiết cơ sở dữ liệu.</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t>Sau khi kết thúc giai đoạn này tài liệu cần có là: Tài liệu thiết kế phần mềm.</w:t>
      </w:r>
    </w:p>
    <w:p w:rsidR="004B231B" w:rsidRPr="00930794" w:rsidRDefault="004B231B" w:rsidP="004B231B">
      <w:pPr>
        <w:pStyle w:val="ListParagraph"/>
        <w:numPr>
          <w:ilvl w:val="0"/>
          <w:numId w:val="90"/>
        </w:numPr>
        <w:spacing w:after="200" w:line="276" w:lineRule="auto"/>
        <w:ind w:left="2073"/>
        <w:rPr>
          <w:rFonts w:ascii="Arial" w:hAnsi="Arial" w:cs="Arial"/>
        </w:rPr>
      </w:pPr>
      <w:r w:rsidRPr="00930794">
        <w:rPr>
          <w:rFonts w:ascii="Arial" w:hAnsi="Arial" w:cs="Arial"/>
        </w:rPr>
        <w:t>Giai đoạn cài đặt</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t>Đây là giai đoạn hiện thực hóa các bảng thiết kế từ giai đoạn thiết kế.</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t>Sản phẩm của giai đoạn này là: các file mã nguồn chương trình, cơ sở dữ liệu mẫu</w:t>
      </w:r>
      <w:r>
        <w:rPr>
          <w:rFonts w:ascii="Arial" w:hAnsi="Arial" w:cs="Arial"/>
        </w:rPr>
        <w:t>, tài liệu hướng đẩn sử dụng</w:t>
      </w:r>
      <w:r w:rsidRPr="00930794">
        <w:rPr>
          <w:rFonts w:ascii="Arial" w:hAnsi="Arial" w:cs="Arial"/>
        </w:rPr>
        <w:t>.</w:t>
      </w:r>
    </w:p>
    <w:p w:rsidR="004B231B" w:rsidRPr="00930794" w:rsidRDefault="004B231B" w:rsidP="004B231B">
      <w:pPr>
        <w:pStyle w:val="ListParagraph"/>
        <w:numPr>
          <w:ilvl w:val="0"/>
          <w:numId w:val="90"/>
        </w:numPr>
        <w:spacing w:after="200" w:line="276" w:lineRule="auto"/>
        <w:ind w:left="2073"/>
        <w:rPr>
          <w:rFonts w:ascii="Arial" w:hAnsi="Arial" w:cs="Arial"/>
        </w:rPr>
      </w:pPr>
      <w:r w:rsidRPr="00930794">
        <w:rPr>
          <w:rFonts w:ascii="Arial" w:hAnsi="Arial" w:cs="Arial"/>
        </w:rPr>
        <w:t>Giai đoạn kiểm thử:</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t>Giai đoạn tạo ra các test case cho hệ thống, hệ thống sau khi được kiểm thử với các test case này, kết quả thu được sẽ được báo cáo lại cho nhóm trưởng và các thành viên để tiến hành sửa lỗi (nếu có)</w:t>
      </w:r>
    </w:p>
    <w:p w:rsidR="004B231B" w:rsidRPr="00930794" w:rsidRDefault="004B231B" w:rsidP="004B231B">
      <w:pPr>
        <w:pStyle w:val="ListParagraph"/>
        <w:numPr>
          <w:ilvl w:val="0"/>
          <w:numId w:val="91"/>
        </w:numPr>
        <w:spacing w:after="200" w:line="276" w:lineRule="auto"/>
        <w:ind w:left="2883"/>
        <w:rPr>
          <w:rFonts w:ascii="Arial" w:hAnsi="Arial" w:cs="Arial"/>
        </w:rPr>
      </w:pPr>
      <w:r w:rsidRPr="00930794">
        <w:rPr>
          <w:rFonts w:ascii="Arial" w:hAnsi="Arial" w:cs="Arial"/>
        </w:rPr>
        <w:t>Sản phẩm của quá trình này là: tài liệu các trường hợp kiểm thử, báo cáo kết quả kiểm thử.</w:t>
      </w:r>
    </w:p>
    <w:p w:rsidR="004B231B" w:rsidRPr="00930794" w:rsidRDefault="004B231B" w:rsidP="004B231B">
      <w:pPr>
        <w:pStyle w:val="ListParagraph"/>
        <w:numPr>
          <w:ilvl w:val="0"/>
          <w:numId w:val="92"/>
        </w:numPr>
        <w:spacing w:after="200" w:line="276" w:lineRule="auto"/>
        <w:ind w:left="2073"/>
        <w:rPr>
          <w:rFonts w:ascii="Arial" w:hAnsi="Arial" w:cs="Arial"/>
        </w:rPr>
      </w:pPr>
      <w:r>
        <w:rPr>
          <w:rFonts w:ascii="Arial" w:hAnsi="Arial" w:cs="Arial"/>
        </w:rPr>
        <w:t>Tiến trình</w:t>
      </w:r>
      <w:r w:rsidRPr="00930794">
        <w:rPr>
          <w:rFonts w:ascii="Arial" w:hAnsi="Arial" w:cs="Arial"/>
        </w:rPr>
        <w:t xml:space="preserve"> quản lý cấu hình</w:t>
      </w:r>
    </w:p>
    <w:p w:rsidR="004B231B" w:rsidRDefault="004B231B" w:rsidP="004B231B">
      <w:pPr>
        <w:pStyle w:val="ListParagraph"/>
        <w:numPr>
          <w:ilvl w:val="0"/>
          <w:numId w:val="90"/>
        </w:numPr>
        <w:spacing w:after="200" w:line="276" w:lineRule="auto"/>
        <w:ind w:left="2073"/>
        <w:rPr>
          <w:rFonts w:ascii="Arial" w:hAnsi="Arial" w:cs="Arial"/>
        </w:rPr>
      </w:pPr>
      <w:r w:rsidRPr="00930794">
        <w:rPr>
          <w:rFonts w:ascii="Arial" w:hAnsi="Arial" w:cs="Arial"/>
        </w:rPr>
        <w:t>Nơi lưu trữ: toàn bộ các tập tin được lưu trữ trên google code</w:t>
      </w:r>
      <w:r w:rsidRPr="00930794">
        <w:rPr>
          <w:rFonts w:ascii="Arial" w:hAnsi="Arial" w:cs="Arial"/>
        </w:rPr>
        <w:br/>
        <w:t>với địa chỉ</w:t>
      </w:r>
      <w:r>
        <w:rPr>
          <w:rFonts w:ascii="Arial" w:hAnsi="Arial" w:cs="Arial"/>
        </w:rPr>
        <w:t xml:space="preserve"> thư mục</w:t>
      </w:r>
      <w:r w:rsidRPr="00930794">
        <w:rPr>
          <w:rFonts w:ascii="Arial" w:hAnsi="Arial" w:cs="Arial"/>
        </w:rPr>
        <w:t xml:space="preserve"> góc:</w:t>
      </w:r>
      <w:r>
        <w:rPr>
          <w:rFonts w:ascii="Arial" w:hAnsi="Arial" w:cs="Arial"/>
        </w:rPr>
        <w:t xml:space="preserve"> </w:t>
      </w:r>
      <w:r>
        <w:rPr>
          <w:rFonts w:ascii="Arial" w:hAnsi="Arial" w:cs="Arial"/>
        </w:rPr>
        <w:br/>
      </w:r>
      <w:hyperlink r:id="rId62" w:history="1">
        <w:r w:rsidRPr="00144128">
          <w:rPr>
            <w:rStyle w:val="Hyperlink"/>
            <w:rFonts w:ascii="Arial" w:hAnsi="Arial" w:cs="Arial"/>
          </w:rPr>
          <w:t>https://dam-bao-chat-luong-phan-mem-nha-tro.googlecode.com/svn/trunk/</w:t>
        </w:r>
      </w:hyperlink>
      <w:r>
        <w:rPr>
          <w:rFonts w:ascii="Arial" w:hAnsi="Arial" w:cs="Arial"/>
        </w:rPr>
        <w:t xml:space="preserve"> </w:t>
      </w:r>
    </w:p>
    <w:p w:rsidR="004B231B" w:rsidRDefault="004B231B" w:rsidP="004B231B">
      <w:pPr>
        <w:pStyle w:val="ListParagraph"/>
        <w:numPr>
          <w:ilvl w:val="0"/>
          <w:numId w:val="90"/>
        </w:numPr>
        <w:spacing w:after="200" w:line="276" w:lineRule="auto"/>
        <w:ind w:left="2073"/>
        <w:rPr>
          <w:rFonts w:ascii="Arial" w:hAnsi="Arial" w:cs="Arial"/>
        </w:rPr>
      </w:pPr>
      <w:r>
        <w:rPr>
          <w:rFonts w:ascii="Arial" w:hAnsi="Arial" w:cs="Arial"/>
        </w:rPr>
        <w:t>Công cụ: TortoiseSVN</w:t>
      </w:r>
    </w:p>
    <w:p w:rsidR="004B231B" w:rsidRDefault="004B231B" w:rsidP="004B231B">
      <w:pPr>
        <w:pStyle w:val="ListParagraph"/>
        <w:numPr>
          <w:ilvl w:val="0"/>
          <w:numId w:val="90"/>
        </w:numPr>
        <w:spacing w:after="200" w:line="276" w:lineRule="auto"/>
        <w:ind w:left="2073"/>
        <w:rPr>
          <w:rFonts w:ascii="Arial" w:hAnsi="Arial" w:cs="Arial"/>
        </w:rPr>
      </w:pPr>
      <w:r>
        <w:rPr>
          <w:rFonts w:ascii="Arial" w:hAnsi="Arial" w:cs="Arial"/>
        </w:rPr>
        <w:t>Phân quyền truy cập dữ liệu, và quản lý dữ liệu</w:t>
      </w:r>
    </w:p>
    <w:p w:rsidR="004B231B" w:rsidRDefault="004B231B" w:rsidP="004B231B">
      <w:pPr>
        <w:pStyle w:val="ListParagraph"/>
        <w:numPr>
          <w:ilvl w:val="0"/>
          <w:numId w:val="90"/>
        </w:numPr>
        <w:spacing w:after="200" w:line="276" w:lineRule="auto"/>
        <w:ind w:left="2073"/>
        <w:rPr>
          <w:rFonts w:ascii="Arial" w:hAnsi="Arial" w:cs="Arial"/>
        </w:rPr>
      </w:pPr>
      <w:r>
        <w:rPr>
          <w:rFonts w:ascii="Arial" w:hAnsi="Arial" w:cs="Arial"/>
        </w:rPr>
        <w:t>Các quy định truy cập sử dụng:</w:t>
      </w:r>
    </w:p>
    <w:p w:rsidR="004B231B" w:rsidRDefault="004B231B" w:rsidP="004B231B">
      <w:pPr>
        <w:pStyle w:val="ListParagraph"/>
        <w:numPr>
          <w:ilvl w:val="0"/>
          <w:numId w:val="93"/>
        </w:numPr>
        <w:spacing w:after="200" w:line="276" w:lineRule="auto"/>
        <w:ind w:left="2793"/>
        <w:rPr>
          <w:rFonts w:ascii="Arial" w:hAnsi="Arial" w:cs="Arial"/>
        </w:rPr>
      </w:pPr>
      <w:r>
        <w:rPr>
          <w:rFonts w:ascii="Arial" w:hAnsi="Arial" w:cs="Arial"/>
        </w:rPr>
        <w:t>Khi thay đổi dữ liệu bao gồm thêm, sữa, xóa dữ liệu các file phải ghi rõ trong phần “Comment” của TortoiseSVN và phải báo cáo cho nhóm trưởng và các thành viên trong nhóm.</w:t>
      </w:r>
    </w:p>
    <w:p w:rsidR="004B231B" w:rsidRDefault="004B231B" w:rsidP="004B231B">
      <w:pPr>
        <w:pStyle w:val="ListParagraph"/>
        <w:numPr>
          <w:ilvl w:val="0"/>
          <w:numId w:val="93"/>
        </w:numPr>
        <w:spacing w:after="200" w:line="276" w:lineRule="auto"/>
        <w:ind w:left="2793"/>
        <w:rPr>
          <w:rFonts w:ascii="Arial" w:hAnsi="Arial" w:cs="Arial"/>
        </w:rPr>
      </w:pPr>
      <w:r>
        <w:rPr>
          <w:rFonts w:ascii="Arial" w:hAnsi="Arial" w:cs="Arial"/>
        </w:rPr>
        <w:t xml:space="preserve">Tên các tập tin phải đặt theo cú pháp: </w:t>
      </w:r>
      <w:r w:rsidRPr="00984370">
        <w:rPr>
          <w:rFonts w:ascii="Arial" w:hAnsi="Arial" w:cs="Arial"/>
        </w:rPr>
        <w:t>HTQLNT -</w:t>
      </w:r>
      <w:r>
        <w:rPr>
          <w:rFonts w:ascii="Arial" w:hAnsi="Arial" w:cs="Arial"/>
        </w:rPr>
        <w:t>&lt;Tên tập tin&gt;</w:t>
      </w:r>
      <w:r w:rsidRPr="00984370">
        <w:rPr>
          <w:rFonts w:ascii="Arial" w:hAnsi="Arial" w:cs="Arial"/>
        </w:rPr>
        <w:t>.</w:t>
      </w:r>
      <w:r>
        <w:rPr>
          <w:rFonts w:ascii="Arial" w:hAnsi="Arial" w:cs="Arial"/>
        </w:rPr>
        <w:t>&lt;phần mở rộng&gt;</w:t>
      </w:r>
    </w:p>
    <w:p w:rsidR="004B231B" w:rsidRDefault="004B231B" w:rsidP="004B231B">
      <w:pPr>
        <w:pStyle w:val="ListParagraph"/>
        <w:numPr>
          <w:ilvl w:val="0"/>
          <w:numId w:val="93"/>
        </w:numPr>
        <w:spacing w:after="200" w:line="276" w:lineRule="auto"/>
        <w:ind w:left="2793"/>
        <w:rPr>
          <w:rFonts w:ascii="Arial" w:hAnsi="Arial" w:cs="Arial"/>
        </w:rPr>
      </w:pPr>
      <w:r>
        <w:rPr>
          <w:rFonts w:ascii="Arial" w:hAnsi="Arial" w:cs="Arial"/>
        </w:rPr>
        <w:t>Trước khi phiên làm việc phải update dữ liệu về bằng TortoiseSVN để đảm bảo phiên bản hiện hiện tại là mới nhất.</w:t>
      </w:r>
    </w:p>
    <w:p w:rsidR="004B231B" w:rsidRDefault="004B231B" w:rsidP="004B231B">
      <w:pPr>
        <w:pStyle w:val="ListParagraph"/>
        <w:numPr>
          <w:ilvl w:val="0"/>
          <w:numId w:val="93"/>
        </w:numPr>
        <w:spacing w:after="200" w:line="276" w:lineRule="auto"/>
        <w:ind w:left="2793"/>
        <w:rPr>
          <w:rFonts w:ascii="Arial" w:hAnsi="Arial" w:cs="Arial"/>
        </w:rPr>
      </w:pPr>
      <w:r>
        <w:rPr>
          <w:rFonts w:ascii="Arial" w:hAnsi="Arial" w:cs="Arial"/>
        </w:rPr>
        <w:t>Nếu có xung đột trong quá trình comit phải tự kết hợp lại và thông báo cho các thành viên khác.</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397" w:name="_Toc403367953"/>
      <w:r w:rsidRPr="00721F56">
        <w:rPr>
          <w:rFonts w:ascii="Times New Roman" w:hAnsi="Times New Roman" w:cs="Times New Roman"/>
          <w:b/>
          <w:sz w:val="26"/>
          <w:szCs w:val="26"/>
        </w:rPr>
        <w:t>Các tài liệu khác</w:t>
      </w:r>
      <w:bookmarkEnd w:id="397"/>
    </w:p>
    <w:p w:rsidR="004B231B" w:rsidRPr="00721F56" w:rsidRDefault="004B231B" w:rsidP="00B54F81">
      <w:pPr>
        <w:pStyle w:val="ListParagraph"/>
        <w:numPr>
          <w:ilvl w:val="0"/>
          <w:numId w:val="73"/>
        </w:numPr>
        <w:jc w:val="both"/>
        <w:outlineLvl w:val="1"/>
        <w:rPr>
          <w:rFonts w:ascii="Times New Roman" w:hAnsi="Times New Roman" w:cs="Times New Roman"/>
          <w:b/>
          <w:sz w:val="26"/>
          <w:szCs w:val="26"/>
        </w:rPr>
      </w:pPr>
      <w:bookmarkStart w:id="398" w:name="_Toc403367954"/>
      <w:r w:rsidRPr="00721F56">
        <w:rPr>
          <w:rFonts w:ascii="Times New Roman" w:hAnsi="Times New Roman" w:cs="Times New Roman"/>
          <w:b/>
          <w:sz w:val="26"/>
          <w:szCs w:val="26"/>
        </w:rPr>
        <w:t>Các chuẩn, thực tiển, quy ước và các phép đó</w:t>
      </w:r>
      <w:bookmarkEnd w:id="398"/>
    </w:p>
    <w:p w:rsidR="004B231B" w:rsidRPr="00721F56" w:rsidRDefault="004B231B" w:rsidP="00B54F81">
      <w:pPr>
        <w:pStyle w:val="ListParagraph"/>
        <w:numPr>
          <w:ilvl w:val="1"/>
          <w:numId w:val="73"/>
        </w:numPr>
        <w:jc w:val="both"/>
        <w:outlineLvl w:val="2"/>
        <w:rPr>
          <w:rFonts w:ascii="Times New Roman" w:hAnsi="Times New Roman" w:cs="Times New Roman"/>
          <w:b/>
          <w:sz w:val="26"/>
          <w:szCs w:val="26"/>
        </w:rPr>
      </w:pPr>
      <w:bookmarkStart w:id="399" w:name="_Toc403367955"/>
      <w:r w:rsidRPr="00721F56">
        <w:rPr>
          <w:rFonts w:ascii="Times New Roman" w:hAnsi="Times New Roman" w:cs="Times New Roman"/>
          <w:b/>
          <w:sz w:val="26"/>
          <w:szCs w:val="26"/>
        </w:rPr>
        <w:t>Mục đích</w:t>
      </w:r>
      <w:bookmarkEnd w:id="399"/>
    </w:p>
    <w:p w:rsidR="004B231B" w:rsidRPr="00721F56" w:rsidRDefault="004B231B" w:rsidP="004B231B">
      <w:pPr>
        <w:pStyle w:val="ListParagraph"/>
        <w:spacing w:after="0"/>
        <w:ind w:left="1440"/>
        <w:jc w:val="both"/>
        <w:rPr>
          <w:rFonts w:ascii="Times New Roman" w:hAnsi="Times New Roman" w:cs="Times New Roman"/>
          <w:sz w:val="26"/>
          <w:szCs w:val="26"/>
        </w:rPr>
      </w:pPr>
      <w:r w:rsidRPr="00721F56">
        <w:rPr>
          <w:rFonts w:ascii="Times New Roman" w:hAnsi="Times New Roman" w:cs="Times New Roman"/>
          <w:sz w:val="26"/>
          <w:szCs w:val="26"/>
        </w:rPr>
        <w:t>Mục đích của việc đặt các chuẩn, quy ước đặt tên các hàm, biến trong lập trình là:</w:t>
      </w:r>
    </w:p>
    <w:p w:rsidR="004B231B" w:rsidRPr="00721F56" w:rsidRDefault="004B231B" w:rsidP="004B231B">
      <w:pPr>
        <w:pStyle w:val="ListParagraph"/>
        <w:numPr>
          <w:ilvl w:val="0"/>
          <w:numId w:val="77"/>
        </w:numPr>
        <w:spacing w:after="0"/>
        <w:jc w:val="both"/>
        <w:rPr>
          <w:rFonts w:ascii="Times New Roman" w:hAnsi="Times New Roman" w:cs="Times New Roman"/>
          <w:sz w:val="26"/>
          <w:szCs w:val="26"/>
        </w:rPr>
      </w:pPr>
      <w:r w:rsidRPr="00721F56">
        <w:rPr>
          <w:rFonts w:ascii="Times New Roman" w:hAnsi="Times New Roman" w:cs="Times New Roman"/>
          <w:sz w:val="26"/>
          <w:szCs w:val="26"/>
        </w:rPr>
        <w:t>Giúp cho các thành viên trong nhóm lập trình có thể dễ dàng hiểu, và sử dụng các hàm, biến của người người khác trong nhóm, để có thể giải quyết dễ dàng, nhanh chóng các bài toán khác nhau.</w:t>
      </w:r>
    </w:p>
    <w:p w:rsidR="004B231B" w:rsidRPr="00721F56" w:rsidRDefault="004B231B" w:rsidP="004B231B">
      <w:pPr>
        <w:pStyle w:val="ListParagraph"/>
        <w:numPr>
          <w:ilvl w:val="0"/>
          <w:numId w:val="77"/>
        </w:numPr>
        <w:spacing w:after="0"/>
        <w:jc w:val="both"/>
        <w:rPr>
          <w:rFonts w:ascii="Times New Roman" w:hAnsi="Times New Roman" w:cs="Times New Roman"/>
          <w:sz w:val="26"/>
          <w:szCs w:val="26"/>
        </w:rPr>
      </w:pPr>
      <w:r w:rsidRPr="00721F56">
        <w:rPr>
          <w:rFonts w:ascii="Times New Roman" w:hAnsi="Times New Roman" w:cs="Times New Roman"/>
          <w:sz w:val="26"/>
          <w:szCs w:val="26"/>
        </w:rPr>
        <w:t>Miêu tả một cách đầy đủ, rõ ràng các tiến trình của biến, hàm</w:t>
      </w:r>
    </w:p>
    <w:p w:rsidR="004B231B" w:rsidRPr="00721F56" w:rsidRDefault="004B231B" w:rsidP="004B231B">
      <w:pPr>
        <w:spacing w:after="0"/>
        <w:ind w:left="1440"/>
        <w:jc w:val="both"/>
        <w:rPr>
          <w:rFonts w:ascii="Times New Roman" w:hAnsi="Times New Roman" w:cs="Times New Roman"/>
          <w:sz w:val="26"/>
          <w:szCs w:val="26"/>
        </w:rPr>
      </w:pPr>
      <w:r w:rsidRPr="00721F56">
        <w:rPr>
          <w:rFonts w:ascii="Times New Roman" w:hAnsi="Times New Roman" w:cs="Times New Roman"/>
          <w:sz w:val="26"/>
          <w:szCs w:val="26"/>
        </w:rPr>
        <w:lastRenderedPageBreak/>
        <w:t>Thường xuyên kiểm tra các hàm, các biến có đặt tên đúng quy cách hay không nhằm nhắc nhở kịp thời các thành viên tuân thủ đúng các quy chuẩn lập trình của nhóm lập trình.</w:t>
      </w:r>
    </w:p>
    <w:p w:rsidR="004B231B" w:rsidRPr="00721F56" w:rsidRDefault="004B231B" w:rsidP="004B231B">
      <w:pPr>
        <w:pStyle w:val="ListParagraph"/>
        <w:ind w:left="1440"/>
        <w:jc w:val="both"/>
        <w:rPr>
          <w:rFonts w:ascii="Times New Roman" w:hAnsi="Times New Roman" w:cs="Times New Roman"/>
          <w:b/>
          <w:sz w:val="26"/>
          <w:szCs w:val="26"/>
        </w:rPr>
      </w:pPr>
    </w:p>
    <w:p w:rsidR="004B231B" w:rsidRPr="00721F56" w:rsidRDefault="004B231B" w:rsidP="00B54F81">
      <w:pPr>
        <w:pStyle w:val="ListParagraph"/>
        <w:numPr>
          <w:ilvl w:val="1"/>
          <w:numId w:val="73"/>
        </w:numPr>
        <w:jc w:val="both"/>
        <w:outlineLvl w:val="2"/>
        <w:rPr>
          <w:rFonts w:ascii="Times New Roman" w:hAnsi="Times New Roman" w:cs="Times New Roman"/>
          <w:b/>
          <w:sz w:val="26"/>
          <w:szCs w:val="26"/>
        </w:rPr>
      </w:pPr>
      <w:bookmarkStart w:id="400" w:name="_Toc403367956"/>
      <w:r w:rsidRPr="00721F56">
        <w:rPr>
          <w:rFonts w:ascii="Times New Roman" w:hAnsi="Times New Roman" w:cs="Times New Roman"/>
          <w:b/>
          <w:sz w:val="26"/>
          <w:szCs w:val="26"/>
        </w:rPr>
        <w:t>Nội dung</w:t>
      </w:r>
      <w:bookmarkEnd w:id="400"/>
    </w:p>
    <w:p w:rsidR="004B231B" w:rsidRPr="00721F56" w:rsidRDefault="004B231B" w:rsidP="004B231B">
      <w:pPr>
        <w:pStyle w:val="ListParagraph"/>
        <w:numPr>
          <w:ilvl w:val="0"/>
          <w:numId w:val="76"/>
        </w:numPr>
        <w:spacing w:after="0"/>
        <w:jc w:val="both"/>
        <w:rPr>
          <w:rFonts w:ascii="Times New Roman" w:hAnsi="Times New Roman" w:cs="Times New Roman"/>
          <w:sz w:val="26"/>
          <w:szCs w:val="26"/>
        </w:rPr>
      </w:pPr>
      <w:r w:rsidRPr="00721F56">
        <w:rPr>
          <w:rFonts w:ascii="Times New Roman" w:hAnsi="Times New Roman" w:cs="Times New Roman"/>
          <w:sz w:val="26"/>
          <w:szCs w:val="26"/>
        </w:rPr>
        <w:t>Quy ước đặt tên trong cơ sở dữ liệu: được viết hoa toàn bộ vầ không dấu, được ngăn cách bởi dấu “_”.</w:t>
      </w:r>
    </w:p>
    <w:p w:rsidR="004B231B" w:rsidRPr="00721F56" w:rsidRDefault="004B231B" w:rsidP="004B231B">
      <w:pPr>
        <w:pStyle w:val="ListParagraph"/>
        <w:spacing w:after="0"/>
        <w:ind w:left="1800"/>
        <w:jc w:val="both"/>
        <w:rPr>
          <w:rFonts w:ascii="Times New Roman" w:hAnsi="Times New Roman" w:cs="Times New Roman"/>
          <w:sz w:val="26"/>
          <w:szCs w:val="26"/>
        </w:rPr>
      </w:pPr>
      <w:r w:rsidRPr="00721F56">
        <w:rPr>
          <w:rFonts w:ascii="Times New Roman" w:hAnsi="Times New Roman" w:cs="Times New Roman"/>
          <w:sz w:val="26"/>
          <w:szCs w:val="26"/>
        </w:rPr>
        <w:t>Ví dụ: NHA_TRO, DIA_CHI,…</w:t>
      </w:r>
    </w:p>
    <w:p w:rsidR="004B231B" w:rsidRPr="00721F56" w:rsidRDefault="004B231B" w:rsidP="004B231B">
      <w:pPr>
        <w:pStyle w:val="ListParagraph"/>
        <w:numPr>
          <w:ilvl w:val="0"/>
          <w:numId w:val="76"/>
        </w:numPr>
        <w:spacing w:after="0"/>
        <w:jc w:val="both"/>
        <w:rPr>
          <w:rFonts w:ascii="Times New Roman" w:hAnsi="Times New Roman" w:cs="Times New Roman"/>
          <w:sz w:val="26"/>
          <w:szCs w:val="26"/>
        </w:rPr>
      </w:pPr>
      <w:r w:rsidRPr="00721F56">
        <w:rPr>
          <w:rFonts w:ascii="Times New Roman" w:hAnsi="Times New Roman" w:cs="Times New Roman"/>
          <w:sz w:val="26"/>
          <w:szCs w:val="26"/>
        </w:rPr>
        <w:t>Quy ước đặt tên hàm trong controller: viết thường chữ đầu tiên và viết hoa chữ cái đầu tiên kể từ chữ thứ hai trỡ đi</w:t>
      </w:r>
    </w:p>
    <w:p w:rsidR="004B231B" w:rsidRPr="00721F56" w:rsidRDefault="004B231B" w:rsidP="004B231B">
      <w:pPr>
        <w:pStyle w:val="ListParagraph"/>
        <w:numPr>
          <w:ilvl w:val="0"/>
          <w:numId w:val="76"/>
        </w:numPr>
        <w:spacing w:after="0"/>
        <w:jc w:val="both"/>
        <w:rPr>
          <w:rFonts w:ascii="Times New Roman" w:hAnsi="Times New Roman" w:cs="Times New Roman"/>
          <w:sz w:val="26"/>
          <w:szCs w:val="26"/>
        </w:rPr>
      </w:pPr>
      <w:r w:rsidRPr="00721F56">
        <w:rPr>
          <w:rFonts w:ascii="Times New Roman" w:hAnsi="Times New Roman" w:cs="Times New Roman"/>
          <w:sz w:val="26"/>
          <w:szCs w:val="26"/>
        </w:rPr>
        <w:t>Quy ước đặt tên các view, controler: chữ cái đầu tiên của tên đầu tiên viết thường và chữ cái đầu tiên của tên thứ hai viết hoa</w:t>
      </w:r>
    </w:p>
    <w:p w:rsidR="004B231B" w:rsidRPr="00721F56" w:rsidRDefault="004B231B" w:rsidP="004B231B">
      <w:pPr>
        <w:pStyle w:val="ListParagraph"/>
        <w:spacing w:after="0"/>
        <w:ind w:left="1800"/>
        <w:jc w:val="both"/>
        <w:rPr>
          <w:rFonts w:ascii="Times New Roman" w:hAnsi="Times New Roman" w:cs="Times New Roman"/>
          <w:sz w:val="26"/>
          <w:szCs w:val="26"/>
        </w:rPr>
      </w:pPr>
      <w:r w:rsidRPr="00721F56">
        <w:rPr>
          <w:rFonts w:ascii="Times New Roman" w:hAnsi="Times New Roman" w:cs="Times New Roman"/>
          <w:sz w:val="26"/>
          <w:szCs w:val="26"/>
        </w:rPr>
        <w:t>Ví dụ: tinhThanh.php, binhLuan.php</w:t>
      </w:r>
    </w:p>
    <w:p w:rsidR="004B231B" w:rsidRPr="00721F56" w:rsidRDefault="004B231B" w:rsidP="004B231B">
      <w:pPr>
        <w:pStyle w:val="ListParagraph"/>
        <w:numPr>
          <w:ilvl w:val="0"/>
          <w:numId w:val="76"/>
        </w:numPr>
        <w:spacing w:after="0"/>
        <w:jc w:val="both"/>
        <w:rPr>
          <w:rFonts w:ascii="Times New Roman" w:hAnsi="Times New Roman" w:cs="Times New Roman"/>
          <w:sz w:val="26"/>
          <w:szCs w:val="26"/>
        </w:rPr>
      </w:pPr>
      <w:r w:rsidRPr="00721F56">
        <w:rPr>
          <w:rFonts w:ascii="Times New Roman" w:hAnsi="Times New Roman" w:cs="Times New Roman"/>
          <w:sz w:val="26"/>
          <w:szCs w:val="26"/>
        </w:rPr>
        <w:t>Tên biến phải mang ý nghĩa. Nên tránh các biến sử dụng một ký tự, trừ chúng là những biến thực sự không có ý nghĩa hoặc biến dùng tạm. VD: những biến cần mang ý nghĩa như: $nhaTro, $taiKhoan,…những biến không mang ý nghĩa hoặc dùng tạm như: $i, $n,…</w:t>
      </w:r>
    </w:p>
    <w:p w:rsidR="004B231B" w:rsidRPr="00721F56" w:rsidRDefault="004B231B" w:rsidP="004B231B">
      <w:pPr>
        <w:pStyle w:val="ListParagraph"/>
        <w:numPr>
          <w:ilvl w:val="0"/>
          <w:numId w:val="76"/>
        </w:numPr>
        <w:spacing w:after="0"/>
        <w:jc w:val="both"/>
        <w:rPr>
          <w:rFonts w:ascii="Times New Roman" w:hAnsi="Times New Roman" w:cs="Times New Roman"/>
          <w:sz w:val="26"/>
          <w:szCs w:val="26"/>
        </w:rPr>
      </w:pPr>
      <w:r w:rsidRPr="00721F56">
        <w:rPr>
          <w:rFonts w:ascii="Times New Roman" w:hAnsi="Times New Roman" w:cs="Times New Roman"/>
          <w:sz w:val="26"/>
          <w:szCs w:val="26"/>
        </w:rPr>
        <w:t>Các tài liệu được thực hiện trong dự án được đặt tên phải được bắt đầu “HTQLNT-”. VD: tài liệu đặc tả: HTQLNT – Đặc tả yêu cầu.docx,…</w:t>
      </w:r>
    </w:p>
    <w:p w:rsidR="004B231B" w:rsidRPr="00721F56" w:rsidRDefault="004B231B" w:rsidP="004B231B">
      <w:pPr>
        <w:pStyle w:val="ListParagraph"/>
        <w:numPr>
          <w:ilvl w:val="0"/>
          <w:numId w:val="76"/>
        </w:numPr>
        <w:spacing w:after="0"/>
        <w:jc w:val="both"/>
        <w:rPr>
          <w:rFonts w:ascii="Times New Roman" w:hAnsi="Times New Roman" w:cs="Times New Roman"/>
          <w:sz w:val="26"/>
          <w:szCs w:val="26"/>
        </w:rPr>
      </w:pPr>
      <w:r w:rsidRPr="00721F56">
        <w:rPr>
          <w:rFonts w:ascii="Times New Roman" w:hAnsi="Times New Roman" w:cs="Times New Roman"/>
          <w:sz w:val="26"/>
          <w:szCs w:val="26"/>
        </w:rPr>
        <w:t>Các thành viên trong nhóm mõi ngày phải update SVN ít nhất một lần và xem bảng phân công công việc và phải hoàn thành sớm các yêu cầu đúng tiến độ.</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B54F81">
      <w:pPr>
        <w:pStyle w:val="ListParagraph"/>
        <w:numPr>
          <w:ilvl w:val="0"/>
          <w:numId w:val="73"/>
        </w:numPr>
        <w:jc w:val="both"/>
        <w:outlineLvl w:val="1"/>
        <w:rPr>
          <w:rFonts w:ascii="Times New Roman" w:hAnsi="Times New Roman" w:cs="Times New Roman"/>
          <w:b/>
          <w:sz w:val="26"/>
          <w:szCs w:val="26"/>
        </w:rPr>
      </w:pPr>
      <w:bookmarkStart w:id="401" w:name="_Toc403367957"/>
      <w:r w:rsidRPr="00721F56">
        <w:rPr>
          <w:rFonts w:ascii="Times New Roman" w:hAnsi="Times New Roman" w:cs="Times New Roman"/>
          <w:b/>
          <w:sz w:val="26"/>
          <w:szCs w:val="26"/>
        </w:rPr>
        <w:t>Xem lại phần mềm</w:t>
      </w:r>
      <w:bookmarkEnd w:id="401"/>
    </w:p>
    <w:p w:rsidR="004B231B" w:rsidRPr="00721F56" w:rsidRDefault="004B231B" w:rsidP="00B54F81">
      <w:pPr>
        <w:pStyle w:val="ListParagraph"/>
        <w:numPr>
          <w:ilvl w:val="1"/>
          <w:numId w:val="73"/>
        </w:numPr>
        <w:jc w:val="both"/>
        <w:outlineLvl w:val="2"/>
        <w:rPr>
          <w:rFonts w:ascii="Times New Roman" w:hAnsi="Times New Roman" w:cs="Times New Roman"/>
          <w:b/>
          <w:sz w:val="26"/>
          <w:szCs w:val="26"/>
        </w:rPr>
      </w:pPr>
      <w:bookmarkStart w:id="402" w:name="_Toc403367958"/>
      <w:r w:rsidRPr="00721F56">
        <w:rPr>
          <w:rFonts w:ascii="Times New Roman" w:hAnsi="Times New Roman" w:cs="Times New Roman"/>
          <w:b/>
          <w:sz w:val="26"/>
          <w:szCs w:val="26"/>
        </w:rPr>
        <w:t>Mục đích</w:t>
      </w:r>
      <w:bookmarkEnd w:id="402"/>
    </w:p>
    <w:p w:rsidR="004B231B" w:rsidRPr="00721F56" w:rsidRDefault="004B231B" w:rsidP="004B231B">
      <w:pPr>
        <w:pStyle w:val="ListParagraph"/>
        <w:ind w:left="1440"/>
        <w:jc w:val="both"/>
        <w:rPr>
          <w:rFonts w:ascii="Times New Roman" w:hAnsi="Times New Roman" w:cs="Times New Roman"/>
          <w:sz w:val="26"/>
          <w:szCs w:val="26"/>
        </w:rPr>
      </w:pPr>
      <w:r w:rsidRPr="00721F56">
        <w:rPr>
          <w:rFonts w:ascii="Times New Roman" w:hAnsi="Times New Roman" w:cs="Times New Roman"/>
          <w:sz w:val="26"/>
          <w:szCs w:val="26"/>
        </w:rPr>
        <w:t xml:space="preserve">Xác định các xem lại phần mềm sẽ được thực hiện. Chúng có thể bao gồm các xem lại về quản lý, xem lại về kỹ thuật, thanh tra, kiểm toán. </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 xml:space="preserve">Liệt kê lịch biểu cho các xem lại phần mềm khi chúng có liên quan với lịch biểu của dự án phần mềm. </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 xml:space="preserve">Trình bày cách thức các xem lại phần mềm sẽ được hoàn thành. </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Trình bày các hoạt động thêm (sẽ được yêu cầu) và cách thức chúng sẽ được thực hiện và được kiểm tra.</w:t>
      </w:r>
    </w:p>
    <w:p w:rsidR="004B231B" w:rsidRPr="00721F56" w:rsidRDefault="004B231B" w:rsidP="00B54F81">
      <w:pPr>
        <w:pStyle w:val="ListParagraph"/>
        <w:numPr>
          <w:ilvl w:val="1"/>
          <w:numId w:val="73"/>
        </w:numPr>
        <w:jc w:val="both"/>
        <w:outlineLvl w:val="2"/>
        <w:rPr>
          <w:rFonts w:ascii="Times New Roman" w:hAnsi="Times New Roman" w:cs="Times New Roman"/>
          <w:b/>
          <w:sz w:val="26"/>
          <w:szCs w:val="26"/>
        </w:rPr>
      </w:pPr>
      <w:bookmarkStart w:id="403" w:name="_Toc403367959"/>
      <w:r w:rsidRPr="00721F56">
        <w:rPr>
          <w:rFonts w:ascii="Times New Roman" w:hAnsi="Times New Roman" w:cs="Times New Roman"/>
          <w:b/>
          <w:sz w:val="26"/>
          <w:szCs w:val="26"/>
        </w:rPr>
        <w:t>Các yêu cầu tối thiểu</w:t>
      </w:r>
      <w:bookmarkEnd w:id="403"/>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404" w:name="_Toc403367960"/>
      <w:r w:rsidRPr="00721F56">
        <w:rPr>
          <w:rFonts w:ascii="Times New Roman" w:hAnsi="Times New Roman" w:cs="Times New Roman"/>
          <w:b/>
          <w:sz w:val="26"/>
          <w:szCs w:val="26"/>
        </w:rPr>
        <w:t>Xem lại đặc tả phần mềm</w:t>
      </w:r>
      <w:bookmarkEnd w:id="404"/>
    </w:p>
    <w:p w:rsidR="004B231B" w:rsidRPr="00721F56" w:rsidRDefault="004B231B" w:rsidP="004B231B">
      <w:pPr>
        <w:ind w:left="1530" w:firstLine="313"/>
        <w:jc w:val="both"/>
        <w:rPr>
          <w:rFonts w:ascii="Times New Roman" w:hAnsi="Times New Roman" w:cs="Times New Roman"/>
          <w:sz w:val="26"/>
          <w:szCs w:val="26"/>
        </w:rPr>
      </w:pPr>
      <w:r w:rsidRPr="00721F56">
        <w:rPr>
          <w:rFonts w:ascii="Times New Roman" w:hAnsi="Times New Roman" w:cs="Times New Roman"/>
          <w:sz w:val="26"/>
          <w:szCs w:val="26"/>
        </w:rPr>
        <w:t>Đảm bảo sự đầy đủ của các yêu cầu chứa năng và phi chức năng được trình bày trong mô tả yêu cầu phần mềm:</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tra sản phẩm có đầy đủ các tính năng và hoạt động đúng với đặt tả không.</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tra các yêu cầu phi chức năng được đáp ứng đến mức độ nào.</w:t>
      </w: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405" w:name="_Toc403367961"/>
      <w:r w:rsidRPr="00721F56">
        <w:rPr>
          <w:rFonts w:ascii="Times New Roman" w:hAnsi="Times New Roman" w:cs="Times New Roman"/>
          <w:b/>
          <w:sz w:val="26"/>
          <w:szCs w:val="26"/>
        </w:rPr>
        <w:lastRenderedPageBreak/>
        <w:t>Xem lại thiết kế kiến trúc</w:t>
      </w:r>
      <w:bookmarkEnd w:id="405"/>
    </w:p>
    <w:p w:rsidR="004B231B" w:rsidRPr="00721F56" w:rsidRDefault="004B231B" w:rsidP="004B231B">
      <w:pPr>
        <w:ind w:left="1530" w:firstLine="313"/>
        <w:jc w:val="both"/>
        <w:rPr>
          <w:rFonts w:ascii="Times New Roman" w:hAnsi="Times New Roman" w:cs="Times New Roman"/>
          <w:sz w:val="26"/>
          <w:szCs w:val="26"/>
        </w:rPr>
      </w:pPr>
      <w:r w:rsidRPr="00721F56">
        <w:rPr>
          <w:rFonts w:ascii="Times New Roman" w:hAnsi="Times New Roman" w:cs="Times New Roman"/>
          <w:sz w:val="26"/>
          <w:szCs w:val="26"/>
        </w:rPr>
        <w:t xml:space="preserve">Thực hiện xem lại thiết kế kiến trúc phần mềm để đánh giá sự  đầy  đủ mức cao của sản phẩm như được viết trong mô tả thiết kế phần mềm. </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Sản phẩm có tuân thủ kiến trúc MVC, mô hình 3 lớp.</w:t>
      </w:r>
    </w:p>
    <w:p w:rsidR="004B231B" w:rsidRPr="00721F56" w:rsidRDefault="004B231B" w:rsidP="004B231B">
      <w:pPr>
        <w:pStyle w:val="ListParagraph"/>
        <w:spacing w:after="200" w:line="276" w:lineRule="auto"/>
        <w:ind w:left="1980"/>
        <w:jc w:val="both"/>
        <w:rPr>
          <w:rFonts w:ascii="Times New Roman" w:hAnsi="Times New Roman" w:cs="Times New Roman"/>
          <w:sz w:val="26"/>
          <w:szCs w:val="26"/>
        </w:rPr>
      </w:pP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406" w:name="_Toc403367962"/>
      <w:r w:rsidRPr="00721F56">
        <w:rPr>
          <w:rFonts w:ascii="Times New Roman" w:hAnsi="Times New Roman" w:cs="Times New Roman"/>
          <w:b/>
          <w:sz w:val="26"/>
          <w:szCs w:val="26"/>
        </w:rPr>
        <w:t>Xem lại thiết kế chi tiết</w:t>
      </w:r>
      <w:bookmarkEnd w:id="406"/>
    </w:p>
    <w:p w:rsidR="004B231B" w:rsidRPr="00721F56" w:rsidRDefault="004B231B" w:rsidP="004B231B">
      <w:pPr>
        <w:ind w:left="1530"/>
        <w:jc w:val="both"/>
        <w:rPr>
          <w:rFonts w:ascii="Times New Roman" w:hAnsi="Times New Roman" w:cs="Times New Roman"/>
          <w:sz w:val="26"/>
          <w:szCs w:val="26"/>
        </w:rPr>
      </w:pPr>
      <w:r w:rsidRPr="00721F56">
        <w:rPr>
          <w:rFonts w:ascii="Times New Roman" w:hAnsi="Times New Roman" w:cs="Times New Roman"/>
          <w:sz w:val="26"/>
          <w:szCs w:val="26"/>
        </w:rPr>
        <w:t xml:space="preserve">Xác định tính có thể chấp nhận của các thiết kế phần mềm chi tiết. </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Đảm bảo rằng hệ thống đầy đủ các chức năng như trong mô hình phân rã (DFD) của hệ thống và hoạt động chính xác với mô tả chức năng của hệ thống.</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tra cơ sở dữ liệu và các ràng buộc dữ liệu có đúng với dữ liệu đã thiết kế.</w:t>
      </w:r>
    </w:p>
    <w:p w:rsidR="004B231B" w:rsidRPr="00721F56" w:rsidRDefault="004B231B" w:rsidP="004B231B">
      <w:pPr>
        <w:pStyle w:val="ListParagraph"/>
        <w:ind w:left="1440"/>
        <w:jc w:val="both"/>
        <w:rPr>
          <w:rFonts w:ascii="Times New Roman" w:hAnsi="Times New Roman" w:cs="Times New Roman"/>
          <w:sz w:val="26"/>
          <w:szCs w:val="26"/>
        </w:rPr>
      </w:pP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407" w:name="_Toc403367963"/>
      <w:r w:rsidRPr="00721F56">
        <w:rPr>
          <w:rFonts w:ascii="Times New Roman" w:hAnsi="Times New Roman" w:cs="Times New Roman"/>
          <w:b/>
          <w:sz w:val="26"/>
          <w:szCs w:val="26"/>
        </w:rPr>
        <w:t>Xem lại kế hoạch thẩm tra và công nhận hợp lệ</w:t>
      </w:r>
      <w:bookmarkEnd w:id="407"/>
    </w:p>
    <w:p w:rsidR="004B231B" w:rsidRPr="00721F56" w:rsidRDefault="004B231B" w:rsidP="004B231B">
      <w:pPr>
        <w:ind w:left="1530" w:firstLine="313"/>
        <w:jc w:val="both"/>
        <w:rPr>
          <w:rFonts w:ascii="Times New Roman" w:hAnsi="Times New Roman" w:cs="Times New Roman"/>
          <w:sz w:val="26"/>
          <w:szCs w:val="26"/>
        </w:rPr>
      </w:pPr>
      <w:r w:rsidRPr="00721F56">
        <w:rPr>
          <w:rFonts w:ascii="Times New Roman" w:hAnsi="Times New Roman" w:cs="Times New Roman"/>
          <w:sz w:val="26"/>
          <w:szCs w:val="26"/>
        </w:rPr>
        <w:t xml:space="preserve">Đánh giá sự hoàn chỉnh và đầy  đủ của các phương pháp thẩm tra và công nhận hợp lệ  đã được  định nghĩa trong các kế hoạch thẩm tra và công nhận hợp lệ. </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Sản phẩm có vượt qua tất cả các trường hợp kiểm thử không.</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Dùng checkstyle kiểm tra xem có lỗi trình bài không.</w:t>
      </w:r>
    </w:p>
    <w:p w:rsidR="004B231B" w:rsidRPr="00721F56" w:rsidRDefault="004B231B" w:rsidP="004B231B">
      <w:pPr>
        <w:pStyle w:val="ListParagraph"/>
        <w:ind w:left="1440"/>
        <w:jc w:val="both"/>
        <w:rPr>
          <w:rFonts w:ascii="Times New Roman" w:hAnsi="Times New Roman" w:cs="Times New Roman"/>
          <w:sz w:val="26"/>
          <w:szCs w:val="26"/>
        </w:rPr>
      </w:pP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408" w:name="_Toc403367964"/>
      <w:r w:rsidRPr="00721F56">
        <w:rPr>
          <w:rFonts w:ascii="Times New Roman" w:hAnsi="Times New Roman" w:cs="Times New Roman"/>
          <w:b/>
          <w:sz w:val="26"/>
          <w:szCs w:val="26"/>
        </w:rPr>
        <w:t>Kiểm toán chức năng</w:t>
      </w:r>
      <w:bookmarkEnd w:id="408"/>
    </w:p>
    <w:p w:rsidR="004B231B" w:rsidRPr="00721F56" w:rsidRDefault="004B231B" w:rsidP="004B231B">
      <w:pPr>
        <w:ind w:left="1530" w:firstLine="313"/>
        <w:jc w:val="both"/>
        <w:rPr>
          <w:rFonts w:ascii="Times New Roman" w:hAnsi="Times New Roman" w:cs="Times New Roman"/>
          <w:sz w:val="26"/>
          <w:szCs w:val="26"/>
        </w:rPr>
      </w:pPr>
      <w:r w:rsidRPr="00721F56">
        <w:rPr>
          <w:rFonts w:ascii="Times New Roman" w:hAnsi="Times New Roman" w:cs="Times New Roman"/>
          <w:sz w:val="26"/>
          <w:szCs w:val="26"/>
        </w:rPr>
        <w:t>Trước khi phát hành phần mềm phải kiểm tra rằng tất cả các yêu cầu được xác định trong mô tả yêu cầu phần mềm đã được đáp ứng. Các quyền của từng loại người dùng có được đáp ứng đầy đủ không.</w:t>
      </w: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409" w:name="_Toc403367965"/>
      <w:r w:rsidRPr="00721F56">
        <w:rPr>
          <w:rFonts w:ascii="Times New Roman" w:hAnsi="Times New Roman" w:cs="Times New Roman"/>
          <w:b/>
          <w:sz w:val="26"/>
          <w:szCs w:val="26"/>
        </w:rPr>
        <w:t>Kiểm toán vật lý</w:t>
      </w:r>
      <w:bookmarkEnd w:id="409"/>
    </w:p>
    <w:p w:rsidR="004B231B" w:rsidRPr="00721F56" w:rsidRDefault="004B231B" w:rsidP="004B231B">
      <w:pPr>
        <w:pStyle w:val="ListParagraph"/>
        <w:ind w:left="1440" w:firstLine="403"/>
        <w:jc w:val="both"/>
        <w:rPr>
          <w:rFonts w:ascii="Times New Roman" w:hAnsi="Times New Roman" w:cs="Times New Roman"/>
          <w:sz w:val="26"/>
          <w:szCs w:val="26"/>
        </w:rPr>
      </w:pPr>
      <w:r w:rsidRPr="00721F56">
        <w:rPr>
          <w:rFonts w:ascii="Times New Roman" w:hAnsi="Times New Roman" w:cs="Times New Roman"/>
          <w:sz w:val="26"/>
          <w:szCs w:val="26"/>
        </w:rPr>
        <w:t>Thực hiện kiểm tra phiên bản cuối cùng trước khi phát hành với chương trình và tài liệu:</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tra các chức năng có đúng với tài liệu mô tả</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tra giao diện có phù hợp với mô tả trong tài liệu</w:t>
      </w:r>
    </w:p>
    <w:p w:rsidR="004B231B" w:rsidRPr="00721F56" w:rsidRDefault="004B231B" w:rsidP="004B231B">
      <w:pPr>
        <w:ind w:left="1440"/>
        <w:jc w:val="both"/>
        <w:rPr>
          <w:rFonts w:ascii="Times New Roman" w:hAnsi="Times New Roman" w:cs="Times New Roman"/>
          <w:sz w:val="26"/>
          <w:szCs w:val="26"/>
        </w:rPr>
      </w:pPr>
      <w:r w:rsidRPr="00721F56">
        <w:rPr>
          <w:rFonts w:ascii="Times New Roman" w:hAnsi="Times New Roman" w:cs="Times New Roman"/>
          <w:sz w:val="26"/>
          <w:szCs w:val="26"/>
        </w:rPr>
        <w:t>Kiểm tra khả năng đáp ứng nhu cầu của người dùng.</w:t>
      </w: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410" w:name="_Toc403367966"/>
      <w:r w:rsidRPr="00721F56">
        <w:rPr>
          <w:rFonts w:ascii="Times New Roman" w:hAnsi="Times New Roman" w:cs="Times New Roman"/>
          <w:b/>
          <w:sz w:val="26"/>
          <w:szCs w:val="26"/>
        </w:rPr>
        <w:t>Kiểm toán trong quy trình</w:t>
      </w:r>
      <w:bookmarkEnd w:id="410"/>
    </w:p>
    <w:p w:rsidR="004B231B" w:rsidRPr="00721F56" w:rsidRDefault="004B231B" w:rsidP="004B231B">
      <w:pPr>
        <w:pStyle w:val="ListParagraph"/>
        <w:ind w:left="1800"/>
        <w:jc w:val="both"/>
        <w:rPr>
          <w:rFonts w:ascii="Times New Roman" w:hAnsi="Times New Roman" w:cs="Times New Roman"/>
          <w:sz w:val="26"/>
          <w:szCs w:val="26"/>
        </w:rPr>
      </w:pPr>
      <w:r w:rsidRPr="00721F56">
        <w:rPr>
          <w:rFonts w:ascii="Times New Roman" w:hAnsi="Times New Roman" w:cs="Times New Roman"/>
          <w:sz w:val="26"/>
          <w:szCs w:val="26"/>
        </w:rPr>
        <w:t>Kiểm tra các mã lệnh có nhất quán với các quy ước đã được mô tả trong tài liệu</w:t>
      </w:r>
    </w:p>
    <w:p w:rsidR="004B231B" w:rsidRPr="00721F56" w:rsidRDefault="004B231B" w:rsidP="004B231B">
      <w:pPr>
        <w:pStyle w:val="ListParagraph"/>
        <w:ind w:left="1800"/>
        <w:jc w:val="both"/>
        <w:rPr>
          <w:rFonts w:ascii="Times New Roman" w:hAnsi="Times New Roman" w:cs="Times New Roman"/>
          <w:sz w:val="26"/>
          <w:szCs w:val="26"/>
        </w:rPr>
      </w:pPr>
      <w:r w:rsidRPr="00721F56">
        <w:rPr>
          <w:rFonts w:ascii="Times New Roman" w:hAnsi="Times New Roman" w:cs="Times New Roman"/>
          <w:sz w:val="26"/>
          <w:szCs w:val="26"/>
        </w:rPr>
        <w:t>Kiểm tra giao diện phần mềm</w:t>
      </w:r>
    </w:p>
    <w:p w:rsidR="004B231B" w:rsidRPr="00721F56" w:rsidRDefault="004B231B" w:rsidP="004B231B">
      <w:pPr>
        <w:pStyle w:val="ListParagraph"/>
        <w:ind w:left="1778" w:firstLine="22"/>
        <w:jc w:val="both"/>
        <w:rPr>
          <w:rFonts w:ascii="Times New Roman" w:hAnsi="Times New Roman" w:cs="Times New Roman"/>
          <w:sz w:val="26"/>
          <w:szCs w:val="26"/>
        </w:rPr>
      </w:pPr>
      <w:r w:rsidRPr="00721F56">
        <w:rPr>
          <w:rFonts w:ascii="Times New Roman" w:hAnsi="Times New Roman" w:cs="Times New Roman"/>
          <w:sz w:val="26"/>
          <w:szCs w:val="26"/>
        </w:rPr>
        <w:t>Kiểm tra thực hiện các thiết kế không nhất quán với yêu cầu chức năng.</w:t>
      </w:r>
    </w:p>
    <w:p w:rsidR="004B231B" w:rsidRPr="00721F56" w:rsidRDefault="004B231B" w:rsidP="004B231B">
      <w:pPr>
        <w:ind w:left="1440" w:firstLine="338"/>
        <w:jc w:val="both"/>
        <w:rPr>
          <w:rFonts w:ascii="Times New Roman" w:hAnsi="Times New Roman" w:cs="Times New Roman"/>
          <w:sz w:val="26"/>
          <w:szCs w:val="26"/>
        </w:rPr>
      </w:pPr>
      <w:r w:rsidRPr="00721F56">
        <w:rPr>
          <w:rFonts w:ascii="Times New Roman" w:hAnsi="Times New Roman" w:cs="Times New Roman"/>
          <w:sz w:val="26"/>
          <w:szCs w:val="26"/>
        </w:rPr>
        <w:lastRenderedPageBreak/>
        <w:t>Thực hiện các yêu cầu chức năng không nhất quán với các mô tả kiểm thử</w:t>
      </w: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411" w:name="_Toc403367967"/>
      <w:r w:rsidRPr="00721F56">
        <w:rPr>
          <w:rFonts w:ascii="Times New Roman" w:hAnsi="Times New Roman" w:cs="Times New Roman"/>
          <w:b/>
          <w:sz w:val="26"/>
          <w:szCs w:val="26"/>
        </w:rPr>
        <w:t>Xem lại về quản lý</w:t>
      </w:r>
      <w:bookmarkEnd w:id="411"/>
    </w:p>
    <w:p w:rsidR="004B231B" w:rsidRPr="00721F56" w:rsidRDefault="004B231B" w:rsidP="004B231B">
      <w:pPr>
        <w:pStyle w:val="ListParagraph"/>
        <w:ind w:left="1440" w:firstLine="360"/>
        <w:jc w:val="both"/>
        <w:rPr>
          <w:rFonts w:ascii="Times New Roman" w:hAnsi="Times New Roman" w:cs="Times New Roman"/>
          <w:sz w:val="26"/>
          <w:szCs w:val="26"/>
        </w:rPr>
      </w:pPr>
      <w:r w:rsidRPr="00721F56">
        <w:rPr>
          <w:rFonts w:ascii="Times New Roman" w:hAnsi="Times New Roman" w:cs="Times New Roman"/>
          <w:sz w:val="26"/>
          <w:szCs w:val="26"/>
        </w:rPr>
        <w:t>Định kỳ thực hiện đánh giá sự thực thi của các hoạt động và các thành phần được mô tả trong tài liệu.</w:t>
      </w:r>
    </w:p>
    <w:p w:rsidR="004B231B" w:rsidRPr="00721F56" w:rsidRDefault="004B231B" w:rsidP="004B231B">
      <w:pPr>
        <w:pStyle w:val="ListParagraph"/>
        <w:ind w:left="1440" w:firstLine="360"/>
        <w:jc w:val="both"/>
        <w:rPr>
          <w:rFonts w:ascii="Times New Roman" w:hAnsi="Times New Roman" w:cs="Times New Roman"/>
          <w:sz w:val="26"/>
          <w:szCs w:val="26"/>
        </w:rPr>
      </w:pPr>
      <w:r w:rsidRPr="00721F56">
        <w:rPr>
          <w:rFonts w:ascii="Times New Roman" w:hAnsi="Times New Roman" w:cs="Times New Roman"/>
          <w:sz w:val="26"/>
          <w:szCs w:val="26"/>
        </w:rPr>
        <w:t>Thực hiện xem lại về công tác nhân sự của dự án.</w:t>
      </w: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412" w:name="_Toc403367968"/>
      <w:r w:rsidRPr="00721F56">
        <w:rPr>
          <w:rFonts w:ascii="Times New Roman" w:hAnsi="Times New Roman" w:cs="Times New Roman"/>
          <w:b/>
          <w:sz w:val="26"/>
          <w:szCs w:val="26"/>
        </w:rPr>
        <w:t>Xem lại kế hoạch quản lý cấu hình</w:t>
      </w:r>
      <w:bookmarkEnd w:id="412"/>
    </w:p>
    <w:p w:rsidR="004B231B" w:rsidRPr="00721F56" w:rsidRDefault="004B231B" w:rsidP="004B231B">
      <w:pPr>
        <w:pStyle w:val="ListParagraph"/>
        <w:ind w:left="1440" w:firstLine="360"/>
        <w:jc w:val="both"/>
        <w:rPr>
          <w:rFonts w:ascii="Times New Roman" w:hAnsi="Times New Roman" w:cs="Times New Roman"/>
          <w:sz w:val="26"/>
          <w:szCs w:val="26"/>
        </w:rPr>
      </w:pPr>
      <w:r w:rsidRPr="00721F56">
        <w:rPr>
          <w:rFonts w:ascii="Times New Roman" w:hAnsi="Times New Roman" w:cs="Times New Roman"/>
          <w:sz w:val="26"/>
          <w:szCs w:val="26"/>
        </w:rPr>
        <w:t>Định kỳ thực hiện đánh giá hoạt động quản lý cấu hình được định nghĩa trong kế hoạch quản lý cấu hình</w:t>
      </w: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413" w:name="_Toc403367969"/>
      <w:r w:rsidRPr="00721F56">
        <w:rPr>
          <w:rFonts w:ascii="Times New Roman" w:hAnsi="Times New Roman" w:cs="Times New Roman"/>
          <w:b/>
          <w:sz w:val="26"/>
          <w:szCs w:val="26"/>
        </w:rPr>
        <w:t>Xem lại sau thực thi</w:t>
      </w:r>
      <w:bookmarkEnd w:id="413"/>
    </w:p>
    <w:p w:rsidR="004B231B" w:rsidRPr="00721F56" w:rsidRDefault="004B231B" w:rsidP="004B231B">
      <w:pPr>
        <w:pStyle w:val="ListParagraph"/>
        <w:ind w:left="1800"/>
        <w:jc w:val="both"/>
        <w:rPr>
          <w:rFonts w:ascii="Times New Roman" w:hAnsi="Times New Roman" w:cs="Times New Roman"/>
          <w:sz w:val="26"/>
          <w:szCs w:val="26"/>
        </w:rPr>
      </w:pPr>
      <w:r w:rsidRPr="00721F56">
        <w:rPr>
          <w:rFonts w:ascii="Times New Roman" w:hAnsi="Times New Roman" w:cs="Times New Roman"/>
          <w:sz w:val="26"/>
          <w:szCs w:val="26"/>
        </w:rPr>
        <w:t>Thực hiện sau cùng trong quy trình phần mềm nhằm đánh giá các hoạt động phát triển của dự án. Cung cấp các đề xuất cho các hoạt động phù hợp để phát hành sản phẩm</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B54F81">
      <w:pPr>
        <w:pStyle w:val="ListParagraph"/>
        <w:numPr>
          <w:ilvl w:val="2"/>
          <w:numId w:val="73"/>
        </w:numPr>
        <w:jc w:val="both"/>
        <w:outlineLvl w:val="3"/>
        <w:rPr>
          <w:rFonts w:ascii="Times New Roman" w:hAnsi="Times New Roman" w:cs="Times New Roman"/>
          <w:b/>
          <w:sz w:val="26"/>
          <w:szCs w:val="26"/>
        </w:rPr>
      </w:pPr>
      <w:bookmarkStart w:id="414" w:name="_Toc403367970"/>
      <w:r w:rsidRPr="00721F56">
        <w:rPr>
          <w:rFonts w:ascii="Times New Roman" w:hAnsi="Times New Roman" w:cs="Times New Roman"/>
          <w:b/>
          <w:sz w:val="26"/>
          <w:szCs w:val="26"/>
        </w:rPr>
        <w:t>Các kiểm toán và xem lại khác.</w:t>
      </w:r>
      <w:bookmarkEnd w:id="414"/>
    </w:p>
    <w:p w:rsidR="004B231B" w:rsidRPr="00721F56" w:rsidRDefault="004B231B" w:rsidP="004B231B">
      <w:pPr>
        <w:pStyle w:val="ListParagraph"/>
        <w:ind w:left="1440" w:firstLine="360"/>
        <w:jc w:val="both"/>
        <w:rPr>
          <w:rFonts w:ascii="Times New Roman" w:hAnsi="Times New Roman" w:cs="Times New Roman"/>
          <w:b/>
          <w:sz w:val="26"/>
          <w:szCs w:val="26"/>
        </w:rPr>
      </w:pPr>
      <w:r w:rsidRPr="00721F56">
        <w:rPr>
          <w:rFonts w:ascii="Times New Roman" w:hAnsi="Times New Roman" w:cs="Times New Roman"/>
          <w:sz w:val="26"/>
          <w:szCs w:val="26"/>
        </w:rPr>
        <w:t>Xem lại tài liệu người dùng:</w:t>
      </w:r>
    </w:p>
    <w:p w:rsidR="004B231B" w:rsidRPr="00721F56" w:rsidRDefault="004B231B" w:rsidP="004B231B">
      <w:pPr>
        <w:pStyle w:val="ListParagraph"/>
        <w:numPr>
          <w:ilvl w:val="2"/>
          <w:numId w:val="74"/>
        </w:numPr>
        <w:jc w:val="both"/>
        <w:rPr>
          <w:rFonts w:ascii="Times New Roman" w:hAnsi="Times New Roman" w:cs="Times New Roman"/>
          <w:b/>
          <w:sz w:val="26"/>
          <w:szCs w:val="26"/>
        </w:rPr>
      </w:pPr>
      <w:r w:rsidRPr="00721F56">
        <w:rPr>
          <w:rFonts w:ascii="Times New Roman" w:hAnsi="Times New Roman" w:cs="Times New Roman"/>
          <w:sz w:val="26"/>
          <w:szCs w:val="26"/>
        </w:rPr>
        <w:t>Tính đầy đủ</w:t>
      </w:r>
    </w:p>
    <w:p w:rsidR="004B231B" w:rsidRPr="00721F56" w:rsidRDefault="004B231B" w:rsidP="004B231B">
      <w:pPr>
        <w:pStyle w:val="ListParagraph"/>
        <w:numPr>
          <w:ilvl w:val="2"/>
          <w:numId w:val="74"/>
        </w:numPr>
        <w:jc w:val="both"/>
        <w:rPr>
          <w:rFonts w:ascii="Times New Roman" w:hAnsi="Times New Roman" w:cs="Times New Roman"/>
          <w:b/>
          <w:sz w:val="26"/>
          <w:szCs w:val="26"/>
        </w:rPr>
      </w:pPr>
      <w:r w:rsidRPr="00721F56">
        <w:rPr>
          <w:rFonts w:ascii="Times New Roman" w:hAnsi="Times New Roman" w:cs="Times New Roman"/>
          <w:sz w:val="26"/>
          <w:szCs w:val="26"/>
        </w:rPr>
        <w:t>Tính rõ ràng</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Tính chính xác</w:t>
      </w:r>
    </w:p>
    <w:p w:rsidR="004B231B" w:rsidRPr="00721F56" w:rsidRDefault="004B231B" w:rsidP="004B231B">
      <w:pPr>
        <w:pStyle w:val="ListParagraph"/>
        <w:numPr>
          <w:ilvl w:val="2"/>
          <w:numId w:val="74"/>
        </w:numPr>
        <w:jc w:val="both"/>
        <w:rPr>
          <w:rFonts w:ascii="Times New Roman" w:hAnsi="Times New Roman" w:cs="Times New Roman"/>
          <w:sz w:val="26"/>
          <w:szCs w:val="26"/>
        </w:rPr>
      </w:pPr>
      <w:r w:rsidRPr="00721F56">
        <w:rPr>
          <w:rFonts w:ascii="Times New Roman" w:hAnsi="Times New Roman" w:cs="Times New Roman"/>
          <w:sz w:val="26"/>
          <w:szCs w:val="26"/>
        </w:rPr>
        <w:t>Tính tiện lợi</w:t>
      </w:r>
    </w:p>
    <w:p w:rsidR="004B231B" w:rsidRPr="00721F56" w:rsidRDefault="004B231B" w:rsidP="00B54F81">
      <w:pPr>
        <w:pStyle w:val="ListParagraph"/>
        <w:numPr>
          <w:ilvl w:val="0"/>
          <w:numId w:val="73"/>
        </w:numPr>
        <w:jc w:val="both"/>
        <w:outlineLvl w:val="1"/>
        <w:rPr>
          <w:rFonts w:ascii="Times New Roman" w:hAnsi="Times New Roman" w:cs="Times New Roman"/>
          <w:b/>
          <w:sz w:val="26"/>
          <w:szCs w:val="26"/>
        </w:rPr>
      </w:pPr>
      <w:bookmarkStart w:id="415" w:name="_Toc403367971"/>
      <w:r w:rsidRPr="00721F56">
        <w:rPr>
          <w:rFonts w:ascii="Times New Roman" w:hAnsi="Times New Roman" w:cs="Times New Roman"/>
          <w:b/>
          <w:sz w:val="26"/>
          <w:szCs w:val="26"/>
        </w:rPr>
        <w:t>Kiểm thử</w:t>
      </w:r>
      <w:bookmarkEnd w:id="415"/>
    </w:p>
    <w:p w:rsidR="004B231B" w:rsidRPr="00721F56" w:rsidRDefault="004B231B" w:rsidP="004B231B">
      <w:pPr>
        <w:pStyle w:val="ListParagraph"/>
        <w:numPr>
          <w:ilvl w:val="0"/>
          <w:numId w:val="88"/>
        </w:numPr>
        <w:spacing w:after="15" w:line="237" w:lineRule="auto"/>
        <w:jc w:val="both"/>
        <w:rPr>
          <w:rFonts w:ascii="Times New Roman" w:hAnsi="Times New Roman" w:cs="Times New Roman"/>
          <w:sz w:val="26"/>
          <w:szCs w:val="26"/>
        </w:rPr>
      </w:pPr>
      <w:r w:rsidRPr="00721F56">
        <w:rPr>
          <w:rFonts w:ascii="Times New Roman" w:hAnsi="Times New Roman" w:cs="Times New Roman"/>
          <w:sz w:val="26"/>
          <w:szCs w:val="26"/>
        </w:rPr>
        <w:t>Kiểm thử chức năng cửa phần mềm:</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Phân tích mã nguồn với công cụ hỗ trợ lập trình web: notepad++, adobe dreamweaver, kiểm tra các function, viết trường hợp kiểm thử và tài liệu kết quả.</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thử chức năng để kiểm tra sự thực thi của các chức năng trên nền tảng hệ điều hành Windows 8, viết trường hợp kiêm thử và viết tài liệu kết quả.</w:t>
      </w:r>
    </w:p>
    <w:p w:rsidR="004B231B" w:rsidRPr="00721F56" w:rsidRDefault="004B231B" w:rsidP="004B231B">
      <w:pPr>
        <w:pStyle w:val="ListParagraph"/>
        <w:numPr>
          <w:ilvl w:val="0"/>
          <w:numId w:val="88"/>
        </w:numPr>
        <w:spacing w:after="15" w:line="237" w:lineRule="auto"/>
        <w:ind w:left="1440"/>
        <w:jc w:val="both"/>
        <w:rPr>
          <w:rFonts w:ascii="Times New Roman" w:hAnsi="Times New Roman" w:cs="Times New Roman"/>
          <w:sz w:val="26"/>
          <w:szCs w:val="26"/>
        </w:rPr>
      </w:pPr>
      <w:r w:rsidRPr="00721F56">
        <w:rPr>
          <w:rFonts w:ascii="Times New Roman" w:hAnsi="Times New Roman" w:cs="Times New Roman"/>
          <w:sz w:val="26"/>
          <w:szCs w:val="26"/>
        </w:rPr>
        <w:t>Kiểm thử giao diện:</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Phân tích bằng thiết kế giao diện, nguyên tắc hoạt động, kiểm tra có lỗi hoạt động hay về mặt logic hoạt động của giao diện, thử nghiệm giao diện thực tế và viết tài liệu kết quả.</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Sử dụng chương trình trong thời gian cụ thể, sử dụng các điều khiển trên giao diện để tìm lỗi, viết trường hợp kiểm thử và tài liệu kết quả.</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Kiểm thử các yêu cầu phi chức năng:</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Sử dụng các chức năng, ghi nhận thời gian phản ứng, viết tài liệu kết quả.</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Kiểm tra tương tác, kiểm tra các điều kiện sử dụng chức năng chương trình, kiểm tra dữ liệu, viết tài liệu kết quả.</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lastRenderedPageBreak/>
        <w:t>Chạy phần mềm trên nền tảng hệ điều hành khác nhau để tìm ra những chức năng có khả năng gây ra lỗi.</w:t>
      </w:r>
    </w:p>
    <w:p w:rsidR="004B231B" w:rsidRPr="00721F56" w:rsidRDefault="004B231B" w:rsidP="004B231B">
      <w:pPr>
        <w:pStyle w:val="ListParagraph"/>
        <w:numPr>
          <w:ilvl w:val="1"/>
          <w:numId w:val="74"/>
        </w:numPr>
        <w:jc w:val="both"/>
        <w:rPr>
          <w:rFonts w:ascii="Times New Roman" w:hAnsi="Times New Roman" w:cs="Times New Roman"/>
          <w:sz w:val="26"/>
          <w:szCs w:val="26"/>
        </w:rPr>
      </w:pPr>
      <w:r w:rsidRPr="00721F56">
        <w:rPr>
          <w:rFonts w:ascii="Times New Roman" w:hAnsi="Times New Roman" w:cs="Times New Roman"/>
          <w:sz w:val="26"/>
          <w:szCs w:val="26"/>
        </w:rPr>
        <w:t>Thử nghiệm đóng góp phần mềm, tiến hành cài đặt và chạy ứng dụng thực tế cho nhiều người sử dụng để đánh giá khả năng ứng dụng của phần mềm.</w:t>
      </w:r>
    </w:p>
    <w:p w:rsidR="004B231B" w:rsidRPr="00721F56" w:rsidRDefault="004B231B" w:rsidP="004B231B">
      <w:pPr>
        <w:jc w:val="both"/>
        <w:rPr>
          <w:rFonts w:ascii="Times New Roman" w:hAnsi="Times New Roman" w:cs="Times New Roman"/>
          <w:sz w:val="26"/>
          <w:szCs w:val="26"/>
        </w:rPr>
      </w:pPr>
    </w:p>
    <w:p w:rsidR="004B231B" w:rsidRPr="00721F56" w:rsidRDefault="004B231B" w:rsidP="00B54F81">
      <w:pPr>
        <w:pStyle w:val="ListParagraph"/>
        <w:numPr>
          <w:ilvl w:val="0"/>
          <w:numId w:val="73"/>
        </w:numPr>
        <w:jc w:val="both"/>
        <w:outlineLvl w:val="1"/>
        <w:rPr>
          <w:rFonts w:ascii="Times New Roman" w:hAnsi="Times New Roman" w:cs="Times New Roman"/>
          <w:b/>
          <w:sz w:val="26"/>
          <w:szCs w:val="26"/>
        </w:rPr>
      </w:pPr>
      <w:bookmarkStart w:id="416" w:name="_Toc403367972"/>
      <w:r w:rsidRPr="00721F56">
        <w:rPr>
          <w:rFonts w:ascii="Times New Roman" w:hAnsi="Times New Roman" w:cs="Times New Roman"/>
          <w:b/>
          <w:sz w:val="26"/>
          <w:szCs w:val="26"/>
        </w:rPr>
        <w:t>Hoạt động hiểu chỉnh và báo cáo vấn đề</w:t>
      </w:r>
      <w:bookmarkEnd w:id="416"/>
    </w:p>
    <w:p w:rsidR="004B231B" w:rsidRPr="00721F56" w:rsidRDefault="004B231B" w:rsidP="004B231B">
      <w:pPr>
        <w:pStyle w:val="ListParagraph"/>
        <w:numPr>
          <w:ilvl w:val="0"/>
          <w:numId w:val="74"/>
        </w:numPr>
        <w:rPr>
          <w:rFonts w:ascii="Times New Roman" w:hAnsi="Times New Roman" w:cs="Times New Roman"/>
          <w:sz w:val="26"/>
          <w:szCs w:val="26"/>
        </w:rPr>
      </w:pPr>
      <w:r w:rsidRPr="00721F56">
        <w:rPr>
          <w:rFonts w:ascii="Times New Roman" w:hAnsi="Times New Roman" w:cs="Times New Roman"/>
          <w:sz w:val="26"/>
          <w:szCs w:val="26"/>
        </w:rPr>
        <w:t>Các thực tiễn, các thủ tục sẽ tuân theo:</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Kiểm tra quá trình phát triển phần mềm để đảm bảo rằng các thủ tục và các chuẩn đảm bảo chất lượng được tuân theo</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Việc kiểm tra các chuẩn dự án được tuân theo, ứng dụng và các tài liệu được làm phù hợp với các quy định, các chuẩn đã thảo luận và thống nhất</w:t>
      </w:r>
    </w:p>
    <w:p w:rsidR="004B231B" w:rsidRPr="00721F56" w:rsidRDefault="004B231B" w:rsidP="004B231B">
      <w:pPr>
        <w:pStyle w:val="ListParagraph"/>
        <w:numPr>
          <w:ilvl w:val="0"/>
          <w:numId w:val="74"/>
        </w:numPr>
        <w:rPr>
          <w:rFonts w:ascii="Times New Roman" w:hAnsi="Times New Roman" w:cs="Times New Roman"/>
          <w:sz w:val="26"/>
          <w:szCs w:val="26"/>
        </w:rPr>
      </w:pPr>
      <w:r w:rsidRPr="00721F56">
        <w:rPr>
          <w:rFonts w:ascii="Times New Roman" w:hAnsi="Times New Roman" w:cs="Times New Roman"/>
          <w:sz w:val="26"/>
          <w:szCs w:val="26"/>
        </w:rPr>
        <w:t>Trách nhiệm của nhóm quản lý chât lượng:</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Bảo đảm tất cả các thay đổi là được các bộ phận liên quan (nhóm lập trình, nhỏm bảo trì, nhóm kiểm thử) nhận biết và tham gia</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Xem xét, phê chuẩn hoặc từ chối các thay đổi</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Kiểm tra, xác nhận các thay đổi</w:t>
      </w:r>
    </w:p>
    <w:p w:rsidR="004B231B" w:rsidRPr="00721F56" w:rsidRDefault="004B231B" w:rsidP="004B231B">
      <w:pPr>
        <w:pStyle w:val="ListParagraph"/>
        <w:numPr>
          <w:ilvl w:val="0"/>
          <w:numId w:val="88"/>
        </w:numPr>
        <w:spacing w:after="15" w:line="237" w:lineRule="auto"/>
        <w:ind w:left="1440"/>
        <w:rPr>
          <w:rFonts w:ascii="Times New Roman" w:hAnsi="Times New Roman" w:cs="Times New Roman"/>
          <w:sz w:val="26"/>
          <w:szCs w:val="26"/>
        </w:rPr>
      </w:pPr>
      <w:r w:rsidRPr="00721F56">
        <w:rPr>
          <w:rFonts w:ascii="Times New Roman" w:hAnsi="Times New Roman" w:cs="Times New Roman"/>
          <w:sz w:val="26"/>
          <w:szCs w:val="26"/>
        </w:rPr>
        <w:t>Phê chuẩn các bản phân phối sản phẩm đến khách hàng</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B54F81">
      <w:pPr>
        <w:pStyle w:val="ListParagraph"/>
        <w:numPr>
          <w:ilvl w:val="0"/>
          <w:numId w:val="73"/>
        </w:numPr>
        <w:jc w:val="both"/>
        <w:outlineLvl w:val="1"/>
        <w:rPr>
          <w:rFonts w:ascii="Times New Roman" w:hAnsi="Times New Roman" w:cs="Times New Roman"/>
          <w:b/>
          <w:sz w:val="26"/>
          <w:szCs w:val="26"/>
        </w:rPr>
      </w:pPr>
      <w:bookmarkStart w:id="417" w:name="_Toc403367973"/>
      <w:r w:rsidRPr="00721F56">
        <w:rPr>
          <w:rFonts w:ascii="Times New Roman" w:hAnsi="Times New Roman" w:cs="Times New Roman"/>
          <w:b/>
          <w:sz w:val="26"/>
          <w:szCs w:val="26"/>
        </w:rPr>
        <w:t>Công cụ, kỹ thuật và phương pháp</w:t>
      </w:r>
      <w:bookmarkEnd w:id="417"/>
    </w:p>
    <w:p w:rsidR="004B231B" w:rsidRPr="00721F56" w:rsidRDefault="004B231B" w:rsidP="004B231B">
      <w:pPr>
        <w:ind w:firstLine="720"/>
        <w:rPr>
          <w:rFonts w:ascii="Times New Roman" w:hAnsi="Times New Roman" w:cs="Times New Roman"/>
          <w:b/>
          <w:sz w:val="26"/>
          <w:szCs w:val="26"/>
        </w:rPr>
      </w:pPr>
      <w:r w:rsidRPr="00721F56">
        <w:rPr>
          <w:rFonts w:ascii="Times New Roman" w:hAnsi="Times New Roman" w:cs="Times New Roman"/>
          <w:sz w:val="26"/>
          <w:szCs w:val="26"/>
        </w:rPr>
        <w:t>Các công cụ phần mềm:</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Tortoise SVN: giúp quản lý tài liệu, quản lý source code của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NetBean: trình soạn thảo source code của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Notepad++: trình soạn thảo source code của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Microsoft Word: trình soạn thảo tài liệu của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Google Chrome: trình duyệt web, môi trường làm việc và kiểm thử của sản phẩm.</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FireFox: trình duyệt web, môi trường làm việc và kiểm thử của sản phẩm.</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Paint: Công cụ hổ trợ thiết kế giao diện cho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PowerDesigner: hổ trợ thiết kế CSDL cho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SQL Server Studio: cấu hình CSDL cho dự án.</w:t>
      </w:r>
    </w:p>
    <w:p w:rsidR="004B231B" w:rsidRPr="00721F56" w:rsidRDefault="004B231B" w:rsidP="004B231B">
      <w:pPr>
        <w:pStyle w:val="ListParagraph"/>
        <w:numPr>
          <w:ilvl w:val="1"/>
          <w:numId w:val="74"/>
        </w:numPr>
        <w:ind w:left="1800"/>
        <w:rPr>
          <w:rFonts w:ascii="Times New Roman" w:hAnsi="Times New Roman" w:cs="Times New Roman"/>
          <w:b/>
          <w:sz w:val="26"/>
          <w:szCs w:val="26"/>
        </w:rPr>
      </w:pPr>
      <w:r w:rsidRPr="00721F56">
        <w:rPr>
          <w:rFonts w:ascii="Times New Roman" w:hAnsi="Times New Roman" w:cs="Times New Roman"/>
          <w:sz w:val="26"/>
          <w:szCs w:val="26"/>
        </w:rPr>
        <w:t>XAMPP: chương trình tạo máy chủ web, tạo môi trường làm việc và kiểm thử sản phẩm</w:t>
      </w:r>
    </w:p>
    <w:p w:rsidR="004B231B" w:rsidRPr="00721F56" w:rsidRDefault="004B231B" w:rsidP="004B231B">
      <w:pPr>
        <w:ind w:left="720"/>
        <w:rPr>
          <w:rFonts w:ascii="Times New Roman" w:hAnsi="Times New Roman" w:cs="Times New Roman"/>
          <w:sz w:val="26"/>
          <w:szCs w:val="26"/>
        </w:rPr>
      </w:pPr>
      <w:r w:rsidRPr="00721F56">
        <w:rPr>
          <w:rFonts w:ascii="Times New Roman" w:hAnsi="Times New Roman" w:cs="Times New Roman"/>
          <w:sz w:val="26"/>
          <w:szCs w:val="26"/>
        </w:rPr>
        <w:t>Các kỹ thuật:</w:t>
      </w:r>
    </w:p>
    <w:p w:rsidR="004B231B" w:rsidRPr="00721F56" w:rsidRDefault="004B231B" w:rsidP="004B231B">
      <w:pPr>
        <w:pStyle w:val="ListParagraph"/>
        <w:numPr>
          <w:ilvl w:val="1"/>
          <w:numId w:val="74"/>
        </w:numPr>
        <w:ind w:left="1800"/>
        <w:rPr>
          <w:rFonts w:ascii="Times New Roman" w:hAnsi="Times New Roman" w:cs="Times New Roman"/>
          <w:sz w:val="26"/>
          <w:szCs w:val="26"/>
        </w:rPr>
      </w:pPr>
      <w:r w:rsidRPr="00721F56">
        <w:rPr>
          <w:rFonts w:ascii="Times New Roman" w:hAnsi="Times New Roman" w:cs="Times New Roman"/>
          <w:sz w:val="26"/>
          <w:szCs w:val="26"/>
        </w:rPr>
        <w:t>CodeIgniter: phát triển web động với mô hình MVC (model-view-controller)</w:t>
      </w:r>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B54F81">
      <w:pPr>
        <w:pStyle w:val="ListParagraph"/>
        <w:numPr>
          <w:ilvl w:val="0"/>
          <w:numId w:val="73"/>
        </w:numPr>
        <w:jc w:val="both"/>
        <w:outlineLvl w:val="1"/>
        <w:rPr>
          <w:rFonts w:ascii="Times New Roman" w:hAnsi="Times New Roman" w:cs="Times New Roman"/>
          <w:b/>
          <w:sz w:val="26"/>
          <w:szCs w:val="26"/>
        </w:rPr>
      </w:pPr>
      <w:bookmarkStart w:id="418" w:name="_Toc403367974"/>
      <w:r w:rsidRPr="00721F56">
        <w:rPr>
          <w:rFonts w:ascii="Times New Roman" w:hAnsi="Times New Roman" w:cs="Times New Roman"/>
          <w:b/>
          <w:sz w:val="26"/>
          <w:szCs w:val="26"/>
        </w:rPr>
        <w:t>Kiểm soát phương tiện truyền thông</w:t>
      </w:r>
      <w:bookmarkEnd w:id="418"/>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 xml:space="preserve">Nhận dạng phương tiện truyền thông cho từng sản phẩm trung gian và sản phẩm bàn giao (được làm ra do sử dụng máy tính) và các tài liệu cần được lưu trữ truyền thông, gồm quy trình phục hồi và sao chép. </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Bảo vệ phương tiện truyền thông vật lý của chương trình máy tính khỏi các truy xuất không được phép hay các hư hại vô ý hay sự suy thoái trong suốt các giai đoạn trong chu kỳ sống của phần mềm.</w:t>
      </w:r>
    </w:p>
    <w:p w:rsidR="004B231B" w:rsidRPr="00721F56" w:rsidRDefault="004B231B" w:rsidP="00B54F81">
      <w:pPr>
        <w:pStyle w:val="ListParagraph"/>
        <w:numPr>
          <w:ilvl w:val="0"/>
          <w:numId w:val="73"/>
        </w:numPr>
        <w:jc w:val="both"/>
        <w:outlineLvl w:val="1"/>
        <w:rPr>
          <w:rFonts w:ascii="Times New Roman" w:hAnsi="Times New Roman" w:cs="Times New Roman"/>
          <w:b/>
          <w:sz w:val="26"/>
          <w:szCs w:val="26"/>
        </w:rPr>
      </w:pPr>
      <w:bookmarkStart w:id="419" w:name="_Toc403367975"/>
      <w:r w:rsidRPr="00721F56">
        <w:rPr>
          <w:rFonts w:ascii="Times New Roman" w:hAnsi="Times New Roman" w:cs="Times New Roman"/>
          <w:b/>
          <w:sz w:val="26"/>
          <w:szCs w:val="26"/>
        </w:rPr>
        <w:t>Kiểm soát nhà cung cấp</w:t>
      </w:r>
      <w:bookmarkEnd w:id="419"/>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Phát hành giấy phép sử dụng phần mềm cho các nhà cung cấp.</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Cung cấp giấy phép phát triển mã nguồn mở cho các nhà phát triển khác.</w:t>
      </w:r>
    </w:p>
    <w:p w:rsidR="004B231B" w:rsidRPr="00721F56" w:rsidRDefault="004B231B" w:rsidP="00B54F81">
      <w:pPr>
        <w:pStyle w:val="ListParagraph"/>
        <w:numPr>
          <w:ilvl w:val="0"/>
          <w:numId w:val="73"/>
        </w:numPr>
        <w:jc w:val="both"/>
        <w:outlineLvl w:val="1"/>
        <w:rPr>
          <w:rFonts w:ascii="Times New Roman" w:hAnsi="Times New Roman" w:cs="Times New Roman"/>
          <w:b/>
          <w:sz w:val="26"/>
          <w:szCs w:val="26"/>
        </w:rPr>
      </w:pPr>
      <w:bookmarkStart w:id="420" w:name="_Toc403367976"/>
      <w:r w:rsidRPr="00721F56">
        <w:rPr>
          <w:rFonts w:ascii="Times New Roman" w:hAnsi="Times New Roman" w:cs="Times New Roman"/>
          <w:b/>
          <w:sz w:val="26"/>
          <w:szCs w:val="26"/>
        </w:rPr>
        <w:t>Tập hợp hồ sơ, bảo trì và tiếp tục sử dụng</w:t>
      </w:r>
      <w:bookmarkEnd w:id="420"/>
    </w:p>
    <w:p w:rsidR="004B231B" w:rsidRPr="00721F56" w:rsidRDefault="004B231B" w:rsidP="004B231B">
      <w:pPr>
        <w:pStyle w:val="ListParagraph"/>
        <w:jc w:val="both"/>
        <w:rPr>
          <w:rFonts w:ascii="Times New Roman" w:hAnsi="Times New Roman" w:cs="Times New Roman"/>
          <w:sz w:val="26"/>
          <w:szCs w:val="26"/>
        </w:rPr>
      </w:pPr>
      <w:r w:rsidRPr="00721F56">
        <w:rPr>
          <w:rFonts w:ascii="Times New Roman" w:hAnsi="Times New Roman" w:cs="Times New Roman"/>
          <w:sz w:val="26"/>
          <w:szCs w:val="26"/>
        </w:rPr>
        <w:t>Tài liệu của dự án sẽ được lưu trữ bằng công cụ quản lý cấu hình Tortoise SVN. Được tập hợp, quản lý, sắp xếp, bảo vệ và duy trì trong thời gian dài.</w:t>
      </w:r>
    </w:p>
    <w:p w:rsidR="004B231B" w:rsidRPr="00721F56" w:rsidRDefault="004B231B" w:rsidP="00B54F81">
      <w:pPr>
        <w:pStyle w:val="ListParagraph"/>
        <w:numPr>
          <w:ilvl w:val="0"/>
          <w:numId w:val="73"/>
        </w:numPr>
        <w:jc w:val="both"/>
        <w:outlineLvl w:val="1"/>
        <w:rPr>
          <w:rFonts w:ascii="Times New Roman" w:hAnsi="Times New Roman" w:cs="Times New Roman"/>
          <w:b/>
          <w:sz w:val="26"/>
          <w:szCs w:val="26"/>
        </w:rPr>
      </w:pPr>
      <w:bookmarkStart w:id="421" w:name="_Toc403367977"/>
      <w:r w:rsidRPr="00721F56">
        <w:rPr>
          <w:rFonts w:ascii="Times New Roman" w:hAnsi="Times New Roman" w:cs="Times New Roman"/>
          <w:b/>
          <w:sz w:val="26"/>
          <w:szCs w:val="26"/>
        </w:rPr>
        <w:t>Huấn luyện</w:t>
      </w:r>
      <w:bookmarkEnd w:id="421"/>
    </w:p>
    <w:p w:rsidR="004B231B" w:rsidRPr="00721F56" w:rsidRDefault="004B231B" w:rsidP="004B231B">
      <w:pPr>
        <w:pStyle w:val="ListParagraph"/>
        <w:numPr>
          <w:ilvl w:val="0"/>
          <w:numId w:val="74"/>
        </w:numPr>
        <w:jc w:val="both"/>
        <w:rPr>
          <w:rFonts w:ascii="Times New Roman" w:hAnsi="Times New Roman" w:cs="Times New Roman"/>
          <w:b/>
          <w:sz w:val="26"/>
          <w:szCs w:val="26"/>
        </w:rPr>
      </w:pPr>
      <w:r w:rsidRPr="00721F56">
        <w:rPr>
          <w:rFonts w:ascii="Times New Roman" w:hAnsi="Times New Roman" w:cs="Times New Roman"/>
          <w:sz w:val="26"/>
          <w:szCs w:val="26"/>
        </w:rPr>
        <w:t>Huấn luyện công nghệ.</w:t>
      </w:r>
    </w:p>
    <w:p w:rsidR="004B231B" w:rsidRPr="00721F56" w:rsidRDefault="004B231B" w:rsidP="004B231B">
      <w:pPr>
        <w:pStyle w:val="ListParagraph"/>
        <w:numPr>
          <w:ilvl w:val="0"/>
          <w:numId w:val="74"/>
        </w:numPr>
        <w:jc w:val="both"/>
        <w:rPr>
          <w:rFonts w:ascii="Times New Roman" w:hAnsi="Times New Roman" w:cs="Times New Roman"/>
          <w:b/>
          <w:sz w:val="26"/>
          <w:szCs w:val="26"/>
        </w:rPr>
      </w:pPr>
      <w:r w:rsidRPr="00721F56">
        <w:rPr>
          <w:rFonts w:ascii="Times New Roman" w:hAnsi="Times New Roman" w:cs="Times New Roman"/>
          <w:sz w:val="26"/>
          <w:szCs w:val="26"/>
        </w:rPr>
        <w:t>Huấn luyện kỹ năng nhóm.</w:t>
      </w:r>
    </w:p>
    <w:p w:rsidR="004B231B" w:rsidRPr="00721F56" w:rsidRDefault="004B231B" w:rsidP="004B231B">
      <w:pPr>
        <w:pStyle w:val="ListParagraph"/>
        <w:jc w:val="both"/>
        <w:rPr>
          <w:rFonts w:ascii="Times New Roman" w:hAnsi="Times New Roman" w:cs="Times New Roman"/>
          <w:b/>
          <w:sz w:val="26"/>
          <w:szCs w:val="26"/>
        </w:rPr>
      </w:pPr>
    </w:p>
    <w:p w:rsidR="004B231B" w:rsidRPr="00721F56" w:rsidRDefault="004B231B" w:rsidP="00B54F81">
      <w:pPr>
        <w:pStyle w:val="ListParagraph"/>
        <w:numPr>
          <w:ilvl w:val="0"/>
          <w:numId w:val="73"/>
        </w:numPr>
        <w:jc w:val="both"/>
        <w:outlineLvl w:val="1"/>
        <w:rPr>
          <w:rFonts w:ascii="Times New Roman" w:hAnsi="Times New Roman" w:cs="Times New Roman"/>
          <w:b/>
          <w:sz w:val="26"/>
          <w:szCs w:val="26"/>
        </w:rPr>
      </w:pPr>
      <w:bookmarkStart w:id="422" w:name="_Toc403367978"/>
      <w:r w:rsidRPr="00721F56">
        <w:rPr>
          <w:rFonts w:ascii="Times New Roman" w:hAnsi="Times New Roman" w:cs="Times New Roman"/>
          <w:b/>
          <w:sz w:val="26"/>
          <w:szCs w:val="26"/>
        </w:rPr>
        <w:t>Quản lý rủi ro</w:t>
      </w:r>
      <w:bookmarkEnd w:id="422"/>
    </w:p>
    <w:p w:rsidR="004B231B" w:rsidRPr="00721F56" w:rsidRDefault="004B231B" w:rsidP="00B54F81">
      <w:pPr>
        <w:pStyle w:val="ListParagraph"/>
        <w:jc w:val="both"/>
        <w:outlineLvl w:val="2"/>
        <w:rPr>
          <w:rFonts w:ascii="Times New Roman" w:hAnsi="Times New Roman" w:cs="Times New Roman"/>
          <w:b/>
          <w:sz w:val="26"/>
          <w:szCs w:val="26"/>
        </w:rPr>
      </w:pPr>
      <w:bookmarkStart w:id="423" w:name="_Toc403367979"/>
      <w:r w:rsidRPr="00721F56">
        <w:rPr>
          <w:rFonts w:ascii="Times New Roman" w:hAnsi="Times New Roman" w:cs="Times New Roman"/>
          <w:b/>
          <w:sz w:val="26"/>
          <w:szCs w:val="26"/>
        </w:rPr>
        <w:t>15.1   Rủi ro:</w:t>
      </w:r>
      <w:bookmarkEnd w:id="423"/>
    </w:p>
    <w:p w:rsidR="004B231B" w:rsidRPr="00721F56" w:rsidRDefault="004B231B" w:rsidP="004B231B">
      <w:pPr>
        <w:pStyle w:val="ListParagraph"/>
        <w:jc w:val="both"/>
        <w:rPr>
          <w:rFonts w:ascii="Times New Roman" w:hAnsi="Times New Roman" w:cs="Times New Roman"/>
          <w:sz w:val="26"/>
          <w:szCs w:val="26"/>
        </w:rPr>
      </w:pP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Khái niệm về rủi ro: rủi ro là 1 hay nhiều sự việc chưa nhưng có khả năng xảy ra trong tương lai có tác động đến dự án, và khi sự việc đó xảu ra thường sẽ gây ảnh hường xấu tới dự án, cản trở sự hoàn thành của dự án.</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Rủi ro có 2 thuộc tính chủ yế là xác suất rủi ro sẽ xuất hiện và tác động của rủi ro nếu xuất hiện.</w:t>
      </w:r>
    </w:p>
    <w:p w:rsidR="004B231B" w:rsidRPr="00721F56" w:rsidRDefault="004B231B" w:rsidP="004B231B">
      <w:pPr>
        <w:pStyle w:val="ListParagraph"/>
        <w:numPr>
          <w:ilvl w:val="0"/>
          <w:numId w:val="79"/>
        </w:numPr>
        <w:jc w:val="both"/>
        <w:rPr>
          <w:rFonts w:ascii="Times New Roman" w:hAnsi="Times New Roman" w:cs="Times New Roman"/>
          <w:sz w:val="26"/>
          <w:szCs w:val="26"/>
        </w:rPr>
      </w:pPr>
      <w:r w:rsidRPr="00721F56">
        <w:rPr>
          <w:rFonts w:ascii="Times New Roman" w:hAnsi="Times New Roman" w:cs="Times New Roman"/>
          <w:sz w:val="26"/>
          <w:szCs w:val="26"/>
        </w:rPr>
        <w:t>Xác suất rủi ro xuất hiện: chúng ta có thế dùng tỉ lệ 0 – 8 để mô tả xác suất của rủi ro. Rủi ro có xác suất 0 được gọi là không có cơ hội xuất hiện. Rủi ro có xác suất 9 được gọi là chắc chắn xảy ra. Xác suất trong khoảng 0 – 8 thì rủi ro có coi hội suất hiện.</w:t>
      </w:r>
    </w:p>
    <w:p w:rsidR="004B231B" w:rsidRDefault="004B231B" w:rsidP="004B231B">
      <w:pPr>
        <w:pStyle w:val="ListParagraph"/>
        <w:numPr>
          <w:ilvl w:val="0"/>
          <w:numId w:val="79"/>
        </w:numPr>
        <w:jc w:val="both"/>
        <w:rPr>
          <w:rFonts w:ascii="Times New Roman" w:hAnsi="Times New Roman" w:cs="Times New Roman"/>
          <w:sz w:val="26"/>
          <w:szCs w:val="26"/>
        </w:rPr>
      </w:pPr>
      <w:r w:rsidRPr="00721F56">
        <w:rPr>
          <w:rFonts w:ascii="Times New Roman" w:hAnsi="Times New Roman" w:cs="Times New Roman"/>
          <w:sz w:val="26"/>
          <w:szCs w:val="26"/>
        </w:rPr>
        <w:t>Tác động của rủi ro nếu có xuất hiện: chúng ta có thể dung thang 0-8 để mô tả tác động của rủi ro. Rủi ro với tác động 0 được gọi là không có tác động. Rủi ro với tác động 8 được gọi là đình chỉ ( nguy hiểm nghiêm trọng dẫn đến dự án không thực hiện được).</w:t>
      </w:r>
    </w:p>
    <w:p w:rsidR="00B54F81" w:rsidRDefault="00B54F81" w:rsidP="00B54F81">
      <w:pPr>
        <w:jc w:val="both"/>
        <w:rPr>
          <w:rFonts w:ascii="Times New Roman" w:hAnsi="Times New Roman" w:cs="Times New Roman"/>
          <w:sz w:val="26"/>
          <w:szCs w:val="26"/>
        </w:rPr>
      </w:pPr>
    </w:p>
    <w:p w:rsidR="00B54F81" w:rsidRPr="00B54F81" w:rsidRDefault="00B54F81" w:rsidP="00B54F81">
      <w:pPr>
        <w:jc w:val="both"/>
        <w:rPr>
          <w:rFonts w:ascii="Times New Roman" w:hAnsi="Times New Roman" w:cs="Times New Roman"/>
          <w:sz w:val="26"/>
          <w:szCs w:val="26"/>
        </w:rPr>
      </w:pPr>
    </w:p>
    <w:p w:rsidR="00B54F81" w:rsidRDefault="004B231B" w:rsidP="00B54F81">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lastRenderedPageBreak/>
        <w:t>Nhận diện các rủi ro:</w:t>
      </w:r>
    </w:p>
    <w:p w:rsidR="00B54F81" w:rsidRPr="00B54F81" w:rsidRDefault="00B54F81" w:rsidP="00B54F81">
      <w:pPr>
        <w:pStyle w:val="ListParagraph"/>
        <w:ind w:left="1080"/>
        <w:jc w:val="both"/>
        <w:rPr>
          <w:rFonts w:ascii="Times New Roman" w:hAnsi="Times New Roman" w:cs="Times New Roman"/>
          <w:sz w:val="26"/>
          <w:szCs w:val="26"/>
        </w:rPr>
      </w:pPr>
    </w:p>
    <w:tbl>
      <w:tblPr>
        <w:tblStyle w:val="TableGrid"/>
        <w:tblW w:w="0" w:type="auto"/>
        <w:tblInd w:w="1440" w:type="dxa"/>
        <w:tblLook w:val="04A0" w:firstRow="1" w:lastRow="0" w:firstColumn="1" w:lastColumn="0" w:noHBand="0" w:noVBand="1"/>
      </w:tblPr>
      <w:tblGrid>
        <w:gridCol w:w="3953"/>
        <w:gridCol w:w="3957"/>
      </w:tblGrid>
      <w:tr w:rsidR="004B231B" w:rsidRPr="00721F56" w:rsidTr="00BD2115">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Thành phần gây ra rủi ro</w:t>
            </w:r>
          </w:p>
        </w:tc>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Quản lý rủi ro</w:t>
            </w:r>
          </w:p>
        </w:tc>
      </w:tr>
      <w:tr w:rsidR="004B231B" w:rsidRPr="00721F56" w:rsidTr="00BD2115">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Ghi đề lên công việc của người khác, đoạn mã không có trong phiên bản mới nhất.</w:t>
            </w:r>
          </w:p>
        </w:tc>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Sử dụng công cụ quản lý cấu hình hiệu quả.</w:t>
            </w:r>
          </w:p>
        </w:tc>
      </w:tr>
      <w:tr w:rsidR="004B231B" w:rsidRPr="00721F56" w:rsidTr="00BD2115">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Thiếu thời gian thử nghiệm hoặc chưa biết cách sử dụng các sản phẩm công nghệ.</w:t>
            </w:r>
          </w:p>
        </w:tc>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Dành thêm thời gian để học cách sử dụng các công cụ và nhưng công nghệ mới, tìm kiếm sự giúp đỡ từ giáo viên, đồng nghiệp.</w:t>
            </w:r>
          </w:p>
        </w:tc>
      </w:tr>
      <w:tr w:rsidR="004B231B" w:rsidRPr="00721F56" w:rsidTr="00BD2115">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Công việc bị chôn vùi trong công việc của nhóm khác</w:t>
            </w:r>
          </w:p>
        </w:tc>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Phải có 1 kế hoạch quản lý xác định, thường xuyên cập nhật kế hoạch của nhóm.</w:t>
            </w:r>
          </w:p>
        </w:tc>
      </w:tr>
      <w:tr w:rsidR="004B231B" w:rsidRPr="00721F56" w:rsidTr="00BD2115">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Thiếu sự liên lạc giữa các nhóm</w:t>
            </w:r>
          </w:p>
        </w:tc>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Thiết lập 1 trang web nhóm, tài khoản email cho nhóm, thường xuyên họp nhóm.</w:t>
            </w:r>
          </w:p>
        </w:tc>
      </w:tr>
      <w:tr w:rsidR="004B231B" w:rsidRPr="00721F56" w:rsidTr="00BD2115">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Sự tổ chúc cho dự án</w:t>
            </w:r>
          </w:p>
        </w:tc>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Xác định vai trò cho các thành viên trong nhón</w:t>
            </w:r>
          </w:p>
        </w:tc>
      </w:tr>
      <w:tr w:rsidR="004B231B" w:rsidRPr="00721F56" w:rsidTr="00BD2115">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Khó khăn trong việc hợp nhất các công việc</w:t>
            </w:r>
          </w:p>
        </w:tc>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Gia tăng giao tiếp, hợp nhất thường xuyên</w:t>
            </w:r>
          </w:p>
        </w:tc>
      </w:tr>
      <w:tr w:rsidR="004B231B" w:rsidRPr="00721F56" w:rsidTr="00BD2115">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Kế hoạch phát khai mất nhiều thời gian, không đủ thời gian để hoàn thành sản phẩm</w:t>
            </w:r>
          </w:p>
        </w:tc>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Không đi sâu vào các chi tiết không cần thiết cho kế hoạch</w:t>
            </w:r>
          </w:p>
        </w:tc>
      </w:tr>
      <w:tr w:rsidR="004B231B" w:rsidRPr="00721F56" w:rsidTr="00BD2115">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Thiếu người phát triển</w:t>
            </w:r>
          </w:p>
        </w:tc>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Sử dụng nhưng người tốt nhất, xây dựng nhóm làm việc, đào tạo người mới</w:t>
            </w:r>
          </w:p>
        </w:tc>
      </w:tr>
      <w:tr w:rsidR="004B231B" w:rsidRPr="00721F56" w:rsidTr="00BD2115">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Kế hoạch, dự toán không sát thực tế</w:t>
            </w:r>
          </w:p>
        </w:tc>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Ước lượng bàng các phương pháp khác nhau lọc, loại bỏ các yêu cầu không quan trọng.</w:t>
            </w:r>
          </w:p>
        </w:tc>
      </w:tr>
      <w:tr w:rsidR="004B231B" w:rsidRPr="00721F56" w:rsidTr="00BD2115">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Phát triển sai chức năng</w:t>
            </w:r>
          </w:p>
        </w:tc>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Chọn phương pháp phân tích tốt hơn, phân tích tính tổ chức/ mô hình nghiệp vụ của khách hàng</w:t>
            </w:r>
          </w:p>
        </w:tc>
      </w:tr>
      <w:tr w:rsidR="004B231B" w:rsidRPr="00721F56" w:rsidTr="00BD2115">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Phát triển sai giao diện</w:t>
            </w:r>
          </w:p>
        </w:tc>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Phân tích tao tác người dùng, tạo kịch bản các dùng, tạo bản mẫu</w:t>
            </w:r>
          </w:p>
        </w:tc>
      </w:tr>
      <w:tr w:rsidR="004B231B" w:rsidRPr="00721F56" w:rsidTr="00BD2115">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Yêu cầu quá cao</w:t>
            </w:r>
          </w:p>
        </w:tc>
        <w:tc>
          <w:tcPr>
            <w:tcW w:w="4675" w:type="dxa"/>
          </w:tcPr>
          <w:p w:rsidR="004B231B" w:rsidRPr="00721F56" w:rsidRDefault="004B231B" w:rsidP="00BD2115">
            <w:pPr>
              <w:pStyle w:val="ListParagraph"/>
              <w:ind w:left="0"/>
              <w:jc w:val="both"/>
              <w:rPr>
                <w:rFonts w:ascii="Times New Roman" w:hAnsi="Times New Roman" w:cs="Times New Roman"/>
                <w:sz w:val="26"/>
                <w:szCs w:val="26"/>
              </w:rPr>
            </w:pPr>
            <w:r w:rsidRPr="00721F56">
              <w:rPr>
                <w:rFonts w:ascii="Times New Roman" w:hAnsi="Times New Roman" w:cs="Times New Roman"/>
                <w:sz w:val="26"/>
                <w:szCs w:val="26"/>
              </w:rPr>
              <w:t>Lọc bớt yêu cầu, phân tích chi phí/ lợi ích.</w:t>
            </w:r>
          </w:p>
        </w:tc>
      </w:tr>
    </w:tbl>
    <w:p w:rsidR="004B231B" w:rsidRPr="00721F56" w:rsidRDefault="004B231B" w:rsidP="004B231B">
      <w:pPr>
        <w:pStyle w:val="ListParagraph"/>
        <w:ind w:left="1440"/>
        <w:jc w:val="both"/>
        <w:rPr>
          <w:rFonts w:ascii="Times New Roman" w:hAnsi="Times New Roman" w:cs="Times New Roman"/>
          <w:sz w:val="26"/>
          <w:szCs w:val="26"/>
        </w:rPr>
      </w:pPr>
    </w:p>
    <w:p w:rsidR="004B231B" w:rsidRPr="0042694F" w:rsidRDefault="004B231B" w:rsidP="00B54F81">
      <w:pPr>
        <w:pStyle w:val="ListParagraph"/>
        <w:numPr>
          <w:ilvl w:val="1"/>
          <w:numId w:val="85"/>
        </w:numPr>
        <w:jc w:val="both"/>
        <w:outlineLvl w:val="2"/>
        <w:rPr>
          <w:rFonts w:ascii="Times New Roman" w:hAnsi="Times New Roman" w:cs="Times New Roman"/>
          <w:b/>
          <w:sz w:val="26"/>
          <w:szCs w:val="26"/>
        </w:rPr>
      </w:pPr>
      <w:r w:rsidRPr="0042694F">
        <w:rPr>
          <w:rFonts w:ascii="Times New Roman" w:hAnsi="Times New Roman" w:cs="Times New Roman"/>
          <w:b/>
          <w:sz w:val="26"/>
          <w:szCs w:val="26"/>
        </w:rPr>
        <w:t xml:space="preserve"> </w:t>
      </w:r>
      <w:bookmarkStart w:id="424" w:name="_Toc403367980"/>
      <w:r w:rsidRPr="0042694F">
        <w:rPr>
          <w:rFonts w:ascii="Times New Roman" w:hAnsi="Times New Roman" w:cs="Times New Roman"/>
          <w:b/>
          <w:sz w:val="26"/>
          <w:szCs w:val="26"/>
        </w:rPr>
        <w:t>Quản lý rủi ro:</w:t>
      </w:r>
      <w:bookmarkEnd w:id="424"/>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 xml:space="preserve">Trong các dự án công nghệ thông tin, tỉ lệ thành công theo nghĩa đạt được yêu cầu chất lượng, đúng hạn và không vượt chi là rất không cao, nguyên nhân chủ yếu là do không có, hoặc thực hiện không tốt việc phòng người và xử lý các nguye cơ dẫn đến thất bại của 1 dự án. Như vậy quản lý rủi ro có vai trò khá </w:t>
      </w:r>
      <w:r w:rsidRPr="00721F56">
        <w:rPr>
          <w:rFonts w:ascii="Times New Roman" w:hAnsi="Times New Roman" w:cs="Times New Roman"/>
          <w:sz w:val="26"/>
          <w:szCs w:val="26"/>
        </w:rPr>
        <w:lastRenderedPageBreak/>
        <w:t>quan trọng trong toàn bộ tiến trình quản lý dự án.  Mộ các hiều đơn giản, quản lý rủi ro là cách để quản lý các rủi ro, để làm giảm những tác động của những sự kiện không mong muốn phát sinh trong dự án.</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Tầm quan trọng của quản lý rủi ro: quản lý rủi ro là 1 nghệ thuậ và những nhận biết khoa học, là nhiệm vụ và sự đối phó rủi ro thông qua hoạt động của dự án và những mục tiêu đòi hỏi quan trọng nhất của dự án.</w:t>
      </w:r>
    </w:p>
    <w:p w:rsidR="004B231B" w:rsidRPr="00721F56" w:rsidRDefault="004B231B" w:rsidP="004B231B">
      <w:pPr>
        <w:jc w:val="both"/>
        <w:rPr>
          <w:rFonts w:ascii="Times New Roman" w:hAnsi="Times New Roman" w:cs="Times New Roman"/>
          <w:sz w:val="26"/>
          <w:szCs w:val="26"/>
        </w:rPr>
      </w:pPr>
      <w:r w:rsidRPr="00721F56">
        <w:rPr>
          <w:rFonts w:ascii="Times New Roman" w:hAnsi="Times New Roman" w:cs="Times New Roman"/>
          <w:sz w:val="26"/>
          <w:szCs w:val="26"/>
        </w:rPr>
        <w:t>Quản lý rủi ro thường không được chú ý nhiều trong dự án, nhưng nó lại giúp cải thiện được sự thành công của dự án trong việc giúp chọn lựa nhứng dự án tốt, xác định phạm vi dự án và phát triển những ước tỉnh có tính thực tế.</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Mục đích của quản lý rủi ro trong công nghệ phần mềm: Quản lý rủi ro giúp cho 1 dự án tránh khỏi sự thất bại như không hoàn thành dự án như kế hoạch đã đinh, vượt quá ngân sách và không đáp ứng được sự mong đợi của khách hàng. Quản lý rủi ro tìm kiếm và xem xét từ các góc cạnh khác nhau trong các dự án để đảm bảo bằng những mối đe dọa cho các dự án được xác định và phân tích, tiến hành các chiến lược thích hợp để giảm nhẹ và khống chế rủi ro. Chúc năng chính của quản lý rủi ro là đoán nhận được tất cả nhưng rủi ro có khả năng ảnh hưởng đến 1 dự án, đánh giá mức độ nghiêm trọng và hậu quả, sau đó xác định các giải pháp tùy theo tính chất của các rủi ro. Giảo thiểu tối đa các yếu tốt bất ngờ và các vấn đề không mong đợi phát sinh trong suốt quá trình thực hiện dự án, bằng cách thiết lập ra các kế hoạch cho các tình huống có thể xảy ra. Nhưng kế hoạch này sẽ giảm thiểu tối đa nhưng tình huống có thể dẫn tới các sản phẩm lệch lạc hoặc có thể phá hủy toàn bộ dự án.</w:t>
      </w:r>
    </w:p>
    <w:p w:rsidR="004B231B" w:rsidRPr="00721F56" w:rsidRDefault="004B231B" w:rsidP="004B231B">
      <w:pPr>
        <w:pStyle w:val="ListParagraph"/>
        <w:numPr>
          <w:ilvl w:val="0"/>
          <w:numId w:val="74"/>
        </w:numPr>
        <w:jc w:val="both"/>
        <w:rPr>
          <w:rFonts w:ascii="Times New Roman" w:hAnsi="Times New Roman" w:cs="Times New Roman"/>
          <w:sz w:val="26"/>
          <w:szCs w:val="26"/>
        </w:rPr>
      </w:pPr>
      <w:r w:rsidRPr="00721F56">
        <w:rPr>
          <w:rFonts w:ascii="Times New Roman" w:hAnsi="Times New Roman" w:cs="Times New Roman"/>
          <w:sz w:val="26"/>
          <w:szCs w:val="26"/>
        </w:rPr>
        <w:t>Quản lý rủi ro làm giảm thiều khả năng rủi ro, trong khi đó tăng tối đa nhưng cơ hội tiềm năng.</w:t>
      </w:r>
    </w:p>
    <w:p w:rsidR="004B231B" w:rsidRPr="00721F56" w:rsidRDefault="004B231B" w:rsidP="004B231B">
      <w:pPr>
        <w:pStyle w:val="ListParagraph"/>
        <w:ind w:left="1440"/>
        <w:jc w:val="both"/>
        <w:rPr>
          <w:rFonts w:ascii="Times New Roman" w:hAnsi="Times New Roman" w:cs="Times New Roman"/>
          <w:sz w:val="26"/>
          <w:szCs w:val="26"/>
        </w:rPr>
      </w:pPr>
      <w:r w:rsidRPr="00721F56">
        <w:rPr>
          <w:rFonts w:ascii="Times New Roman" w:hAnsi="Times New Roman" w:cs="Times New Roman"/>
          <w:sz w:val="26"/>
          <w:szCs w:val="26"/>
        </w:rPr>
        <w:t>Trước khi áp dụng bất cứ 1 quá trình quản lý rủi ro nào, các thành viên trong nhóm thực hiện dự án nên nắm được rõ ràng về các hậu quả sau này của các rủi ro trong dự án của họ như:</w:t>
      </w:r>
    </w:p>
    <w:p w:rsidR="004B231B" w:rsidRPr="00721F56" w:rsidRDefault="004B231B" w:rsidP="004B231B">
      <w:pPr>
        <w:pStyle w:val="ListParagraph"/>
        <w:numPr>
          <w:ilvl w:val="0"/>
          <w:numId w:val="80"/>
        </w:numPr>
        <w:jc w:val="both"/>
        <w:rPr>
          <w:rFonts w:ascii="Times New Roman" w:hAnsi="Times New Roman" w:cs="Times New Roman"/>
          <w:sz w:val="26"/>
          <w:szCs w:val="26"/>
        </w:rPr>
      </w:pPr>
      <w:r w:rsidRPr="00721F56">
        <w:rPr>
          <w:rFonts w:ascii="Times New Roman" w:hAnsi="Times New Roman" w:cs="Times New Roman"/>
          <w:sz w:val="26"/>
          <w:szCs w:val="26"/>
        </w:rPr>
        <w:t>Sự mất mát sẽ phát sinh nếu xuất hiện rủi ro: sự mất mát trong dự án phần mềm có thể đến như lợi nhuận, thì phần, khách hàng.</w:t>
      </w:r>
    </w:p>
    <w:p w:rsidR="004B231B" w:rsidRPr="00721F56" w:rsidRDefault="004B231B" w:rsidP="004B231B">
      <w:pPr>
        <w:pStyle w:val="ListParagraph"/>
        <w:numPr>
          <w:ilvl w:val="0"/>
          <w:numId w:val="80"/>
        </w:numPr>
        <w:jc w:val="both"/>
        <w:rPr>
          <w:rFonts w:ascii="Times New Roman" w:hAnsi="Times New Roman" w:cs="Times New Roman"/>
          <w:sz w:val="26"/>
          <w:szCs w:val="26"/>
        </w:rPr>
      </w:pPr>
      <w:r w:rsidRPr="00721F56">
        <w:rPr>
          <w:rFonts w:ascii="Times New Roman" w:hAnsi="Times New Roman" w:cs="Times New Roman"/>
          <w:sz w:val="26"/>
          <w:szCs w:val="26"/>
        </w:rPr>
        <w:t>Tính nghiêm trọng của sự mất mát</w:t>
      </w:r>
    </w:p>
    <w:p w:rsidR="004B231B" w:rsidRPr="00721F56" w:rsidRDefault="004B231B" w:rsidP="004B231B">
      <w:pPr>
        <w:pStyle w:val="ListParagraph"/>
        <w:numPr>
          <w:ilvl w:val="0"/>
          <w:numId w:val="80"/>
        </w:numPr>
        <w:jc w:val="both"/>
        <w:rPr>
          <w:rFonts w:ascii="Times New Roman" w:hAnsi="Times New Roman" w:cs="Times New Roman"/>
          <w:sz w:val="26"/>
          <w:szCs w:val="26"/>
        </w:rPr>
      </w:pPr>
      <w:r w:rsidRPr="00721F56">
        <w:rPr>
          <w:rFonts w:ascii="Times New Roman" w:hAnsi="Times New Roman" w:cs="Times New Roman"/>
          <w:sz w:val="26"/>
          <w:szCs w:val="26"/>
        </w:rPr>
        <w:t>Tính lâu dài của các rủi ro</w:t>
      </w:r>
    </w:p>
    <w:p w:rsidR="004B231B" w:rsidRPr="00721F56" w:rsidRDefault="004B231B" w:rsidP="004B231B">
      <w:pPr>
        <w:ind w:left="720" w:firstLine="720"/>
        <w:jc w:val="both"/>
        <w:rPr>
          <w:rFonts w:ascii="Times New Roman" w:hAnsi="Times New Roman" w:cs="Times New Roman"/>
          <w:sz w:val="26"/>
          <w:szCs w:val="26"/>
        </w:rPr>
      </w:pPr>
      <w:r w:rsidRPr="00721F56">
        <w:rPr>
          <w:rFonts w:ascii="Times New Roman" w:hAnsi="Times New Roman" w:cs="Times New Roman"/>
          <w:sz w:val="26"/>
          <w:szCs w:val="26"/>
        </w:rPr>
        <w:t>Những mô hình quản lý rủi ro phần mềm phổ biến:</w:t>
      </w:r>
    </w:p>
    <w:p w:rsidR="004B231B" w:rsidRPr="00721F56" w:rsidRDefault="004B231B" w:rsidP="004B231B">
      <w:pPr>
        <w:pStyle w:val="ListParagraph"/>
        <w:numPr>
          <w:ilvl w:val="0"/>
          <w:numId w:val="81"/>
        </w:numPr>
        <w:jc w:val="both"/>
        <w:rPr>
          <w:rFonts w:ascii="Times New Roman" w:hAnsi="Times New Roman" w:cs="Times New Roman"/>
          <w:sz w:val="26"/>
          <w:szCs w:val="26"/>
        </w:rPr>
      </w:pPr>
      <w:r w:rsidRPr="00721F56">
        <w:rPr>
          <w:rFonts w:ascii="Times New Roman" w:hAnsi="Times New Roman" w:cs="Times New Roman"/>
          <w:sz w:val="26"/>
          <w:szCs w:val="26"/>
        </w:rPr>
        <w:t>Mô hình quản lý rủi ro của Boehm (win-win)</w:t>
      </w:r>
    </w:p>
    <w:p w:rsidR="004B231B" w:rsidRPr="00721F56" w:rsidRDefault="004B231B" w:rsidP="004B231B">
      <w:pPr>
        <w:pStyle w:val="ListParagraph"/>
        <w:numPr>
          <w:ilvl w:val="0"/>
          <w:numId w:val="81"/>
        </w:numPr>
        <w:jc w:val="both"/>
        <w:rPr>
          <w:rFonts w:ascii="Times New Roman" w:hAnsi="Times New Roman" w:cs="Times New Roman"/>
          <w:sz w:val="26"/>
          <w:szCs w:val="26"/>
        </w:rPr>
      </w:pPr>
      <w:r w:rsidRPr="00721F56">
        <w:rPr>
          <w:rFonts w:ascii="Times New Roman" w:hAnsi="Times New Roman" w:cs="Times New Roman"/>
          <w:sz w:val="26"/>
          <w:szCs w:val="26"/>
        </w:rPr>
        <w:t>Mô hình quản lý rủi ro phần mềm của SEI</w:t>
      </w:r>
    </w:p>
    <w:p w:rsidR="004B231B" w:rsidRPr="00721F56" w:rsidRDefault="004B231B" w:rsidP="004B231B">
      <w:pPr>
        <w:pStyle w:val="ListParagraph"/>
        <w:numPr>
          <w:ilvl w:val="0"/>
          <w:numId w:val="81"/>
        </w:numPr>
        <w:jc w:val="both"/>
        <w:rPr>
          <w:rFonts w:ascii="Times New Roman" w:hAnsi="Times New Roman" w:cs="Times New Roman"/>
          <w:sz w:val="26"/>
          <w:szCs w:val="26"/>
        </w:rPr>
      </w:pPr>
      <w:r w:rsidRPr="00721F56">
        <w:rPr>
          <w:rFonts w:ascii="Times New Roman" w:hAnsi="Times New Roman" w:cs="Times New Roman"/>
          <w:sz w:val="26"/>
          <w:szCs w:val="26"/>
        </w:rPr>
        <w:t>Mô hình quản lý rủi ro của Hall</w:t>
      </w:r>
    </w:p>
    <w:p w:rsidR="004B231B" w:rsidRPr="00721F56" w:rsidRDefault="004B231B" w:rsidP="004B231B">
      <w:pPr>
        <w:pStyle w:val="ListParagraph"/>
        <w:numPr>
          <w:ilvl w:val="0"/>
          <w:numId w:val="81"/>
        </w:numPr>
        <w:jc w:val="both"/>
        <w:rPr>
          <w:rFonts w:ascii="Times New Roman" w:hAnsi="Times New Roman" w:cs="Times New Roman"/>
          <w:sz w:val="26"/>
          <w:szCs w:val="26"/>
        </w:rPr>
      </w:pPr>
      <w:r w:rsidRPr="00721F56">
        <w:rPr>
          <w:rFonts w:ascii="Times New Roman" w:hAnsi="Times New Roman" w:cs="Times New Roman"/>
          <w:sz w:val="26"/>
          <w:szCs w:val="26"/>
        </w:rPr>
        <w:t>Mô hình quản lý rủi ro của Karolak</w:t>
      </w:r>
    </w:p>
    <w:p w:rsidR="004B231B" w:rsidRPr="00721F56" w:rsidRDefault="004B231B" w:rsidP="004B231B">
      <w:pPr>
        <w:pStyle w:val="ListParagraph"/>
        <w:numPr>
          <w:ilvl w:val="0"/>
          <w:numId w:val="81"/>
        </w:numPr>
        <w:jc w:val="both"/>
        <w:rPr>
          <w:rFonts w:ascii="Times New Roman" w:hAnsi="Times New Roman" w:cs="Times New Roman"/>
          <w:sz w:val="26"/>
          <w:szCs w:val="26"/>
        </w:rPr>
      </w:pPr>
      <w:r w:rsidRPr="00721F56">
        <w:rPr>
          <w:rFonts w:ascii="Times New Roman" w:hAnsi="Times New Roman" w:cs="Times New Roman"/>
          <w:sz w:val="26"/>
          <w:szCs w:val="26"/>
        </w:rPr>
        <w:t>Phương pháp luận rủi ro của Kontio</w:t>
      </w:r>
    </w:p>
    <w:p w:rsidR="004B231B" w:rsidRPr="00721F56" w:rsidRDefault="004B231B" w:rsidP="004B231B">
      <w:pPr>
        <w:pStyle w:val="ListParagraph"/>
        <w:ind w:left="2160"/>
        <w:jc w:val="both"/>
        <w:rPr>
          <w:rFonts w:ascii="Times New Roman" w:hAnsi="Times New Roman" w:cs="Times New Roman"/>
          <w:sz w:val="26"/>
          <w:szCs w:val="26"/>
        </w:rPr>
      </w:pPr>
      <w:r w:rsidRPr="00721F56">
        <w:rPr>
          <w:rFonts w:ascii="Times New Roman" w:hAnsi="Times New Roman" w:cs="Times New Roman"/>
          <w:sz w:val="26"/>
          <w:szCs w:val="26"/>
        </w:rPr>
        <w:lastRenderedPageBreak/>
        <w:t>2. Quy trình quản lý rủi ro:</w:t>
      </w:r>
    </w:p>
    <w:p w:rsidR="004B231B" w:rsidRPr="00721F56" w:rsidRDefault="004B231B" w:rsidP="004B231B">
      <w:pPr>
        <w:pStyle w:val="ListParagraph"/>
        <w:ind w:left="2160"/>
        <w:jc w:val="both"/>
        <w:rPr>
          <w:rFonts w:ascii="Times New Roman" w:hAnsi="Times New Roman" w:cs="Times New Roman"/>
          <w:sz w:val="26"/>
          <w:szCs w:val="26"/>
        </w:rPr>
      </w:pPr>
      <w:r w:rsidRPr="00721F56">
        <w:rPr>
          <w:rFonts w:ascii="Times New Roman" w:hAnsi="Times New Roman" w:cs="Times New Roman"/>
          <w:sz w:val="26"/>
          <w:szCs w:val="26"/>
        </w:rPr>
        <w:t>Nhận diện và kiểm soát tốt rủi ro chỉ bằng những kỹ năng và kinh nghiệm cá nhân không thì chưa đủ, việc kiểm soát rủi ro phải được thực hiện theo 1 quy trình chặt chẽ và phù hợp với đặc thù, mục tiêu và ngân sách của dự án.</w:t>
      </w:r>
    </w:p>
    <w:p w:rsidR="004B231B" w:rsidRPr="00721F56" w:rsidRDefault="004B231B" w:rsidP="004B231B">
      <w:pPr>
        <w:jc w:val="both"/>
        <w:rPr>
          <w:rFonts w:ascii="Times New Roman" w:eastAsia="Times New Roman" w:hAnsi="Times New Roman" w:cs="Times New Roman"/>
          <w:color w:val="3D3D3D"/>
          <w:sz w:val="26"/>
          <w:szCs w:val="26"/>
        </w:rPr>
      </w:pPr>
      <w:r w:rsidRPr="00721F56">
        <w:rPr>
          <w:rFonts w:ascii="Times New Roman" w:hAnsi="Times New Roman" w:cs="Times New Roman"/>
          <w:noProof/>
          <w:sz w:val="26"/>
          <w:szCs w:val="26"/>
          <w:lang w:val="en-US"/>
        </w:rPr>
        <w:drawing>
          <wp:anchor distT="0" distB="0" distL="114300" distR="114300" simplePos="0" relativeHeight="251692032" behindDoc="0" locked="0" layoutInCell="1" allowOverlap="1" wp14:anchorId="2D31E624" wp14:editId="6E56B3BD">
            <wp:simplePos x="0" y="0"/>
            <wp:positionH relativeFrom="margin">
              <wp:posOffset>1695450</wp:posOffset>
            </wp:positionH>
            <wp:positionV relativeFrom="paragraph">
              <wp:posOffset>80010</wp:posOffset>
            </wp:positionV>
            <wp:extent cx="2828925" cy="3019425"/>
            <wp:effectExtent l="0" t="0" r="9525" b="9525"/>
            <wp:wrapNone/>
            <wp:docPr id="16" name="Picture 16" descr="C:\Users\$NamNguyen$\Desktop\quanliru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Nguyen$\Desktop\quanliruir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8925" cy="3019425"/>
                    </a:xfrm>
                    <a:prstGeom prst="rect">
                      <a:avLst/>
                    </a:prstGeom>
                    <a:noFill/>
                    <a:ln>
                      <a:noFill/>
                    </a:ln>
                  </pic:spPr>
                </pic:pic>
              </a:graphicData>
            </a:graphic>
          </wp:anchor>
        </w:drawing>
      </w: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721F56" w:rsidRDefault="004B231B" w:rsidP="004B231B">
      <w:pPr>
        <w:jc w:val="both"/>
        <w:rPr>
          <w:rFonts w:ascii="Times New Roman" w:eastAsia="Times New Roman" w:hAnsi="Times New Roman" w:cs="Times New Roman"/>
          <w:color w:val="3D3D3D"/>
          <w:sz w:val="26"/>
          <w:szCs w:val="26"/>
        </w:rPr>
      </w:pPr>
    </w:p>
    <w:p w:rsidR="004B231B" w:rsidRPr="00B54F81" w:rsidRDefault="004B231B" w:rsidP="00B54F81">
      <w:pPr>
        <w:pStyle w:val="Heading4"/>
        <w:ind w:left="720" w:firstLine="720"/>
        <w:rPr>
          <w:rFonts w:ascii="Times New Roman" w:eastAsia="Times New Roman" w:hAnsi="Times New Roman" w:cs="Times New Roman"/>
          <w:b/>
          <w:i w:val="0"/>
          <w:color w:val="auto"/>
          <w:sz w:val="26"/>
          <w:szCs w:val="26"/>
        </w:rPr>
      </w:pPr>
      <w:bookmarkStart w:id="425" w:name="_Toc403367981"/>
      <w:r w:rsidRPr="00B54F81">
        <w:rPr>
          <w:rFonts w:ascii="Times New Roman" w:eastAsia="Times New Roman" w:hAnsi="Times New Roman" w:cs="Times New Roman"/>
          <w:b/>
          <w:i w:val="0"/>
          <w:color w:val="auto"/>
          <w:sz w:val="26"/>
          <w:szCs w:val="26"/>
        </w:rPr>
        <w:t>15.2.1  Nhận diện rủi ro:</w:t>
      </w:r>
      <w:bookmarkEnd w:id="425"/>
    </w:p>
    <w:p w:rsidR="004B231B" w:rsidRPr="00721F56" w:rsidRDefault="004B231B" w:rsidP="004B231B">
      <w:pPr>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 xml:space="preserve"> </w:t>
      </w:r>
      <w:r w:rsidRPr="00721F56">
        <w:rPr>
          <w:rFonts w:ascii="Times New Roman" w:eastAsia="Times New Roman" w:hAnsi="Times New Roman" w:cs="Times New Roman"/>
          <w:color w:val="3D3D3D"/>
          <w:sz w:val="26"/>
          <w:szCs w:val="26"/>
        </w:rPr>
        <w:tab/>
      </w:r>
      <w:r w:rsidRPr="00721F56">
        <w:rPr>
          <w:rFonts w:ascii="Times New Roman" w:eastAsia="Times New Roman" w:hAnsi="Times New Roman" w:cs="Times New Roman"/>
          <w:color w:val="3D3D3D"/>
          <w:sz w:val="26"/>
          <w:szCs w:val="26"/>
        </w:rPr>
        <w:tab/>
      </w:r>
      <w:r w:rsidRPr="00721F56">
        <w:rPr>
          <w:rFonts w:ascii="Times New Roman" w:eastAsia="Times New Roman" w:hAnsi="Times New Roman" w:cs="Times New Roman"/>
          <w:color w:val="3D3D3D"/>
          <w:sz w:val="26"/>
          <w:szCs w:val="26"/>
        </w:rPr>
        <w:tab/>
        <w:t>Xác định được chính xác các nguồn có khả năng phát sinh rủi ro là điều không dễ dàng. Thông thường rủi ro xuất hiện từ các nguồn sau:</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Ngân sách - nguồn tài trợ cho dự án</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Thời gian thực hiện dự án</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Thay đổi về phạm vi và yêu cầu dự án</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Khó khăn về kỹ thuật</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Hợp đồng giữa các bên</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Môi trường, luật pháp, chính trị, văn hóa</w:t>
      </w:r>
    </w:p>
    <w:p w:rsidR="004B231B" w:rsidRPr="00721F56" w:rsidRDefault="004B231B" w:rsidP="004B231B">
      <w:pPr>
        <w:ind w:left="1440" w:firstLine="7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 xml:space="preserve">Để nhận diện được rủi ro có nhiều kỹ thuật được áp dung. Các kỹ thuật này giúp cho dự án khoanh vùng và xác định dấu hiệu xuất hiện rủi ro, vừa giúp trảnh bỏ xót các dấu hiệu, vừa làm tăng kết quả và độ tin cật của việc nhận diện rủi ro. Từng kỹ thuật viên đề có nhưng hạn chế riêng, do đó việc </w:t>
      </w:r>
      <w:r w:rsidRPr="00721F56">
        <w:rPr>
          <w:rFonts w:ascii="Times New Roman" w:eastAsia="Times New Roman" w:hAnsi="Times New Roman" w:cs="Times New Roman"/>
          <w:color w:val="3D3D3D"/>
          <w:sz w:val="26"/>
          <w:szCs w:val="26"/>
        </w:rPr>
        <w:lastRenderedPageBreak/>
        <w:t>kết hợp các kỹ thuật để có kết quả tốt nhất là cần thiết. Các kỹ thauatj được sử dung rộng rãi bao gồm:</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Xem xét tài liệu</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Động não</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Kỹ thuật Delphi</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Nhóm danh nghĩa</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Hỏi ý kiến chuyên gia</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Sủ dụng phiếu kiểm tra hoặc bảng câu hỏi</w:t>
      </w:r>
    </w:p>
    <w:p w:rsidR="004B231B" w:rsidRPr="00721F56" w:rsidRDefault="004B231B" w:rsidP="004B231B">
      <w:pPr>
        <w:pStyle w:val="ListParagraph"/>
        <w:numPr>
          <w:ilvl w:val="2"/>
          <w:numId w:val="78"/>
        </w:numPr>
        <w:ind w:left="2520"/>
        <w:jc w:val="both"/>
        <w:rPr>
          <w:rFonts w:ascii="Times New Roman" w:eastAsia="Times New Roman" w:hAnsi="Times New Roman" w:cs="Times New Roman"/>
          <w:color w:val="3D3D3D"/>
          <w:sz w:val="26"/>
          <w:szCs w:val="26"/>
        </w:rPr>
      </w:pPr>
      <w:r w:rsidRPr="00721F56">
        <w:rPr>
          <w:rFonts w:ascii="Times New Roman" w:eastAsia="Times New Roman" w:hAnsi="Times New Roman" w:cs="Times New Roman"/>
          <w:color w:val="3D3D3D"/>
          <w:sz w:val="26"/>
          <w:szCs w:val="26"/>
        </w:rPr>
        <w:t>Sử dụng biểu đồ</w:t>
      </w:r>
    </w:p>
    <w:p w:rsidR="004B231B" w:rsidRPr="00B54F81" w:rsidRDefault="004B231B" w:rsidP="00B54F81">
      <w:pPr>
        <w:pStyle w:val="ListParagraph"/>
        <w:numPr>
          <w:ilvl w:val="2"/>
          <w:numId w:val="86"/>
        </w:numPr>
        <w:jc w:val="both"/>
        <w:outlineLvl w:val="3"/>
        <w:rPr>
          <w:rFonts w:ascii="Times New Roman" w:eastAsia="Times New Roman" w:hAnsi="Times New Roman" w:cs="Times New Roman"/>
          <w:b/>
          <w:sz w:val="26"/>
          <w:szCs w:val="26"/>
        </w:rPr>
      </w:pPr>
      <w:bookmarkStart w:id="426" w:name="_Toc403367982"/>
      <w:r w:rsidRPr="00B54F81">
        <w:rPr>
          <w:rFonts w:ascii="Times New Roman" w:eastAsia="Times New Roman" w:hAnsi="Times New Roman" w:cs="Times New Roman"/>
          <w:b/>
          <w:sz w:val="26"/>
          <w:szCs w:val="26"/>
        </w:rPr>
        <w:t>Phân tích và phân loại rủi ro:</w:t>
      </w:r>
      <w:bookmarkEnd w:id="426"/>
    </w:p>
    <w:p w:rsidR="004B231B" w:rsidRPr="00721F56" w:rsidRDefault="004B231B" w:rsidP="004B231B">
      <w:pPr>
        <w:pStyle w:val="ListParagraph"/>
        <w:numPr>
          <w:ilvl w:val="0"/>
          <w:numId w:val="87"/>
        </w:numPr>
        <w:jc w:val="both"/>
        <w:rPr>
          <w:rFonts w:ascii="Times New Roman" w:hAnsi="Times New Roman" w:cs="Times New Roman"/>
          <w:sz w:val="26"/>
          <w:szCs w:val="26"/>
        </w:rPr>
      </w:pPr>
      <w:r w:rsidRPr="00721F56">
        <w:rPr>
          <w:rFonts w:ascii="Times New Roman" w:eastAsia="Times New Roman" w:hAnsi="Times New Roman" w:cs="Times New Roman"/>
          <w:color w:val="3D3D3D"/>
          <w:sz w:val="26"/>
          <w:szCs w:val="26"/>
        </w:rPr>
        <w:t>Phân tích khả năng xuất hiện của rủi ro:</w:t>
      </w:r>
      <w:r w:rsidRPr="00721F56">
        <w:rPr>
          <w:rFonts w:ascii="Times New Roman" w:hAnsi="Times New Roman" w:cs="Times New Roman"/>
          <w:sz w:val="26"/>
          <w:szCs w:val="26"/>
        </w:rPr>
        <w:t xml:space="preserve"> </w:t>
      </w:r>
      <w:r w:rsidRPr="00721F56">
        <w:rPr>
          <w:rFonts w:ascii="Times New Roman" w:eastAsia="Times New Roman" w:hAnsi="Times New Roman" w:cs="Times New Roman"/>
          <w:color w:val="3D3D3D"/>
          <w:sz w:val="26"/>
          <w:szCs w:val="26"/>
        </w:rPr>
        <w:t>có 4 mức để đo lường khả năng xuất hiện của rui ro, mỗi mức được gán với 1 giá trị số để có thể ước lượng sự quan trọng của nó:</w:t>
      </w:r>
    </w:p>
    <w:p w:rsidR="004B231B" w:rsidRPr="00721F56" w:rsidRDefault="004B231B" w:rsidP="004B231B">
      <w:pPr>
        <w:pStyle w:val="ListParagraph"/>
        <w:numPr>
          <w:ilvl w:val="0"/>
          <w:numId w:val="82"/>
        </w:numPr>
        <w:jc w:val="both"/>
        <w:rPr>
          <w:rFonts w:ascii="Times New Roman" w:hAnsi="Times New Roman" w:cs="Times New Roman"/>
          <w:sz w:val="26"/>
          <w:szCs w:val="26"/>
        </w:rPr>
      </w:pPr>
      <w:r w:rsidRPr="00721F56">
        <w:rPr>
          <w:rFonts w:ascii="Times New Roman" w:hAnsi="Times New Roman" w:cs="Times New Roman"/>
          <w:sz w:val="26"/>
          <w:szCs w:val="26"/>
        </w:rPr>
        <w:t>6 - Thường xuyên: khả năng xuất hiện rủi ro rất cao, xuất hiện trong hầu hết dự án.</w:t>
      </w:r>
    </w:p>
    <w:p w:rsidR="004B231B" w:rsidRPr="00721F56" w:rsidRDefault="004B231B" w:rsidP="004B231B">
      <w:pPr>
        <w:pStyle w:val="ListParagraph"/>
        <w:numPr>
          <w:ilvl w:val="0"/>
          <w:numId w:val="82"/>
        </w:numPr>
        <w:jc w:val="both"/>
        <w:rPr>
          <w:rFonts w:ascii="Times New Roman" w:hAnsi="Times New Roman" w:cs="Times New Roman"/>
          <w:sz w:val="26"/>
          <w:szCs w:val="26"/>
        </w:rPr>
      </w:pPr>
      <w:r w:rsidRPr="00721F56">
        <w:rPr>
          <w:rFonts w:ascii="Times New Roman" w:hAnsi="Times New Roman" w:cs="Times New Roman"/>
          <w:sz w:val="26"/>
          <w:szCs w:val="26"/>
        </w:rPr>
        <w:t>4 – Hay xảy ra: khả năng xuất hiện rủi ro cao, xuất hiện trong nhiều dự án.</w:t>
      </w:r>
    </w:p>
    <w:p w:rsidR="004B231B" w:rsidRPr="00721F56" w:rsidRDefault="004B231B" w:rsidP="004B231B">
      <w:pPr>
        <w:pStyle w:val="ListParagraph"/>
        <w:numPr>
          <w:ilvl w:val="0"/>
          <w:numId w:val="82"/>
        </w:numPr>
        <w:jc w:val="both"/>
        <w:rPr>
          <w:rFonts w:ascii="Times New Roman" w:hAnsi="Times New Roman" w:cs="Times New Roman"/>
          <w:sz w:val="26"/>
          <w:szCs w:val="26"/>
        </w:rPr>
      </w:pPr>
      <w:r w:rsidRPr="00721F56">
        <w:rPr>
          <w:rFonts w:ascii="Times New Roman" w:hAnsi="Times New Roman" w:cs="Times New Roman"/>
          <w:sz w:val="26"/>
          <w:szCs w:val="26"/>
        </w:rPr>
        <w:t>2 – Đôi khi: khả năng xuất hiện rủi ro trung bình, chỉ xuất hiện ở 1 số ít dự án</w:t>
      </w:r>
    </w:p>
    <w:p w:rsidR="004B231B" w:rsidRPr="00721F56" w:rsidRDefault="004B231B" w:rsidP="004B231B">
      <w:pPr>
        <w:pStyle w:val="ListParagraph"/>
        <w:numPr>
          <w:ilvl w:val="0"/>
          <w:numId w:val="82"/>
        </w:numPr>
        <w:jc w:val="both"/>
        <w:rPr>
          <w:rFonts w:ascii="Times New Roman" w:hAnsi="Times New Roman" w:cs="Times New Roman"/>
          <w:sz w:val="26"/>
          <w:szCs w:val="26"/>
        </w:rPr>
      </w:pPr>
      <w:r w:rsidRPr="00721F56">
        <w:rPr>
          <w:rFonts w:ascii="Times New Roman" w:hAnsi="Times New Roman" w:cs="Times New Roman"/>
          <w:sz w:val="26"/>
          <w:szCs w:val="26"/>
        </w:rPr>
        <w:t>1 - Hiếm khi: khả năng xuất hiện thấp, chỉ xuất hiện trong những điều kiện nhất định.</w:t>
      </w:r>
    </w:p>
    <w:p w:rsidR="004B231B" w:rsidRPr="00721F56" w:rsidRDefault="004B231B" w:rsidP="004B231B">
      <w:pPr>
        <w:pStyle w:val="ListParagraph"/>
        <w:numPr>
          <w:ilvl w:val="0"/>
          <w:numId w:val="87"/>
        </w:numPr>
        <w:jc w:val="both"/>
        <w:rPr>
          <w:rFonts w:ascii="Times New Roman" w:hAnsi="Times New Roman" w:cs="Times New Roman"/>
          <w:sz w:val="26"/>
          <w:szCs w:val="26"/>
        </w:rPr>
      </w:pPr>
      <w:r w:rsidRPr="00721F56">
        <w:rPr>
          <w:rFonts w:ascii="Times New Roman" w:eastAsia="Times New Roman" w:hAnsi="Times New Roman" w:cs="Times New Roman"/>
          <w:color w:val="3D3D3D"/>
          <w:sz w:val="26"/>
          <w:szCs w:val="26"/>
        </w:rPr>
        <w:t>Phân</w:t>
      </w:r>
      <w:r w:rsidRPr="00721F56">
        <w:rPr>
          <w:rFonts w:ascii="Times New Roman" w:hAnsi="Times New Roman" w:cs="Times New Roman"/>
          <w:sz w:val="26"/>
          <w:szCs w:val="26"/>
        </w:rPr>
        <w:t xml:space="preserve"> tích mức tác động của rủi ro:</w:t>
      </w:r>
    </w:p>
    <w:p w:rsidR="004B231B" w:rsidRPr="00721F56" w:rsidRDefault="004B231B" w:rsidP="004B231B">
      <w:pPr>
        <w:pStyle w:val="ListParagraph"/>
        <w:ind w:left="3600"/>
        <w:jc w:val="both"/>
        <w:rPr>
          <w:rFonts w:ascii="Times New Roman" w:hAnsi="Times New Roman" w:cs="Times New Roman"/>
          <w:sz w:val="26"/>
          <w:szCs w:val="26"/>
        </w:rPr>
      </w:pPr>
      <w:r w:rsidRPr="00721F56">
        <w:rPr>
          <w:rFonts w:ascii="Times New Roman" w:hAnsi="Times New Roman" w:cs="Times New Roman"/>
          <w:sz w:val="26"/>
          <w:szCs w:val="26"/>
        </w:rPr>
        <w:t>Có 4 mức tác động của rui ro, mỗi mực độ được gán với 1 giá trị số để có thể ước lượng sự tác động của nó:</w:t>
      </w:r>
    </w:p>
    <w:p w:rsidR="004B231B" w:rsidRPr="00721F56" w:rsidRDefault="004B231B" w:rsidP="004B231B">
      <w:pPr>
        <w:pStyle w:val="ListParagraph"/>
        <w:numPr>
          <w:ilvl w:val="0"/>
          <w:numId w:val="83"/>
        </w:numPr>
        <w:jc w:val="both"/>
        <w:rPr>
          <w:rFonts w:ascii="Times New Roman" w:hAnsi="Times New Roman" w:cs="Times New Roman"/>
          <w:sz w:val="26"/>
          <w:szCs w:val="26"/>
        </w:rPr>
      </w:pPr>
      <w:r w:rsidRPr="00721F56">
        <w:rPr>
          <w:rFonts w:ascii="Times New Roman" w:hAnsi="Times New Roman" w:cs="Times New Roman"/>
          <w:sz w:val="26"/>
          <w:szCs w:val="26"/>
        </w:rPr>
        <w:t>8 - Trầm trong: có khả năng làm dự án thất bại rất cao</w:t>
      </w:r>
    </w:p>
    <w:p w:rsidR="004B231B" w:rsidRPr="00721F56" w:rsidRDefault="004B231B" w:rsidP="004B231B">
      <w:pPr>
        <w:pStyle w:val="ListParagraph"/>
        <w:numPr>
          <w:ilvl w:val="0"/>
          <w:numId w:val="83"/>
        </w:numPr>
        <w:jc w:val="both"/>
        <w:rPr>
          <w:rFonts w:ascii="Times New Roman" w:hAnsi="Times New Roman" w:cs="Times New Roman"/>
          <w:sz w:val="26"/>
          <w:szCs w:val="26"/>
        </w:rPr>
      </w:pPr>
      <w:r w:rsidRPr="00721F56">
        <w:rPr>
          <w:rFonts w:ascii="Times New Roman" w:hAnsi="Times New Roman" w:cs="Times New Roman"/>
          <w:sz w:val="26"/>
          <w:szCs w:val="26"/>
        </w:rPr>
        <w:t>6 – Quan trọng: gây khó khăn lớn và làm dự án không đạt được các mục tiêu</w:t>
      </w:r>
    </w:p>
    <w:p w:rsidR="004B231B" w:rsidRPr="00721F56" w:rsidRDefault="004B231B" w:rsidP="004B231B">
      <w:pPr>
        <w:pStyle w:val="ListParagraph"/>
        <w:numPr>
          <w:ilvl w:val="0"/>
          <w:numId w:val="83"/>
        </w:numPr>
        <w:jc w:val="both"/>
        <w:rPr>
          <w:rFonts w:ascii="Times New Roman" w:hAnsi="Times New Roman" w:cs="Times New Roman"/>
          <w:sz w:val="26"/>
          <w:szCs w:val="26"/>
        </w:rPr>
      </w:pPr>
      <w:r w:rsidRPr="00721F56">
        <w:rPr>
          <w:rFonts w:ascii="Times New Roman" w:hAnsi="Times New Roman" w:cs="Times New Roman"/>
          <w:sz w:val="26"/>
          <w:szCs w:val="26"/>
        </w:rPr>
        <w:t>2 -Vừa phải: gây khó khăn cho dự án, ảnh hường việc đạt các mục tiêu của dự án</w:t>
      </w:r>
    </w:p>
    <w:p w:rsidR="004B231B" w:rsidRPr="00721F56" w:rsidRDefault="004B231B" w:rsidP="004B231B">
      <w:pPr>
        <w:pStyle w:val="ListParagraph"/>
        <w:numPr>
          <w:ilvl w:val="0"/>
          <w:numId w:val="83"/>
        </w:numPr>
        <w:jc w:val="both"/>
        <w:rPr>
          <w:rFonts w:ascii="Times New Roman" w:hAnsi="Times New Roman" w:cs="Times New Roman"/>
          <w:sz w:val="26"/>
          <w:szCs w:val="26"/>
        </w:rPr>
      </w:pPr>
      <w:r w:rsidRPr="00721F56">
        <w:rPr>
          <w:rFonts w:ascii="Times New Roman" w:hAnsi="Times New Roman" w:cs="Times New Roman"/>
          <w:sz w:val="26"/>
          <w:szCs w:val="26"/>
        </w:rPr>
        <w:t>1 – Không đáng kể: gây khó khăn không đáng kể.</w:t>
      </w:r>
    </w:p>
    <w:p w:rsidR="004B231B" w:rsidRPr="00721F56" w:rsidRDefault="004B231B" w:rsidP="004B231B">
      <w:pPr>
        <w:pStyle w:val="ListParagraph"/>
        <w:numPr>
          <w:ilvl w:val="0"/>
          <w:numId w:val="87"/>
        </w:numPr>
        <w:jc w:val="both"/>
        <w:rPr>
          <w:rFonts w:ascii="Times New Roman" w:hAnsi="Times New Roman" w:cs="Times New Roman"/>
          <w:sz w:val="26"/>
          <w:szCs w:val="26"/>
        </w:rPr>
      </w:pPr>
      <w:r w:rsidRPr="00721F56">
        <w:rPr>
          <w:rFonts w:ascii="Times New Roman" w:hAnsi="Times New Roman" w:cs="Times New Roman"/>
          <w:sz w:val="26"/>
          <w:szCs w:val="26"/>
        </w:rPr>
        <w:t>Phân tích thời điểm xuất hiện rui ro:</w:t>
      </w:r>
    </w:p>
    <w:p w:rsidR="004B231B" w:rsidRPr="00721F56" w:rsidRDefault="004B231B" w:rsidP="004B231B">
      <w:pPr>
        <w:pStyle w:val="ListParagraph"/>
        <w:ind w:left="3600"/>
        <w:jc w:val="both"/>
        <w:rPr>
          <w:rFonts w:ascii="Times New Roman" w:hAnsi="Times New Roman" w:cs="Times New Roman"/>
          <w:sz w:val="26"/>
          <w:szCs w:val="26"/>
        </w:rPr>
      </w:pPr>
      <w:r w:rsidRPr="00721F56">
        <w:rPr>
          <w:rFonts w:ascii="Times New Roman" w:hAnsi="Times New Roman" w:cs="Times New Roman"/>
          <w:sz w:val="26"/>
          <w:szCs w:val="26"/>
        </w:rPr>
        <w:t>Có 4 mực để ước lượng thời điểm rủi ro xuất hiện, mỗi mức được gán với 1 giá trị số để có thể ước lượng sự tác động của nó.</w:t>
      </w:r>
    </w:p>
    <w:p w:rsidR="004B231B" w:rsidRPr="00721F56" w:rsidRDefault="004B231B" w:rsidP="004B231B">
      <w:pPr>
        <w:pStyle w:val="ListParagraph"/>
        <w:numPr>
          <w:ilvl w:val="0"/>
          <w:numId w:val="84"/>
        </w:numPr>
        <w:jc w:val="both"/>
        <w:rPr>
          <w:rFonts w:ascii="Times New Roman" w:hAnsi="Times New Roman" w:cs="Times New Roman"/>
          <w:sz w:val="26"/>
          <w:szCs w:val="26"/>
        </w:rPr>
      </w:pPr>
      <w:r w:rsidRPr="00721F56">
        <w:rPr>
          <w:rFonts w:ascii="Times New Roman" w:hAnsi="Times New Roman" w:cs="Times New Roman"/>
          <w:sz w:val="26"/>
          <w:szCs w:val="26"/>
        </w:rPr>
        <w:t>6 – Ngay lập tức: rủi ro xuất hiện gần như tức khắc</w:t>
      </w:r>
    </w:p>
    <w:p w:rsidR="004B231B" w:rsidRPr="00721F56" w:rsidRDefault="004B231B" w:rsidP="004B231B">
      <w:pPr>
        <w:pStyle w:val="ListParagraph"/>
        <w:numPr>
          <w:ilvl w:val="0"/>
          <w:numId w:val="84"/>
        </w:numPr>
        <w:jc w:val="both"/>
        <w:rPr>
          <w:rFonts w:ascii="Times New Roman" w:hAnsi="Times New Roman" w:cs="Times New Roman"/>
          <w:sz w:val="26"/>
          <w:szCs w:val="26"/>
        </w:rPr>
      </w:pPr>
      <w:r w:rsidRPr="00721F56">
        <w:rPr>
          <w:rFonts w:ascii="Times New Roman" w:hAnsi="Times New Roman" w:cs="Times New Roman"/>
          <w:sz w:val="26"/>
          <w:szCs w:val="26"/>
        </w:rPr>
        <w:lastRenderedPageBreak/>
        <w:t>4 - Rất gần: rủi ro sẽ xuất hiện trong thời điểm rất gần thời điểm phân tích</w:t>
      </w:r>
    </w:p>
    <w:p w:rsidR="004B231B" w:rsidRPr="00721F56" w:rsidRDefault="004B231B" w:rsidP="004B231B">
      <w:pPr>
        <w:pStyle w:val="ListParagraph"/>
        <w:numPr>
          <w:ilvl w:val="0"/>
          <w:numId w:val="84"/>
        </w:numPr>
        <w:jc w:val="both"/>
        <w:rPr>
          <w:rFonts w:ascii="Times New Roman" w:hAnsi="Times New Roman" w:cs="Times New Roman"/>
          <w:sz w:val="26"/>
          <w:szCs w:val="26"/>
        </w:rPr>
      </w:pPr>
      <w:r w:rsidRPr="00721F56">
        <w:rPr>
          <w:rFonts w:ascii="Times New Roman" w:hAnsi="Times New Roman" w:cs="Times New Roman"/>
          <w:sz w:val="26"/>
          <w:szCs w:val="26"/>
        </w:rPr>
        <w:t>2 - Sắp xảy ra: rủi ro sẽ xuất hiện trong tương lai gần</w:t>
      </w:r>
    </w:p>
    <w:p w:rsidR="004B231B" w:rsidRPr="00721F56" w:rsidRDefault="004B231B" w:rsidP="004B231B">
      <w:pPr>
        <w:pStyle w:val="ListParagraph"/>
        <w:numPr>
          <w:ilvl w:val="0"/>
          <w:numId w:val="84"/>
        </w:numPr>
        <w:jc w:val="both"/>
        <w:rPr>
          <w:rFonts w:ascii="Times New Roman" w:hAnsi="Times New Roman" w:cs="Times New Roman"/>
          <w:sz w:val="26"/>
          <w:szCs w:val="26"/>
        </w:rPr>
      </w:pPr>
      <w:r w:rsidRPr="00721F56">
        <w:rPr>
          <w:rFonts w:ascii="Times New Roman" w:hAnsi="Times New Roman" w:cs="Times New Roman"/>
          <w:sz w:val="26"/>
          <w:szCs w:val="26"/>
        </w:rPr>
        <w:t>1 - Rất lâu: rủi ro sẽ xuất hiện trong tương lai xa hoăc chưa định được.</w:t>
      </w:r>
    </w:p>
    <w:p w:rsidR="004B231B" w:rsidRPr="00721F56" w:rsidRDefault="004B231B" w:rsidP="004B231B">
      <w:pPr>
        <w:pStyle w:val="ListParagraph"/>
        <w:numPr>
          <w:ilvl w:val="0"/>
          <w:numId w:val="87"/>
        </w:numPr>
        <w:jc w:val="both"/>
        <w:rPr>
          <w:rFonts w:ascii="Times New Roman" w:hAnsi="Times New Roman" w:cs="Times New Roman"/>
          <w:sz w:val="26"/>
          <w:szCs w:val="26"/>
        </w:rPr>
      </w:pPr>
      <w:r w:rsidRPr="00721F56">
        <w:rPr>
          <w:rFonts w:ascii="Times New Roman" w:hAnsi="Times New Roman" w:cs="Times New Roman"/>
          <w:sz w:val="26"/>
          <w:szCs w:val="26"/>
        </w:rPr>
        <w:t>Ước lượng và phân hạng các rủi ro:</w:t>
      </w:r>
    </w:p>
    <w:p w:rsidR="004B231B" w:rsidRPr="00721F56" w:rsidRDefault="004B231B" w:rsidP="004B231B">
      <w:pPr>
        <w:pStyle w:val="ListParagraph"/>
        <w:ind w:left="3600"/>
        <w:jc w:val="both"/>
        <w:rPr>
          <w:rFonts w:ascii="Times New Roman" w:hAnsi="Times New Roman" w:cs="Times New Roman"/>
          <w:sz w:val="26"/>
          <w:szCs w:val="26"/>
        </w:rPr>
      </w:pPr>
      <w:r w:rsidRPr="00721F56">
        <w:rPr>
          <w:rFonts w:ascii="Times New Roman" w:hAnsi="Times New Roman" w:cs="Times New Roman"/>
          <w:sz w:val="26"/>
          <w:szCs w:val="26"/>
        </w:rPr>
        <w:t>Rủi ro được tính giá trị để ượng lượng bằng công thức:</w:t>
      </w:r>
    </w:p>
    <w:p w:rsidR="004B231B" w:rsidRPr="00721F56" w:rsidRDefault="004B231B" w:rsidP="004B231B">
      <w:pPr>
        <w:pStyle w:val="ListParagraph"/>
        <w:ind w:left="2410"/>
        <w:jc w:val="both"/>
        <w:rPr>
          <w:rFonts w:ascii="Times New Roman" w:hAnsi="Times New Roman" w:cs="Times New Roman"/>
          <w:sz w:val="26"/>
          <w:szCs w:val="26"/>
        </w:rPr>
      </w:pPr>
    </w:p>
    <w:p w:rsidR="004B231B" w:rsidRPr="00721F56" w:rsidRDefault="004B231B" w:rsidP="004B231B">
      <w:pPr>
        <w:pStyle w:val="ListParagraph"/>
        <w:ind w:left="2410"/>
        <w:jc w:val="both"/>
        <w:rPr>
          <w:rFonts w:ascii="Times New Roman" w:hAnsi="Times New Roman" w:cs="Times New Roman"/>
          <w:sz w:val="26"/>
          <w:szCs w:val="26"/>
        </w:rPr>
      </w:pPr>
    </w:p>
    <w:p w:rsidR="004B231B" w:rsidRPr="00721F56" w:rsidRDefault="004B231B" w:rsidP="004B231B">
      <w:pPr>
        <w:pStyle w:val="ListParagraph"/>
        <w:ind w:left="2410" w:hanging="567"/>
        <w:jc w:val="both"/>
        <w:rPr>
          <w:rFonts w:ascii="Times New Roman" w:hAnsi="Times New Roman" w:cs="Times New Roman"/>
          <w:sz w:val="26"/>
          <w:szCs w:val="26"/>
        </w:rPr>
      </w:pPr>
      <w:r w:rsidRPr="00721F56">
        <w:rPr>
          <w:rFonts w:ascii="Times New Roman" w:hAnsi="Times New Roman" w:cs="Times New Roman"/>
          <w:sz w:val="26"/>
          <w:szCs w:val="26"/>
        </w:rPr>
        <w:t>Risk Exposure = Risk Impact * Risk Probability * Time Frame</w:t>
      </w:r>
    </w:p>
    <w:p w:rsidR="004B231B" w:rsidRPr="00721F56" w:rsidRDefault="004B231B" w:rsidP="004B231B">
      <w:pPr>
        <w:ind w:left="2880" w:firstLine="720"/>
        <w:jc w:val="both"/>
        <w:rPr>
          <w:rFonts w:ascii="Times New Roman" w:hAnsi="Times New Roman" w:cs="Times New Roman"/>
          <w:sz w:val="26"/>
          <w:szCs w:val="26"/>
        </w:rPr>
      </w:pPr>
      <w:r w:rsidRPr="00721F56">
        <w:rPr>
          <w:rFonts w:ascii="Times New Roman" w:hAnsi="Times New Roman" w:cs="Times New Roman"/>
          <w:sz w:val="26"/>
          <w:szCs w:val="26"/>
        </w:rPr>
        <w:t>Tiếp theo rủi ro được phân hạng từ cao đến thấp dựa theo các giá trị Risk Exposure tính toán được. Tùy theo tổ chức và đặc thù từng dự án, trưởng dự án sẽ xác định những rủi ro nào cần đưa vào kiểm soát, với các mức ưu tiên khác nhau.</w:t>
      </w:r>
    </w:p>
    <w:p w:rsidR="004B231B" w:rsidRPr="00B54F81" w:rsidRDefault="004B231B" w:rsidP="00B54F81">
      <w:pPr>
        <w:ind w:left="2160" w:firstLine="720"/>
        <w:jc w:val="both"/>
        <w:rPr>
          <w:rFonts w:ascii="Times New Roman" w:hAnsi="Times New Roman" w:cs="Times New Roman"/>
          <w:sz w:val="26"/>
          <w:szCs w:val="26"/>
        </w:rPr>
      </w:pPr>
    </w:p>
    <w:p w:rsidR="004B231B" w:rsidRPr="00B54F81" w:rsidRDefault="004B231B" w:rsidP="00B54F81">
      <w:pPr>
        <w:pStyle w:val="Heading4"/>
        <w:ind w:left="1440"/>
        <w:rPr>
          <w:rFonts w:ascii="Times New Roman" w:hAnsi="Times New Roman" w:cs="Times New Roman"/>
          <w:b/>
          <w:i w:val="0"/>
          <w:color w:val="auto"/>
          <w:sz w:val="26"/>
          <w:szCs w:val="26"/>
        </w:rPr>
      </w:pPr>
      <w:bookmarkStart w:id="427" w:name="_Toc403367983"/>
      <w:r w:rsidRPr="00B54F81">
        <w:rPr>
          <w:rFonts w:ascii="Times New Roman" w:hAnsi="Times New Roman" w:cs="Times New Roman"/>
          <w:b/>
          <w:i w:val="0"/>
          <w:color w:val="auto"/>
          <w:sz w:val="26"/>
          <w:szCs w:val="26"/>
        </w:rPr>
        <w:t>15.2.3 Kiểm soát rủi ro:</w:t>
      </w:r>
      <w:bookmarkEnd w:id="427"/>
    </w:p>
    <w:p w:rsidR="004B231B" w:rsidRPr="00721F56" w:rsidRDefault="004B231B" w:rsidP="004B231B">
      <w:pPr>
        <w:pStyle w:val="ListParagraph"/>
        <w:ind w:left="1440" w:firstLine="720"/>
        <w:jc w:val="both"/>
        <w:rPr>
          <w:rFonts w:ascii="Times New Roman" w:hAnsi="Times New Roman" w:cs="Times New Roman"/>
          <w:color w:val="3D3D3D"/>
          <w:sz w:val="26"/>
          <w:szCs w:val="26"/>
          <w:shd w:val="clear" w:color="auto" w:fill="FFFFFF"/>
        </w:rPr>
      </w:pPr>
      <w:r w:rsidRPr="00721F56">
        <w:rPr>
          <w:rFonts w:ascii="Times New Roman" w:hAnsi="Times New Roman" w:cs="Times New Roman"/>
          <w:color w:val="3D3D3D"/>
          <w:sz w:val="26"/>
          <w:szCs w:val="26"/>
          <w:shd w:val="clear" w:color="auto" w:fill="FFFFFF"/>
        </w:rPr>
        <w:t>Kiểm soát rủi ro bắt đầu với việc chọn lựa chiến lược và phương pháp đối phó rủi ro. Có nhiều chiến lược và</w:t>
      </w:r>
      <w:r w:rsidRPr="00721F56">
        <w:rPr>
          <w:rStyle w:val="apple-converted-space"/>
          <w:rFonts w:ascii="Times New Roman" w:hAnsi="Times New Roman" w:cs="Times New Roman"/>
          <w:color w:val="3D3D3D"/>
          <w:sz w:val="26"/>
          <w:szCs w:val="26"/>
          <w:shd w:val="clear" w:color="auto" w:fill="FFFFFF"/>
        </w:rPr>
        <w:t> </w:t>
      </w:r>
      <w:r w:rsidRPr="00721F56">
        <w:rPr>
          <w:rFonts w:ascii="Times New Roman" w:hAnsi="Times New Roman" w:cs="Times New Roman"/>
          <w:color w:val="3D3D3D"/>
          <w:sz w:val="26"/>
          <w:szCs w:val="26"/>
          <w:shd w:val="clear" w:color="auto" w:fill="FFFFFF"/>
        </w:rPr>
        <w:t>phương pháp đối phó khác nhau, tùy theo tình huống dự án, môi trường và đặc thù của từng rủi ro. Trong thực tế các chiến lược phổ biếng bao gồm:</w:t>
      </w:r>
    </w:p>
    <w:p w:rsidR="004B231B" w:rsidRPr="00721F56" w:rsidRDefault="004B231B" w:rsidP="004B231B">
      <w:pPr>
        <w:pStyle w:val="ListParagraph"/>
        <w:numPr>
          <w:ilvl w:val="3"/>
          <w:numId w:val="78"/>
        </w:numPr>
        <w:jc w:val="both"/>
        <w:rPr>
          <w:rFonts w:ascii="Times New Roman" w:hAnsi="Times New Roman" w:cs="Times New Roman"/>
          <w:sz w:val="26"/>
          <w:szCs w:val="26"/>
        </w:rPr>
      </w:pPr>
      <w:r w:rsidRPr="00721F56">
        <w:rPr>
          <w:rFonts w:ascii="Times New Roman" w:hAnsi="Times New Roman" w:cs="Times New Roman"/>
          <w:color w:val="3D3D3D"/>
          <w:sz w:val="26"/>
          <w:szCs w:val="26"/>
          <w:shd w:val="clear" w:color="auto" w:fill="FFFFFF"/>
        </w:rPr>
        <w:t>Tránh né</w:t>
      </w:r>
    </w:p>
    <w:p w:rsidR="004B231B" w:rsidRPr="00721F56" w:rsidRDefault="004B231B" w:rsidP="004B231B">
      <w:pPr>
        <w:pStyle w:val="ListParagraph"/>
        <w:numPr>
          <w:ilvl w:val="3"/>
          <w:numId w:val="78"/>
        </w:numPr>
        <w:jc w:val="both"/>
        <w:rPr>
          <w:rFonts w:ascii="Times New Roman" w:hAnsi="Times New Roman" w:cs="Times New Roman"/>
          <w:sz w:val="26"/>
          <w:szCs w:val="26"/>
        </w:rPr>
      </w:pPr>
      <w:r w:rsidRPr="00721F56">
        <w:rPr>
          <w:rFonts w:ascii="Times New Roman" w:hAnsi="Times New Roman" w:cs="Times New Roman"/>
          <w:color w:val="3D3D3D"/>
          <w:sz w:val="26"/>
          <w:szCs w:val="26"/>
          <w:shd w:val="clear" w:color="auto" w:fill="FFFFFF"/>
        </w:rPr>
        <w:t>Chuyển giao</w:t>
      </w:r>
    </w:p>
    <w:p w:rsidR="004B231B" w:rsidRPr="00721F56" w:rsidRDefault="004B231B" w:rsidP="004B231B">
      <w:pPr>
        <w:pStyle w:val="ListParagraph"/>
        <w:numPr>
          <w:ilvl w:val="3"/>
          <w:numId w:val="78"/>
        </w:numPr>
        <w:jc w:val="both"/>
        <w:rPr>
          <w:rFonts w:ascii="Times New Roman" w:hAnsi="Times New Roman" w:cs="Times New Roman"/>
          <w:sz w:val="26"/>
          <w:szCs w:val="26"/>
        </w:rPr>
      </w:pPr>
      <w:r w:rsidRPr="00721F56">
        <w:rPr>
          <w:rFonts w:ascii="Times New Roman" w:hAnsi="Times New Roman" w:cs="Times New Roman"/>
          <w:color w:val="3D3D3D"/>
          <w:sz w:val="26"/>
          <w:szCs w:val="26"/>
          <w:shd w:val="clear" w:color="auto" w:fill="FFFFFF"/>
        </w:rPr>
        <w:t>Giảm nhẹ</w:t>
      </w:r>
    </w:p>
    <w:p w:rsidR="004B231B" w:rsidRPr="00721F56" w:rsidRDefault="004B231B" w:rsidP="004B231B">
      <w:pPr>
        <w:pStyle w:val="ListParagraph"/>
        <w:numPr>
          <w:ilvl w:val="3"/>
          <w:numId w:val="78"/>
        </w:numPr>
        <w:jc w:val="both"/>
        <w:rPr>
          <w:rFonts w:ascii="Times New Roman" w:hAnsi="Times New Roman" w:cs="Times New Roman"/>
          <w:sz w:val="26"/>
          <w:szCs w:val="26"/>
        </w:rPr>
      </w:pPr>
      <w:r w:rsidRPr="00721F56">
        <w:rPr>
          <w:rFonts w:ascii="Times New Roman" w:hAnsi="Times New Roman" w:cs="Times New Roman"/>
          <w:color w:val="3D3D3D"/>
          <w:sz w:val="26"/>
          <w:szCs w:val="26"/>
          <w:shd w:val="clear" w:color="auto" w:fill="FFFFFF"/>
        </w:rPr>
        <w:t>Chấp nhận</w:t>
      </w:r>
    </w:p>
    <w:p w:rsidR="004B231B" w:rsidRPr="00721F56" w:rsidRDefault="004B231B" w:rsidP="004B231B">
      <w:pPr>
        <w:pStyle w:val="ListParagraph"/>
        <w:numPr>
          <w:ilvl w:val="3"/>
          <w:numId w:val="78"/>
        </w:numPr>
        <w:jc w:val="both"/>
        <w:rPr>
          <w:rFonts w:ascii="Times New Roman" w:hAnsi="Times New Roman" w:cs="Times New Roman"/>
          <w:sz w:val="26"/>
          <w:szCs w:val="26"/>
        </w:rPr>
      </w:pPr>
      <w:r w:rsidRPr="00721F56">
        <w:rPr>
          <w:rFonts w:ascii="Times New Roman" w:hAnsi="Times New Roman" w:cs="Times New Roman"/>
          <w:color w:val="3D3D3D"/>
          <w:sz w:val="26"/>
          <w:szCs w:val="26"/>
          <w:shd w:val="clear" w:color="auto" w:fill="FFFFFF"/>
        </w:rPr>
        <w:t>Sử dụng cây quyết định.</w:t>
      </w:r>
    </w:p>
    <w:p w:rsidR="004B231B" w:rsidRPr="00B54F81" w:rsidRDefault="004B231B" w:rsidP="00B54F81">
      <w:pPr>
        <w:pStyle w:val="ListParagraph"/>
        <w:ind w:left="1440"/>
        <w:jc w:val="both"/>
        <w:outlineLvl w:val="3"/>
        <w:rPr>
          <w:rFonts w:ascii="Times New Roman" w:hAnsi="Times New Roman" w:cs="Times New Roman"/>
          <w:b/>
          <w:sz w:val="26"/>
          <w:szCs w:val="26"/>
          <w:shd w:val="clear" w:color="auto" w:fill="FFFFFF"/>
        </w:rPr>
      </w:pPr>
      <w:bookmarkStart w:id="428" w:name="_Toc403367984"/>
      <w:r w:rsidRPr="00B54F81">
        <w:rPr>
          <w:rFonts w:ascii="Times New Roman" w:hAnsi="Times New Roman" w:cs="Times New Roman"/>
          <w:b/>
          <w:sz w:val="26"/>
          <w:szCs w:val="26"/>
          <w:shd w:val="clear" w:color="auto" w:fill="FFFFFF"/>
        </w:rPr>
        <w:t>15.2.4 Giám sát và điều chỉnh:</w:t>
      </w:r>
      <w:bookmarkEnd w:id="428"/>
    </w:p>
    <w:p w:rsidR="004B231B" w:rsidRPr="00721F56" w:rsidRDefault="004B231B" w:rsidP="004B231B">
      <w:pPr>
        <w:pStyle w:val="ListParagraph"/>
        <w:ind w:left="1440" w:firstLine="720"/>
        <w:jc w:val="both"/>
        <w:rPr>
          <w:rFonts w:ascii="Times New Roman" w:hAnsi="Times New Roman" w:cs="Times New Roman"/>
          <w:color w:val="3D3D3D"/>
          <w:sz w:val="26"/>
          <w:szCs w:val="26"/>
          <w:shd w:val="clear" w:color="auto" w:fill="FFFFFF"/>
        </w:rPr>
      </w:pPr>
      <w:r w:rsidRPr="00721F56">
        <w:rPr>
          <w:rFonts w:ascii="Times New Roman" w:hAnsi="Times New Roman" w:cs="Times New Roman"/>
          <w:color w:val="3D3D3D"/>
          <w:sz w:val="26"/>
          <w:szCs w:val="26"/>
          <w:shd w:val="clear" w:color="auto" w:fill="FFFFFF"/>
        </w:rPr>
        <w:t>Bao gồm hoạt động giám sát để bảo đảm các chiến lược đối phó rủi ro được lên kế hoạch và thực thi chặt chẽ. Việc giám sát cũng nhằm mục đích điều chỉnh các chiến lược hoặc kế hoạch đối phó nếu chúng tỏ ra không</w:t>
      </w:r>
      <w:r w:rsidRPr="00721F56">
        <w:rPr>
          <w:rStyle w:val="apple-converted-space"/>
          <w:rFonts w:ascii="Times New Roman" w:hAnsi="Times New Roman" w:cs="Times New Roman"/>
          <w:color w:val="3D3D3D"/>
          <w:sz w:val="26"/>
          <w:szCs w:val="26"/>
          <w:shd w:val="clear" w:color="auto" w:fill="FFFFFF"/>
        </w:rPr>
        <w:t> </w:t>
      </w:r>
      <w:r w:rsidRPr="00721F56">
        <w:rPr>
          <w:rFonts w:ascii="Times New Roman" w:hAnsi="Times New Roman" w:cs="Times New Roman"/>
          <w:color w:val="3D3D3D"/>
          <w:sz w:val="26"/>
          <w:szCs w:val="26"/>
          <w:shd w:val="clear" w:color="auto" w:fill="FFFFFF"/>
        </w:rPr>
        <w:t>hiệu quả, không khả thi, ngốn quá nhiều ngân sách, hoặc để đáp ứng với rủi ro mới xuất hiện, hoặc sự biến</w:t>
      </w:r>
      <w:r w:rsidRPr="00721F56">
        <w:rPr>
          <w:rStyle w:val="apple-converted-space"/>
          <w:rFonts w:ascii="Times New Roman" w:hAnsi="Times New Roman" w:cs="Times New Roman"/>
          <w:color w:val="3D3D3D"/>
          <w:sz w:val="26"/>
          <w:szCs w:val="26"/>
          <w:shd w:val="clear" w:color="auto" w:fill="FFFFFF"/>
        </w:rPr>
        <w:t> </w:t>
      </w:r>
      <w:r w:rsidRPr="00721F56">
        <w:rPr>
          <w:rFonts w:ascii="Times New Roman" w:hAnsi="Times New Roman" w:cs="Times New Roman"/>
          <w:color w:val="3D3D3D"/>
          <w:sz w:val="26"/>
          <w:szCs w:val="26"/>
          <w:shd w:val="clear" w:color="auto" w:fill="FFFFFF"/>
        </w:rPr>
        <w:t>tướng của rủi ro đã được nhận diện trước đó.</w:t>
      </w:r>
    </w:p>
    <w:p w:rsidR="004B231B" w:rsidRPr="00721F56" w:rsidRDefault="004B231B" w:rsidP="004B231B">
      <w:pPr>
        <w:pStyle w:val="ListParagraph"/>
        <w:ind w:left="1440" w:firstLine="720"/>
        <w:jc w:val="both"/>
        <w:rPr>
          <w:rFonts w:ascii="Times New Roman" w:hAnsi="Times New Roman" w:cs="Times New Roman"/>
          <w:color w:val="3D3D3D"/>
          <w:sz w:val="26"/>
          <w:szCs w:val="26"/>
          <w:shd w:val="clear" w:color="auto" w:fill="FFFFFF"/>
        </w:rPr>
      </w:pPr>
      <w:r w:rsidRPr="00721F56">
        <w:rPr>
          <w:rFonts w:ascii="Times New Roman" w:hAnsi="Times New Roman" w:cs="Times New Roman"/>
          <w:color w:val="3D3D3D"/>
          <w:sz w:val="26"/>
          <w:szCs w:val="26"/>
          <w:shd w:val="clear" w:color="auto" w:fill="FFFFFF"/>
        </w:rPr>
        <w:t>Kết quả giám sát có thể được báo cáo định kỳ đến tất cả những người có liên quan, đến quản lý cấp cao, hoặc</w:t>
      </w:r>
      <w:r w:rsidRPr="00721F56">
        <w:rPr>
          <w:rStyle w:val="apple-converted-space"/>
          <w:rFonts w:ascii="Times New Roman" w:hAnsi="Times New Roman" w:cs="Times New Roman"/>
          <w:color w:val="3D3D3D"/>
          <w:sz w:val="26"/>
          <w:szCs w:val="26"/>
          <w:shd w:val="clear" w:color="auto" w:fill="FFFFFF"/>
        </w:rPr>
        <w:t> </w:t>
      </w:r>
      <w:r w:rsidRPr="00721F56">
        <w:rPr>
          <w:rFonts w:ascii="Times New Roman" w:hAnsi="Times New Roman" w:cs="Times New Roman"/>
          <w:color w:val="3D3D3D"/>
          <w:sz w:val="26"/>
          <w:szCs w:val="26"/>
          <w:shd w:val="clear" w:color="auto" w:fill="FFFFFF"/>
        </w:rPr>
        <w:t>đến khách hàng nếu cần thiết.</w:t>
      </w:r>
    </w:p>
    <w:p w:rsidR="00141D43" w:rsidRPr="00141D43" w:rsidRDefault="004B231B" w:rsidP="000E5B81">
      <w:pPr>
        <w:pStyle w:val="ListParagraph"/>
        <w:ind w:left="1440"/>
        <w:jc w:val="both"/>
        <w:rPr>
          <w:rFonts w:ascii="Times New Roman" w:hAnsi="Times New Roman" w:cs="Times New Roman"/>
          <w:sz w:val="26"/>
          <w:szCs w:val="26"/>
        </w:rPr>
      </w:pPr>
      <w:r w:rsidRPr="00721F56">
        <w:rPr>
          <w:rFonts w:ascii="Times New Roman" w:hAnsi="Times New Roman" w:cs="Times New Roman"/>
          <w:color w:val="3D3D3D"/>
          <w:sz w:val="26"/>
          <w:szCs w:val="26"/>
          <w:shd w:val="clear" w:color="auto" w:fill="FFFFFF"/>
        </w:rPr>
        <w:t>Trong thực tế, do các yếu tố liên quan đến dự án thay đổi liên tục, chu trình quản lý rủi ro không đi theo đường</w:t>
      </w:r>
      <w:r w:rsidRPr="00721F56">
        <w:rPr>
          <w:rStyle w:val="apple-converted-space"/>
          <w:rFonts w:ascii="Times New Roman" w:hAnsi="Times New Roman" w:cs="Times New Roman"/>
          <w:color w:val="3D3D3D"/>
          <w:sz w:val="26"/>
          <w:szCs w:val="26"/>
          <w:shd w:val="clear" w:color="auto" w:fill="FFFFFF"/>
        </w:rPr>
        <w:t> </w:t>
      </w:r>
      <w:r w:rsidRPr="00721F56">
        <w:rPr>
          <w:rFonts w:ascii="Times New Roman" w:hAnsi="Times New Roman" w:cs="Times New Roman"/>
          <w:color w:val="3D3D3D"/>
          <w:sz w:val="26"/>
          <w:szCs w:val="26"/>
          <w:shd w:val="clear" w:color="auto" w:fill="FFFFFF"/>
        </w:rPr>
        <w:t>thẳng mà được lặp lại và điều chỉnh liên tục giữa các chặng. Các rủi ro liên tục được điều chỉnh hoặc nhận diện</w:t>
      </w:r>
      <w:r w:rsidRPr="00721F56">
        <w:rPr>
          <w:rStyle w:val="apple-converted-space"/>
          <w:rFonts w:ascii="Times New Roman" w:hAnsi="Times New Roman" w:cs="Times New Roman"/>
          <w:color w:val="3D3D3D"/>
          <w:sz w:val="26"/>
          <w:szCs w:val="26"/>
          <w:shd w:val="clear" w:color="auto" w:fill="FFFFFF"/>
        </w:rPr>
        <w:t> </w:t>
      </w:r>
      <w:r w:rsidRPr="00721F56">
        <w:rPr>
          <w:rFonts w:ascii="Times New Roman" w:hAnsi="Times New Roman" w:cs="Times New Roman"/>
          <w:color w:val="3D3D3D"/>
          <w:sz w:val="26"/>
          <w:szCs w:val="26"/>
          <w:shd w:val="clear" w:color="auto" w:fill="FFFFFF"/>
        </w:rPr>
        <w:t xml:space="preserve">mới, </w:t>
      </w:r>
      <w:r w:rsidRPr="00721F56">
        <w:rPr>
          <w:rFonts w:ascii="Times New Roman" w:hAnsi="Times New Roman" w:cs="Times New Roman"/>
          <w:color w:val="3D3D3D"/>
          <w:sz w:val="26"/>
          <w:szCs w:val="26"/>
          <w:shd w:val="clear" w:color="auto" w:fill="FFFFFF"/>
        </w:rPr>
        <w:lastRenderedPageBreak/>
        <w:t>do đó các chiến lược và kế hoạch đối phó cũng luôn được thay đổi để bảo đảm chúng khả thi và có hiệu</w:t>
      </w:r>
      <w:r w:rsidRPr="00721F56">
        <w:rPr>
          <w:rStyle w:val="apple-converted-space"/>
          <w:rFonts w:ascii="Times New Roman" w:hAnsi="Times New Roman" w:cs="Times New Roman"/>
          <w:color w:val="3D3D3D"/>
          <w:sz w:val="26"/>
          <w:szCs w:val="26"/>
          <w:shd w:val="clear" w:color="auto" w:fill="FFFFFF"/>
        </w:rPr>
        <w:t> quả.</w:t>
      </w:r>
    </w:p>
    <w:sectPr w:rsidR="00141D43" w:rsidRPr="00141D43" w:rsidSect="00BD2115">
      <w:headerReference w:type="first" r:id="rId64"/>
      <w:pgSz w:w="12240" w:h="15840"/>
      <w:pgMar w:top="1440" w:right="1440" w:bottom="1440" w:left="1440" w:header="720" w:footer="720" w:gutter="0"/>
      <w:pgNumType w:start="8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850" w:rsidRDefault="00721850" w:rsidP="0069242F">
      <w:pPr>
        <w:spacing w:after="0" w:line="240" w:lineRule="auto"/>
      </w:pPr>
      <w:r>
        <w:separator/>
      </w:r>
    </w:p>
  </w:endnote>
  <w:endnote w:type="continuationSeparator" w:id="0">
    <w:p w:rsidR="00721850" w:rsidRDefault="00721850" w:rsidP="00692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1C5" w:rsidRDefault="000A51C5">
    <w:pPr>
      <w:pStyle w:val="Footer"/>
      <w:jc w:val="right"/>
    </w:pPr>
  </w:p>
  <w:p w:rsidR="000A51C5" w:rsidRDefault="000A51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1C5" w:rsidRPr="002A1BD8" w:rsidRDefault="000A51C5">
    <w:pPr>
      <w:pStyle w:val="Footer"/>
      <w:rPr>
        <w:b/>
        <w:i/>
      </w:rPr>
    </w:pPr>
    <w:r w:rsidRPr="002A1BD8">
      <w:rPr>
        <w:b/>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850" w:rsidRDefault="00721850" w:rsidP="0069242F">
      <w:pPr>
        <w:spacing w:after="0" w:line="240" w:lineRule="auto"/>
      </w:pPr>
      <w:r>
        <w:separator/>
      </w:r>
    </w:p>
  </w:footnote>
  <w:footnote w:type="continuationSeparator" w:id="0">
    <w:p w:rsidR="00721850" w:rsidRDefault="00721850" w:rsidP="006924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1C5" w:rsidRDefault="000A51C5">
    <w:pPr>
      <w:pStyle w:val="Header"/>
      <w:jc w:val="right"/>
    </w:pPr>
  </w:p>
  <w:p w:rsidR="000A51C5" w:rsidRDefault="000A51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1C5" w:rsidRDefault="000A51C5" w:rsidP="0092355F">
    <w:pPr>
      <w:pStyle w:val="Header"/>
    </w:pPr>
    <w:r w:rsidRPr="0092355F">
      <w:rPr>
        <w:rFonts w:ascii="Times New Roman" w:hAnsi="Times New Roman" w:cs="Times New Roman"/>
        <w:b/>
        <w:i/>
        <w:sz w:val="24"/>
        <w:szCs w:val="24"/>
        <w:lang w:val="en-US"/>
      </w:rPr>
      <w:t>Đảm bảo chất lượng phần mềm</w:t>
    </w:r>
    <w:r w:rsidRPr="0092355F">
      <w:rPr>
        <w:lang w:val="en-US"/>
      </w:rPr>
      <w:t xml:space="preserve"> </w:t>
    </w:r>
    <w:r>
      <w:rPr>
        <w:lang w:val="en-US"/>
      </w:rPr>
      <w:tab/>
    </w:r>
    <w:r>
      <w:rPr>
        <w:lang w:val="en-US"/>
      </w:rPr>
      <w:tab/>
    </w:r>
    <w:sdt>
      <w:sdtPr>
        <w:id w:val="102019719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680052">
          <w:rPr>
            <w:noProof/>
          </w:rPr>
          <w:t>3</w:t>
        </w:r>
        <w:r>
          <w:rPr>
            <w:noProof/>
          </w:rPr>
          <w:fldChar w:fldCharType="end"/>
        </w:r>
      </w:sdtContent>
    </w:sdt>
  </w:p>
  <w:p w:rsidR="000A51C5" w:rsidRDefault="000A51C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1C5" w:rsidRPr="00D71441" w:rsidRDefault="000A51C5" w:rsidP="00D1358A">
    <w:pPr>
      <w:pStyle w:val="Header"/>
      <w:rPr>
        <w:b/>
        <w:i/>
        <w:sz w:val="26"/>
        <w:lang w:val="en-US"/>
      </w:rPr>
    </w:pPr>
    <w:r>
      <w:rPr>
        <w:b/>
        <w:i/>
        <w:sz w:val="26"/>
      </w:rPr>
      <w:tab/>
    </w:r>
    <w:r>
      <w:rPr>
        <w:b/>
        <w:i/>
        <w:sz w:val="26"/>
      </w:rPr>
      <w:tab/>
    </w:r>
  </w:p>
  <w:p w:rsidR="000A51C5" w:rsidRDefault="000A51C5" w:rsidP="00D1358A">
    <w:pPr>
      <w:pStyle w:val="Header"/>
    </w:pPr>
  </w:p>
  <w:p w:rsidR="000A51C5" w:rsidRPr="00D1358A" w:rsidRDefault="000A51C5">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5E12E0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clip_image001"/>
      </v:shape>
    </w:pict>
  </w:numPicBullet>
  <w:abstractNum w:abstractNumId="0">
    <w:nsid w:val="00000001"/>
    <w:multiLevelType w:val="multilevel"/>
    <w:tmpl w:val="00000001"/>
    <w:name w:val="WWNum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00000002"/>
    <w:multiLevelType w:val="multilevel"/>
    <w:tmpl w:val="00000002"/>
    <w:lvl w:ilvl="0">
      <w:start w:val="3"/>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nsid w:val="0058672F"/>
    <w:multiLevelType w:val="hybridMultilevel"/>
    <w:tmpl w:val="7312FB2A"/>
    <w:lvl w:ilvl="0" w:tplc="9B9AEB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76607D"/>
    <w:multiLevelType w:val="hybridMultilevel"/>
    <w:tmpl w:val="BAF85666"/>
    <w:lvl w:ilvl="0" w:tplc="13E45F14">
      <w:numFmt w:val="bullet"/>
      <w:lvlText w:val="-"/>
      <w:lvlJc w:val="left"/>
      <w:pPr>
        <w:ind w:left="2880" w:hanging="360"/>
      </w:pPr>
      <w:rPr>
        <w:rFonts w:ascii="Arial" w:eastAsiaTheme="minorHAnsi" w:hAnsi="Arial" w:cs="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13A3D4E"/>
    <w:multiLevelType w:val="hybridMultilevel"/>
    <w:tmpl w:val="34A86D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44429F"/>
    <w:multiLevelType w:val="hybridMultilevel"/>
    <w:tmpl w:val="012E96DE"/>
    <w:lvl w:ilvl="0" w:tplc="13E45F14">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B5E3C7A"/>
    <w:multiLevelType w:val="hybridMultilevel"/>
    <w:tmpl w:val="40508ED8"/>
    <w:lvl w:ilvl="0" w:tplc="DAFCA172">
      <w:start w:val="6"/>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D6F13DF"/>
    <w:multiLevelType w:val="hybridMultilevel"/>
    <w:tmpl w:val="297E33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0D8268DE"/>
    <w:multiLevelType w:val="hybridMultilevel"/>
    <w:tmpl w:val="C3C26C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04E3DF5"/>
    <w:multiLevelType w:val="hybridMultilevel"/>
    <w:tmpl w:val="4198CE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2980963"/>
    <w:multiLevelType w:val="hybridMultilevel"/>
    <w:tmpl w:val="E54AFA32"/>
    <w:lvl w:ilvl="0" w:tplc="4B185BD8">
      <w:start w:val="3"/>
      <w:numFmt w:val="bullet"/>
      <w:lvlText w:val="-"/>
      <w:lvlJc w:val="left"/>
      <w:pPr>
        <w:ind w:left="2160" w:hanging="360"/>
      </w:pPr>
      <w:rPr>
        <w:rFonts w:ascii="Arial" w:eastAsiaTheme="minorHAnsi" w:hAnsi="Arial" w:cs="Aria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3">
    <w:nsid w:val="13611389"/>
    <w:multiLevelType w:val="hybridMultilevel"/>
    <w:tmpl w:val="38F8DB92"/>
    <w:lvl w:ilvl="0" w:tplc="C90696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16707173"/>
    <w:multiLevelType w:val="hybridMultilevel"/>
    <w:tmpl w:val="584CCD9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76D6231"/>
    <w:multiLevelType w:val="hybridMultilevel"/>
    <w:tmpl w:val="9858128E"/>
    <w:lvl w:ilvl="0" w:tplc="668A257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86F047D"/>
    <w:multiLevelType w:val="hybridMultilevel"/>
    <w:tmpl w:val="DDA0E0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1C186DD2"/>
    <w:multiLevelType w:val="hybridMultilevel"/>
    <w:tmpl w:val="30C6972A"/>
    <w:lvl w:ilvl="0" w:tplc="BB344576">
      <w:start w:val="2"/>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0D2E6C"/>
    <w:multiLevelType w:val="hybridMultilevel"/>
    <w:tmpl w:val="56D8F810"/>
    <w:lvl w:ilvl="0" w:tplc="13E45F14">
      <w:numFmt w:val="bullet"/>
      <w:lvlText w:val="-"/>
      <w:lvlJc w:val="left"/>
      <w:pPr>
        <w:ind w:left="2880" w:hanging="360"/>
      </w:pPr>
      <w:rPr>
        <w:rFonts w:ascii="Arial" w:eastAsiaTheme="minorHAnsi" w:hAnsi="Arial" w:cs="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24B03003"/>
    <w:multiLevelType w:val="hybridMultilevel"/>
    <w:tmpl w:val="F348A080"/>
    <w:lvl w:ilvl="0" w:tplc="13E45F1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4E05AED"/>
    <w:multiLevelType w:val="hybridMultilevel"/>
    <w:tmpl w:val="1FC88F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5BF5B52"/>
    <w:multiLevelType w:val="hybridMultilevel"/>
    <w:tmpl w:val="9D5691B6"/>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5">
    <w:nsid w:val="25EB5720"/>
    <w:multiLevelType w:val="hybridMultilevel"/>
    <w:tmpl w:val="4204DF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26BC218A"/>
    <w:multiLevelType w:val="hybridMultilevel"/>
    <w:tmpl w:val="A82E8EA6"/>
    <w:lvl w:ilvl="0" w:tplc="13E45F14">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29973060"/>
    <w:multiLevelType w:val="hybridMultilevel"/>
    <w:tmpl w:val="2E745CA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B1329FF"/>
    <w:multiLevelType w:val="hybridMultilevel"/>
    <w:tmpl w:val="B27E341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2CCF3EF0"/>
    <w:multiLevelType w:val="hybridMultilevel"/>
    <w:tmpl w:val="84228214"/>
    <w:lvl w:ilvl="0" w:tplc="2EFAA95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E343483"/>
    <w:multiLevelType w:val="hybridMultilevel"/>
    <w:tmpl w:val="3A24EC36"/>
    <w:lvl w:ilvl="0" w:tplc="4630F156">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3A62FE7"/>
    <w:multiLevelType w:val="hybridMultilevel"/>
    <w:tmpl w:val="AB8244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nsid w:val="33D364AE"/>
    <w:multiLevelType w:val="hybridMultilevel"/>
    <w:tmpl w:val="8AEE5C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5274CC3"/>
    <w:multiLevelType w:val="hybridMultilevel"/>
    <w:tmpl w:val="562EBA4C"/>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5">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382B7E7E"/>
    <w:multiLevelType w:val="hybridMultilevel"/>
    <w:tmpl w:val="D4D47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9135534"/>
    <w:multiLevelType w:val="hybridMultilevel"/>
    <w:tmpl w:val="9CDE755C"/>
    <w:lvl w:ilvl="0" w:tplc="6CA0D27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3A965769"/>
    <w:multiLevelType w:val="hybridMultilevel"/>
    <w:tmpl w:val="914237FA"/>
    <w:lvl w:ilvl="0" w:tplc="D564FA4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D595307"/>
    <w:multiLevelType w:val="hybridMultilevel"/>
    <w:tmpl w:val="445E5758"/>
    <w:lvl w:ilvl="0" w:tplc="49525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3E1A2756"/>
    <w:multiLevelType w:val="hybridMultilevel"/>
    <w:tmpl w:val="C460171A"/>
    <w:lvl w:ilvl="0" w:tplc="A184D43E">
      <w:start w:val="9"/>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778" w:hanging="360"/>
      </w:pPr>
      <w:rPr>
        <w:rFonts w:ascii="Courier New" w:hAnsi="Courier New" w:cs="Courier New" w:hint="default"/>
      </w:rPr>
    </w:lvl>
    <w:lvl w:ilvl="2" w:tplc="04090005">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3E1C783F"/>
    <w:multiLevelType w:val="hybridMultilevel"/>
    <w:tmpl w:val="BC6E70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1786384"/>
    <w:multiLevelType w:val="hybridMultilevel"/>
    <w:tmpl w:val="809A2E26"/>
    <w:lvl w:ilvl="0" w:tplc="BB6824E2">
      <w:start w:val="1"/>
      <w:numFmt w:val="bullet"/>
      <w:lvlText w:val="-"/>
      <w:lvlJc w:val="left"/>
      <w:pPr>
        <w:ind w:left="1080" w:hanging="360"/>
      </w:pPr>
      <w:rPr>
        <w:rFonts w:ascii="Arial" w:eastAsiaTheme="minorHAnsi" w:hAnsi="Arial" w:cs="Aria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3223C1C"/>
    <w:multiLevelType w:val="hybridMultilevel"/>
    <w:tmpl w:val="7494DB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44A816B4"/>
    <w:multiLevelType w:val="hybridMultilevel"/>
    <w:tmpl w:val="029C6878"/>
    <w:lvl w:ilvl="0" w:tplc="A91AC98E">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nsid w:val="47356D4B"/>
    <w:multiLevelType w:val="hybridMultilevel"/>
    <w:tmpl w:val="59801E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485A75D4"/>
    <w:multiLevelType w:val="multilevel"/>
    <w:tmpl w:val="0DA6F67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9">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BCB7C77"/>
    <w:multiLevelType w:val="hybridMultilevel"/>
    <w:tmpl w:val="0466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DAD357D"/>
    <w:multiLevelType w:val="hybridMultilevel"/>
    <w:tmpl w:val="8722C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EDE58C1"/>
    <w:multiLevelType w:val="multilevel"/>
    <w:tmpl w:val="1182248A"/>
    <w:lvl w:ilvl="0">
      <w:start w:val="1"/>
      <w:numFmt w:val="decimal"/>
      <w:lvlText w:val="%1."/>
      <w:lvlJc w:val="left"/>
      <w:pPr>
        <w:ind w:left="720" w:hanging="360"/>
      </w:pPr>
    </w:lvl>
    <w:lvl w:ilvl="1">
      <w:start w:val="1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3">
    <w:nsid w:val="52137635"/>
    <w:multiLevelType w:val="hybridMultilevel"/>
    <w:tmpl w:val="36466C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5">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55C2342B"/>
    <w:multiLevelType w:val="hybridMultilevel"/>
    <w:tmpl w:val="BF86290E"/>
    <w:lvl w:ilvl="0" w:tplc="1E1208F2">
      <w:start w:val="1"/>
      <w:numFmt w:val="bullet"/>
      <w:lvlText w:val=""/>
      <w:lvlJc w:val="left"/>
      <w:pPr>
        <w:ind w:left="2160" w:hanging="360"/>
      </w:pPr>
      <w:rPr>
        <w:rFonts w:ascii="Symbol" w:hAnsi="Symbol" w:hint="default"/>
      </w:rPr>
    </w:lvl>
    <w:lvl w:ilvl="1" w:tplc="80EECC72">
      <w:start w:val="15"/>
      <w:numFmt w:val="bullet"/>
      <w:lvlText w:val="-"/>
      <w:lvlJc w:val="left"/>
      <w:pPr>
        <w:ind w:left="1440" w:hanging="360"/>
      </w:pPr>
      <w:rPr>
        <w:rFonts w:ascii="Times New Roman" w:eastAsiaTheme="minorHAnsi" w:hAnsi="Times New Roman" w:cs="Times New Roman" w:hint="default"/>
      </w:rPr>
    </w:lvl>
    <w:lvl w:ilvl="2" w:tplc="1E1208F2">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E65E82"/>
    <w:multiLevelType w:val="multilevel"/>
    <w:tmpl w:val="E1C4D084"/>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5AFB13E7"/>
    <w:multiLevelType w:val="hybridMultilevel"/>
    <w:tmpl w:val="65F26998"/>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9">
    <w:nsid w:val="5B1E4872"/>
    <w:multiLevelType w:val="hybridMultilevel"/>
    <w:tmpl w:val="A81A6988"/>
    <w:lvl w:ilvl="0" w:tplc="BE3237D8">
      <w:start w:val="1"/>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0">
    <w:nsid w:val="5D472624"/>
    <w:multiLevelType w:val="hybridMultilevel"/>
    <w:tmpl w:val="BDBE9E4E"/>
    <w:lvl w:ilvl="0" w:tplc="928A61E4">
      <w:start w:val="1"/>
      <w:numFmt w:val="bullet"/>
      <w:lvlText w:val=""/>
      <w:lvlJc w:val="left"/>
      <w:pPr>
        <w:ind w:left="720" w:hanging="360"/>
      </w:pPr>
      <w:rPr>
        <w:rFonts w:ascii="Symbol" w:hAnsi="Symbol" w:hint="default"/>
      </w:rPr>
    </w:lvl>
    <w:lvl w:ilvl="1" w:tplc="928A61E4">
      <w:start w:val="1"/>
      <w:numFmt w:val="bullet"/>
      <w:lvlText w:val=""/>
      <w:lvlJc w:val="left"/>
      <w:pPr>
        <w:ind w:left="1440" w:hanging="360"/>
      </w:pPr>
      <w:rPr>
        <w:rFonts w:ascii="Symbol" w:hAnsi="Symbol" w:hint="default"/>
      </w:rPr>
    </w:lvl>
    <w:lvl w:ilvl="2" w:tplc="928A61E4">
      <w:start w:val="1"/>
      <w:numFmt w:val="bullet"/>
      <w:lvlText w:val=""/>
      <w:lvlJc w:val="left"/>
      <w:pPr>
        <w:ind w:left="1068"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DA60243"/>
    <w:multiLevelType w:val="hybridMultilevel"/>
    <w:tmpl w:val="FF52897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2">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5FDF4418"/>
    <w:multiLevelType w:val="hybridMultilevel"/>
    <w:tmpl w:val="0A14FB6A"/>
    <w:lvl w:ilvl="0" w:tplc="E1761A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60141C34"/>
    <w:multiLevelType w:val="hybridMultilevel"/>
    <w:tmpl w:val="3C76DB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61D97C25"/>
    <w:multiLevelType w:val="multilevel"/>
    <w:tmpl w:val="E094327E"/>
    <w:lvl w:ilvl="0">
      <w:start w:val="5"/>
      <w:numFmt w:val="decimal"/>
      <w:lvlText w:val="%1"/>
      <w:lvlJc w:val="left"/>
      <w:pPr>
        <w:ind w:left="525" w:hanging="525"/>
      </w:pPr>
      <w:rPr>
        <w:rFonts w:hint="default"/>
      </w:rPr>
    </w:lvl>
    <w:lvl w:ilvl="1">
      <w:start w:val="10"/>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6">
    <w:nsid w:val="657464E3"/>
    <w:multiLevelType w:val="multilevel"/>
    <w:tmpl w:val="B26C634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7">
    <w:nsid w:val="65F412CF"/>
    <w:multiLevelType w:val="multilevel"/>
    <w:tmpl w:val="E1EE03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8">
    <w:nsid w:val="67585F36"/>
    <w:multiLevelType w:val="hybridMultilevel"/>
    <w:tmpl w:val="3BA0D056"/>
    <w:lvl w:ilvl="0" w:tplc="D5E67A0A">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692758DD"/>
    <w:multiLevelType w:val="hybridMultilevel"/>
    <w:tmpl w:val="B7BE7CCA"/>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0">
    <w:nsid w:val="6A0F0740"/>
    <w:multiLevelType w:val="hybridMultilevel"/>
    <w:tmpl w:val="92CADDC6"/>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1">
    <w:nsid w:val="6B1C6B1A"/>
    <w:multiLevelType w:val="multilevel"/>
    <w:tmpl w:val="1CFE87A4"/>
    <w:lvl w:ilvl="0">
      <w:start w:val="15"/>
      <w:numFmt w:val="decimal"/>
      <w:lvlText w:val="%1"/>
      <w:lvlJc w:val="left"/>
      <w:pPr>
        <w:ind w:left="660" w:hanging="660"/>
      </w:pPr>
      <w:rPr>
        <w:rFonts w:hint="default"/>
      </w:rPr>
    </w:lvl>
    <w:lvl w:ilvl="1">
      <w:start w:val="2"/>
      <w:numFmt w:val="decimal"/>
      <w:lvlText w:val="%1.%2"/>
      <w:lvlJc w:val="left"/>
      <w:pPr>
        <w:ind w:left="1380" w:hanging="66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2">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701F32DC"/>
    <w:multiLevelType w:val="hybridMultilevel"/>
    <w:tmpl w:val="997247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71535C44"/>
    <w:multiLevelType w:val="hybridMultilevel"/>
    <w:tmpl w:val="D81C2E58"/>
    <w:lvl w:ilvl="0" w:tplc="928A61E4">
      <w:start w:val="1"/>
      <w:numFmt w:val="bullet"/>
      <w:lvlText w:val=""/>
      <w:lvlJc w:val="left"/>
      <w:pPr>
        <w:ind w:left="1440" w:hanging="360"/>
      </w:pPr>
      <w:rPr>
        <w:rFonts w:ascii="Symbol" w:hAnsi="Symbol" w:hint="default"/>
      </w:rPr>
    </w:lvl>
    <w:lvl w:ilvl="1" w:tplc="928A61E4">
      <w:start w:val="1"/>
      <w:numFmt w:val="bullet"/>
      <w:lvlText w:val=""/>
      <w:lvlJc w:val="left"/>
      <w:pPr>
        <w:ind w:left="1494"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715528E2"/>
    <w:multiLevelType w:val="hybridMultilevel"/>
    <w:tmpl w:val="B6707DF4"/>
    <w:lvl w:ilvl="0" w:tplc="E90E76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8">
    <w:nsid w:val="737351B4"/>
    <w:multiLevelType w:val="multilevel"/>
    <w:tmpl w:val="C85ACB6C"/>
    <w:lvl w:ilvl="0">
      <w:start w:val="15"/>
      <w:numFmt w:val="decimal"/>
      <w:lvlText w:val="%1"/>
      <w:lvlJc w:val="left"/>
      <w:pPr>
        <w:ind w:left="465" w:hanging="465"/>
      </w:pPr>
      <w:rPr>
        <w:rFonts w:hint="default"/>
      </w:rPr>
    </w:lvl>
    <w:lvl w:ilvl="1">
      <w:start w:val="2"/>
      <w:numFmt w:val="decimal"/>
      <w:lvlText w:val="%1.%2"/>
      <w:lvlJc w:val="left"/>
      <w:pPr>
        <w:ind w:left="1185" w:hanging="465"/>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9">
    <w:nsid w:val="73E90064"/>
    <w:multiLevelType w:val="hybridMultilevel"/>
    <w:tmpl w:val="51FA702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745F3D32"/>
    <w:multiLevelType w:val="hybridMultilevel"/>
    <w:tmpl w:val="B83EBA6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1">
    <w:nsid w:val="74B0610E"/>
    <w:multiLevelType w:val="hybridMultilevel"/>
    <w:tmpl w:val="6EFC2C7C"/>
    <w:lvl w:ilvl="0" w:tplc="966C5C46">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4D270D9"/>
    <w:multiLevelType w:val="hybridMultilevel"/>
    <w:tmpl w:val="B29231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76072958"/>
    <w:multiLevelType w:val="hybridMultilevel"/>
    <w:tmpl w:val="BF1E8490"/>
    <w:lvl w:ilvl="0" w:tplc="E90E766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78FB0197"/>
    <w:multiLevelType w:val="hybridMultilevel"/>
    <w:tmpl w:val="E654EA0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5">
    <w:nsid w:val="7A4D2E97"/>
    <w:multiLevelType w:val="hybridMultilevel"/>
    <w:tmpl w:val="4D925024"/>
    <w:lvl w:ilvl="0" w:tplc="CF301AF4">
      <w:start w:val="1"/>
      <w:numFmt w:val="bullet"/>
      <w:lvlText w:val="-"/>
      <w:lvlJc w:val="left"/>
      <w:pPr>
        <w:ind w:left="9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7BFE0CC6"/>
    <w:multiLevelType w:val="hybridMultilevel"/>
    <w:tmpl w:val="7B62D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7C674250"/>
    <w:multiLevelType w:val="multilevel"/>
    <w:tmpl w:val="16201B4C"/>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9">
    <w:nsid w:val="7E931472"/>
    <w:multiLevelType w:val="hybridMultilevel"/>
    <w:tmpl w:val="4ADC2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1">
    <w:nsid w:val="7FBA654A"/>
    <w:multiLevelType w:val="multilevel"/>
    <w:tmpl w:val="1182248A"/>
    <w:lvl w:ilvl="0">
      <w:start w:val="1"/>
      <w:numFmt w:val="decimal"/>
      <w:lvlText w:val="%1."/>
      <w:lvlJc w:val="left"/>
      <w:pPr>
        <w:ind w:left="720" w:hanging="360"/>
      </w:pPr>
    </w:lvl>
    <w:lvl w:ilvl="1">
      <w:start w:val="1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4"/>
  </w:num>
  <w:num w:numId="2">
    <w:abstractNumId w:val="43"/>
  </w:num>
  <w:num w:numId="3">
    <w:abstractNumId w:val="34"/>
  </w:num>
  <w:num w:numId="4">
    <w:abstractNumId w:val="33"/>
  </w:num>
  <w:num w:numId="5">
    <w:abstractNumId w:val="51"/>
  </w:num>
  <w:num w:numId="6">
    <w:abstractNumId w:val="48"/>
  </w:num>
  <w:num w:numId="7">
    <w:abstractNumId w:val="22"/>
  </w:num>
  <w:num w:numId="8">
    <w:abstractNumId w:val="45"/>
  </w:num>
  <w:num w:numId="9">
    <w:abstractNumId w:val="60"/>
  </w:num>
  <w:num w:numId="10">
    <w:abstractNumId w:val="76"/>
  </w:num>
  <w:num w:numId="11">
    <w:abstractNumId w:val="82"/>
  </w:num>
  <w:num w:numId="12">
    <w:abstractNumId w:val="64"/>
  </w:num>
  <w:num w:numId="13">
    <w:abstractNumId w:val="79"/>
  </w:num>
  <w:num w:numId="14">
    <w:abstractNumId w:val="50"/>
  </w:num>
  <w:num w:numId="15">
    <w:abstractNumId w:val="40"/>
  </w:num>
  <w:num w:numId="16">
    <w:abstractNumId w:val="13"/>
  </w:num>
  <w:num w:numId="17">
    <w:abstractNumId w:val="3"/>
  </w:num>
  <w:num w:numId="18">
    <w:abstractNumId w:val="5"/>
  </w:num>
  <w:num w:numId="19">
    <w:abstractNumId w:val="21"/>
  </w:num>
  <w:num w:numId="20">
    <w:abstractNumId w:val="26"/>
  </w:num>
  <w:num w:numId="21">
    <w:abstractNumId w:val="72"/>
  </w:num>
  <w:num w:numId="22">
    <w:abstractNumId w:val="12"/>
  </w:num>
  <w:num w:numId="23">
    <w:abstractNumId w:val="85"/>
  </w:num>
  <w:num w:numId="24">
    <w:abstractNumId w:val="31"/>
  </w:num>
  <w:num w:numId="25">
    <w:abstractNumId w:val="11"/>
  </w:num>
  <w:num w:numId="26">
    <w:abstractNumId w:val="62"/>
  </w:num>
  <w:num w:numId="27">
    <w:abstractNumId w:val="73"/>
  </w:num>
  <w:num w:numId="28">
    <w:abstractNumId w:val="55"/>
  </w:num>
  <w:num w:numId="29">
    <w:abstractNumId w:val="35"/>
  </w:num>
  <w:num w:numId="30">
    <w:abstractNumId w:val="54"/>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0"/>
  </w:num>
  <w:num w:numId="33">
    <w:abstractNumId w:val="84"/>
  </w:num>
  <w:num w:numId="34">
    <w:abstractNumId w:val="32"/>
  </w:num>
  <w:num w:numId="35">
    <w:abstractNumId w:val="66"/>
  </w:num>
  <w:num w:numId="36">
    <w:abstractNumId w:val="10"/>
  </w:num>
  <w:num w:numId="37">
    <w:abstractNumId w:val="59"/>
  </w:num>
  <w:num w:numId="38">
    <w:abstractNumId w:val="19"/>
  </w:num>
  <w:num w:numId="39">
    <w:abstractNumId w:val="30"/>
  </w:num>
  <w:num w:numId="40">
    <w:abstractNumId w:val="67"/>
  </w:num>
  <w:num w:numId="41">
    <w:abstractNumId w:val="0"/>
  </w:num>
  <w:num w:numId="42">
    <w:abstractNumId w:val="1"/>
  </w:num>
  <w:num w:numId="43">
    <w:abstractNumId w:val="8"/>
  </w:num>
  <w:num w:numId="44">
    <w:abstractNumId w:val="16"/>
  </w:num>
  <w:num w:numId="45">
    <w:abstractNumId w:val="74"/>
  </w:num>
  <w:num w:numId="46">
    <w:abstractNumId w:val="53"/>
  </w:num>
  <w:num w:numId="47">
    <w:abstractNumId w:val="47"/>
  </w:num>
  <w:num w:numId="48">
    <w:abstractNumId w:val="27"/>
  </w:num>
  <w:num w:numId="49">
    <w:abstractNumId w:val="23"/>
  </w:num>
  <w:num w:numId="50">
    <w:abstractNumId w:val="58"/>
  </w:num>
  <w:num w:numId="51">
    <w:abstractNumId w:val="9"/>
  </w:num>
  <w:num w:numId="52">
    <w:abstractNumId w:val="18"/>
  </w:num>
  <w:num w:numId="53">
    <w:abstractNumId w:val="44"/>
  </w:num>
  <w:num w:numId="54">
    <w:abstractNumId w:val="57"/>
  </w:num>
  <w:num w:numId="55">
    <w:abstractNumId w:val="37"/>
  </w:num>
  <w:num w:numId="56">
    <w:abstractNumId w:val="91"/>
  </w:num>
  <w:num w:numId="57">
    <w:abstractNumId w:val="52"/>
  </w:num>
  <w:num w:numId="58">
    <w:abstractNumId w:val="7"/>
  </w:num>
  <w:num w:numId="59">
    <w:abstractNumId w:val="2"/>
  </w:num>
  <w:num w:numId="60">
    <w:abstractNumId w:val="14"/>
  </w:num>
  <w:num w:numId="61">
    <w:abstractNumId w:val="20"/>
  </w:num>
  <w:num w:numId="62">
    <w:abstractNumId w:val="75"/>
  </w:num>
  <w:num w:numId="63">
    <w:abstractNumId w:val="38"/>
  </w:num>
  <w:num w:numId="64">
    <w:abstractNumId w:val="46"/>
  </w:num>
  <w:num w:numId="65">
    <w:abstractNumId w:val="49"/>
  </w:num>
  <w:num w:numId="66">
    <w:abstractNumId w:val="86"/>
  </w:num>
  <w:num w:numId="67">
    <w:abstractNumId w:val="15"/>
  </w:num>
  <w:num w:numId="68">
    <w:abstractNumId w:val="39"/>
  </w:num>
  <w:num w:numId="69">
    <w:abstractNumId w:val="63"/>
  </w:num>
  <w:num w:numId="70">
    <w:abstractNumId w:val="68"/>
  </w:num>
  <w:num w:numId="71">
    <w:abstractNumId w:val="65"/>
  </w:num>
  <w:num w:numId="72">
    <w:abstractNumId w:val="17"/>
  </w:num>
  <w:num w:numId="73">
    <w:abstractNumId w:val="88"/>
  </w:num>
  <w:num w:numId="74">
    <w:abstractNumId w:val="41"/>
  </w:num>
  <w:num w:numId="75">
    <w:abstractNumId w:val="81"/>
  </w:num>
  <w:num w:numId="76">
    <w:abstractNumId w:val="6"/>
  </w:num>
  <w:num w:numId="77">
    <w:abstractNumId w:val="28"/>
  </w:num>
  <w:num w:numId="78">
    <w:abstractNumId w:val="56"/>
  </w:num>
  <w:num w:numId="79">
    <w:abstractNumId w:val="61"/>
  </w:num>
  <w:num w:numId="80">
    <w:abstractNumId w:val="42"/>
  </w:num>
  <w:num w:numId="81">
    <w:abstractNumId w:val="25"/>
  </w:num>
  <w:num w:numId="82">
    <w:abstractNumId w:val="70"/>
  </w:num>
  <w:num w:numId="83">
    <w:abstractNumId w:val="24"/>
  </w:num>
  <w:num w:numId="84">
    <w:abstractNumId w:val="69"/>
  </w:num>
  <w:num w:numId="85">
    <w:abstractNumId w:val="78"/>
  </w:num>
  <w:num w:numId="86">
    <w:abstractNumId w:val="71"/>
  </w:num>
  <w:num w:numId="87">
    <w:abstractNumId w:val="80"/>
  </w:num>
  <w:num w:numId="88">
    <w:abstractNumId w:val="89"/>
  </w:num>
  <w:num w:numId="89">
    <w:abstractNumId w:val="87"/>
  </w:num>
  <w:num w:numId="90">
    <w:abstractNumId w:val="29"/>
  </w:num>
  <w:num w:numId="91">
    <w:abstractNumId w:val="77"/>
  </w:num>
  <w:num w:numId="92">
    <w:abstractNumId w:val="36"/>
  </w:num>
  <w:num w:numId="93">
    <w:abstractNumId w:val="8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42F"/>
    <w:rsid w:val="000A51C5"/>
    <w:rsid w:val="000E37B9"/>
    <w:rsid w:val="000E5B81"/>
    <w:rsid w:val="000E5E0C"/>
    <w:rsid w:val="000E73B8"/>
    <w:rsid w:val="000F3488"/>
    <w:rsid w:val="00141D43"/>
    <w:rsid w:val="001756CA"/>
    <w:rsid w:val="001826B6"/>
    <w:rsid w:val="001D25BA"/>
    <w:rsid w:val="002239E5"/>
    <w:rsid w:val="002274BB"/>
    <w:rsid w:val="00232C40"/>
    <w:rsid w:val="00236C59"/>
    <w:rsid w:val="00257064"/>
    <w:rsid w:val="002D450F"/>
    <w:rsid w:val="00323EC9"/>
    <w:rsid w:val="0042694F"/>
    <w:rsid w:val="004B231B"/>
    <w:rsid w:val="00542BA9"/>
    <w:rsid w:val="00553F3B"/>
    <w:rsid w:val="005572AF"/>
    <w:rsid w:val="005C129D"/>
    <w:rsid w:val="005F44D6"/>
    <w:rsid w:val="00636A7C"/>
    <w:rsid w:val="006556A4"/>
    <w:rsid w:val="00680052"/>
    <w:rsid w:val="006903BC"/>
    <w:rsid w:val="0069242F"/>
    <w:rsid w:val="006A5D01"/>
    <w:rsid w:val="00721850"/>
    <w:rsid w:val="00724E76"/>
    <w:rsid w:val="00746427"/>
    <w:rsid w:val="0081690D"/>
    <w:rsid w:val="008A1033"/>
    <w:rsid w:val="008E2223"/>
    <w:rsid w:val="008F5A6F"/>
    <w:rsid w:val="0092355F"/>
    <w:rsid w:val="0094597E"/>
    <w:rsid w:val="00962947"/>
    <w:rsid w:val="009A3AB6"/>
    <w:rsid w:val="00A03FE0"/>
    <w:rsid w:val="00A04978"/>
    <w:rsid w:val="00A335AD"/>
    <w:rsid w:val="00AC28D3"/>
    <w:rsid w:val="00AD0D48"/>
    <w:rsid w:val="00B54F81"/>
    <w:rsid w:val="00BD2115"/>
    <w:rsid w:val="00C45330"/>
    <w:rsid w:val="00C6797A"/>
    <w:rsid w:val="00D1358A"/>
    <w:rsid w:val="00D15B31"/>
    <w:rsid w:val="00D43B4C"/>
    <w:rsid w:val="00D71441"/>
    <w:rsid w:val="00DA1683"/>
    <w:rsid w:val="00DC61FD"/>
    <w:rsid w:val="00DD3492"/>
    <w:rsid w:val="00DE3971"/>
    <w:rsid w:val="00DF0D8A"/>
    <w:rsid w:val="00E0427A"/>
    <w:rsid w:val="00E54314"/>
    <w:rsid w:val="00E94111"/>
    <w:rsid w:val="00E95FBD"/>
    <w:rsid w:val="00EA0CB2"/>
    <w:rsid w:val="00ED6AD8"/>
    <w:rsid w:val="00F0421D"/>
    <w:rsid w:val="00F36899"/>
    <w:rsid w:val="00F57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68C129-07ED-4F3F-B6E0-81A7548A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42F"/>
    <w:rPr>
      <w:lang w:val="vi-VN"/>
    </w:rPr>
  </w:style>
  <w:style w:type="paragraph" w:styleId="Heading1">
    <w:name w:val="heading 1"/>
    <w:basedOn w:val="Normal"/>
    <w:next w:val="Normal"/>
    <w:link w:val="Heading1Char"/>
    <w:uiPriority w:val="9"/>
    <w:qFormat/>
    <w:rsid w:val="006924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56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25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54F8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42F"/>
    <w:pPr>
      <w:ind w:left="720"/>
      <w:contextualSpacing/>
    </w:pPr>
  </w:style>
  <w:style w:type="paragraph" w:styleId="Title">
    <w:name w:val="Title"/>
    <w:basedOn w:val="Normal"/>
    <w:link w:val="TitleChar"/>
    <w:qFormat/>
    <w:rsid w:val="0069242F"/>
    <w:pPr>
      <w:spacing w:after="0" w:line="240" w:lineRule="auto"/>
      <w:jc w:val="center"/>
    </w:pPr>
    <w:rPr>
      <w:rFonts w:ascii="Times New Roman" w:eastAsia="Times New Roman" w:hAnsi="Times New Roman" w:cs="Times New Roman"/>
      <w:b/>
      <w:bCs/>
      <w:sz w:val="28"/>
      <w:szCs w:val="24"/>
      <w:lang w:val="en-US"/>
    </w:rPr>
  </w:style>
  <w:style w:type="character" w:customStyle="1" w:styleId="TitleChar">
    <w:name w:val="Title Char"/>
    <w:basedOn w:val="DefaultParagraphFont"/>
    <w:link w:val="Title"/>
    <w:rsid w:val="0069242F"/>
    <w:rPr>
      <w:rFonts w:ascii="Times New Roman" w:eastAsia="Times New Roman" w:hAnsi="Times New Roman" w:cs="Times New Roman"/>
      <w:b/>
      <w:bCs/>
      <w:sz w:val="28"/>
      <w:szCs w:val="24"/>
    </w:rPr>
  </w:style>
  <w:style w:type="paragraph" w:styleId="Footer">
    <w:name w:val="footer"/>
    <w:basedOn w:val="Normal"/>
    <w:link w:val="FooterChar"/>
    <w:uiPriority w:val="99"/>
    <w:unhideWhenUsed/>
    <w:rsid w:val="0069242F"/>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69242F"/>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924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42F"/>
    <w:rPr>
      <w:lang w:val="vi-VN"/>
    </w:rPr>
  </w:style>
  <w:style w:type="character" w:customStyle="1" w:styleId="Heading1Char">
    <w:name w:val="Heading 1 Char"/>
    <w:basedOn w:val="DefaultParagraphFont"/>
    <w:link w:val="Heading1"/>
    <w:uiPriority w:val="9"/>
    <w:rsid w:val="0069242F"/>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69242F"/>
    <w:pPr>
      <w:outlineLvl w:val="9"/>
    </w:pPr>
    <w:rPr>
      <w:lang w:val="en-US"/>
    </w:rPr>
  </w:style>
  <w:style w:type="table" w:styleId="TableGrid">
    <w:name w:val="Table Grid"/>
    <w:basedOn w:val="TableNormal"/>
    <w:uiPriority w:val="39"/>
    <w:rsid w:val="006556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556A4"/>
    <w:rPr>
      <w:color w:val="0563C1" w:themeColor="hyperlink"/>
      <w:u w:val="single"/>
    </w:rPr>
  </w:style>
  <w:style w:type="table" w:styleId="GridTable4-Accent3">
    <w:name w:val="Grid Table 4 Accent 3"/>
    <w:basedOn w:val="TableNormal"/>
    <w:uiPriority w:val="49"/>
    <w:rsid w:val="006556A4"/>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1">
    <w:name w:val="toc 1"/>
    <w:basedOn w:val="Normal"/>
    <w:next w:val="Normal"/>
    <w:autoRedefine/>
    <w:uiPriority w:val="39"/>
    <w:unhideWhenUsed/>
    <w:rsid w:val="00DE3971"/>
    <w:pPr>
      <w:tabs>
        <w:tab w:val="left" w:pos="440"/>
        <w:tab w:val="right" w:leader="dot" w:pos="9350"/>
      </w:tabs>
      <w:spacing w:after="100"/>
    </w:pPr>
    <w:rPr>
      <w:lang w:val="en-US"/>
    </w:rPr>
  </w:style>
  <w:style w:type="paragraph" w:styleId="TOC2">
    <w:name w:val="toc 2"/>
    <w:basedOn w:val="Normal"/>
    <w:next w:val="Normal"/>
    <w:autoRedefine/>
    <w:uiPriority w:val="39"/>
    <w:unhideWhenUsed/>
    <w:rsid w:val="006556A4"/>
    <w:pPr>
      <w:spacing w:after="100"/>
      <w:ind w:left="220"/>
    </w:pPr>
    <w:rPr>
      <w:lang w:val="en-US"/>
    </w:rPr>
  </w:style>
  <w:style w:type="paragraph" w:styleId="TOC3">
    <w:name w:val="toc 3"/>
    <w:basedOn w:val="Normal"/>
    <w:next w:val="Normal"/>
    <w:autoRedefine/>
    <w:uiPriority w:val="39"/>
    <w:unhideWhenUsed/>
    <w:rsid w:val="006556A4"/>
    <w:pPr>
      <w:spacing w:after="100"/>
      <w:ind w:left="440"/>
    </w:pPr>
    <w:rPr>
      <w:rFonts w:eastAsiaTheme="minorEastAsia"/>
      <w:lang w:val="en-US"/>
    </w:rPr>
  </w:style>
  <w:style w:type="paragraph" w:styleId="TOC4">
    <w:name w:val="toc 4"/>
    <w:basedOn w:val="Normal"/>
    <w:next w:val="Normal"/>
    <w:autoRedefine/>
    <w:uiPriority w:val="39"/>
    <w:unhideWhenUsed/>
    <w:rsid w:val="006556A4"/>
    <w:pPr>
      <w:spacing w:after="100"/>
      <w:ind w:left="660"/>
    </w:pPr>
    <w:rPr>
      <w:rFonts w:eastAsiaTheme="minorEastAsia"/>
      <w:lang w:val="en-US"/>
    </w:rPr>
  </w:style>
  <w:style w:type="paragraph" w:styleId="TOC5">
    <w:name w:val="toc 5"/>
    <w:basedOn w:val="Normal"/>
    <w:next w:val="Normal"/>
    <w:autoRedefine/>
    <w:uiPriority w:val="39"/>
    <w:unhideWhenUsed/>
    <w:rsid w:val="006556A4"/>
    <w:pPr>
      <w:spacing w:after="100"/>
      <w:ind w:left="880"/>
    </w:pPr>
    <w:rPr>
      <w:rFonts w:eastAsiaTheme="minorEastAsia"/>
      <w:lang w:val="en-US"/>
    </w:rPr>
  </w:style>
  <w:style w:type="paragraph" w:styleId="TOC6">
    <w:name w:val="toc 6"/>
    <w:basedOn w:val="Normal"/>
    <w:next w:val="Normal"/>
    <w:autoRedefine/>
    <w:uiPriority w:val="39"/>
    <w:unhideWhenUsed/>
    <w:rsid w:val="006556A4"/>
    <w:pPr>
      <w:spacing w:after="100"/>
      <w:ind w:left="1100"/>
    </w:pPr>
    <w:rPr>
      <w:rFonts w:eastAsiaTheme="minorEastAsia"/>
      <w:lang w:val="en-US"/>
    </w:rPr>
  </w:style>
  <w:style w:type="paragraph" w:styleId="TOC7">
    <w:name w:val="toc 7"/>
    <w:basedOn w:val="Normal"/>
    <w:next w:val="Normal"/>
    <w:autoRedefine/>
    <w:uiPriority w:val="39"/>
    <w:unhideWhenUsed/>
    <w:rsid w:val="006556A4"/>
    <w:pPr>
      <w:spacing w:after="100"/>
      <w:ind w:left="1320"/>
    </w:pPr>
    <w:rPr>
      <w:rFonts w:eastAsiaTheme="minorEastAsia"/>
      <w:lang w:val="en-US"/>
    </w:rPr>
  </w:style>
  <w:style w:type="paragraph" w:styleId="TOC8">
    <w:name w:val="toc 8"/>
    <w:basedOn w:val="Normal"/>
    <w:next w:val="Normal"/>
    <w:autoRedefine/>
    <w:uiPriority w:val="39"/>
    <w:unhideWhenUsed/>
    <w:rsid w:val="006556A4"/>
    <w:pPr>
      <w:spacing w:after="100"/>
      <w:ind w:left="1540"/>
    </w:pPr>
    <w:rPr>
      <w:rFonts w:eastAsiaTheme="minorEastAsia"/>
      <w:lang w:val="en-US"/>
    </w:rPr>
  </w:style>
  <w:style w:type="paragraph" w:styleId="TOC9">
    <w:name w:val="toc 9"/>
    <w:basedOn w:val="Normal"/>
    <w:next w:val="Normal"/>
    <w:autoRedefine/>
    <w:uiPriority w:val="39"/>
    <w:unhideWhenUsed/>
    <w:rsid w:val="006556A4"/>
    <w:pPr>
      <w:spacing w:after="100"/>
      <w:ind w:left="1760"/>
    </w:pPr>
    <w:rPr>
      <w:rFonts w:eastAsiaTheme="minorEastAsia"/>
      <w:lang w:val="en-US"/>
    </w:rPr>
  </w:style>
  <w:style w:type="paragraph" w:styleId="Revision">
    <w:name w:val="Revision"/>
    <w:hidden/>
    <w:uiPriority w:val="99"/>
    <w:semiHidden/>
    <w:rsid w:val="006556A4"/>
    <w:pPr>
      <w:spacing w:after="0" w:line="240" w:lineRule="auto"/>
    </w:pPr>
  </w:style>
  <w:style w:type="paragraph" w:styleId="BalloonText">
    <w:name w:val="Balloon Text"/>
    <w:basedOn w:val="Normal"/>
    <w:link w:val="BalloonTextChar"/>
    <w:uiPriority w:val="99"/>
    <w:semiHidden/>
    <w:unhideWhenUsed/>
    <w:rsid w:val="006556A4"/>
    <w:pPr>
      <w:spacing w:after="0" w:line="240" w:lineRule="auto"/>
    </w:pPr>
    <w:rPr>
      <w:rFonts w:ascii="Segoe UI" w:hAnsi="Segoe UI"/>
      <w:sz w:val="18"/>
      <w:szCs w:val="18"/>
      <w:lang w:val="en-US"/>
    </w:rPr>
  </w:style>
  <w:style w:type="character" w:customStyle="1" w:styleId="BalloonTextChar">
    <w:name w:val="Balloon Text Char"/>
    <w:basedOn w:val="DefaultParagraphFont"/>
    <w:link w:val="BalloonText"/>
    <w:uiPriority w:val="99"/>
    <w:semiHidden/>
    <w:rsid w:val="006556A4"/>
    <w:rPr>
      <w:rFonts w:ascii="Segoe UI" w:hAnsi="Segoe UI"/>
      <w:sz w:val="18"/>
      <w:szCs w:val="18"/>
    </w:rPr>
  </w:style>
  <w:style w:type="table" w:customStyle="1" w:styleId="GridTable4-Accent31">
    <w:name w:val="Grid Table 4 - Accent 31"/>
    <w:basedOn w:val="TableNormal"/>
    <w:uiPriority w:val="49"/>
    <w:rsid w:val="006556A4"/>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dnoteText">
    <w:name w:val="endnote text"/>
    <w:basedOn w:val="Normal"/>
    <w:link w:val="EndnoteTextChar"/>
    <w:uiPriority w:val="99"/>
    <w:semiHidden/>
    <w:unhideWhenUsed/>
    <w:rsid w:val="006556A4"/>
    <w:pPr>
      <w:spacing w:after="0" w:line="240" w:lineRule="auto"/>
    </w:pPr>
    <w:rPr>
      <w:sz w:val="20"/>
      <w:szCs w:val="20"/>
      <w:lang w:val="en-US"/>
    </w:rPr>
  </w:style>
  <w:style w:type="character" w:customStyle="1" w:styleId="EndnoteTextChar">
    <w:name w:val="Endnote Text Char"/>
    <w:basedOn w:val="DefaultParagraphFont"/>
    <w:link w:val="EndnoteText"/>
    <w:uiPriority w:val="99"/>
    <w:semiHidden/>
    <w:rsid w:val="006556A4"/>
    <w:rPr>
      <w:sz w:val="20"/>
      <w:szCs w:val="20"/>
    </w:rPr>
  </w:style>
  <w:style w:type="character" w:styleId="EndnoteReference">
    <w:name w:val="endnote reference"/>
    <w:basedOn w:val="DefaultParagraphFont"/>
    <w:uiPriority w:val="99"/>
    <w:semiHidden/>
    <w:unhideWhenUsed/>
    <w:rsid w:val="006556A4"/>
    <w:rPr>
      <w:vertAlign w:val="superscript"/>
    </w:rPr>
  </w:style>
  <w:style w:type="paragraph" w:styleId="FootnoteText">
    <w:name w:val="footnote text"/>
    <w:basedOn w:val="Normal"/>
    <w:link w:val="FootnoteTextChar"/>
    <w:uiPriority w:val="99"/>
    <w:semiHidden/>
    <w:unhideWhenUsed/>
    <w:rsid w:val="006556A4"/>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6556A4"/>
    <w:rPr>
      <w:sz w:val="20"/>
      <w:szCs w:val="20"/>
    </w:rPr>
  </w:style>
  <w:style w:type="character" w:styleId="FootnoteReference">
    <w:name w:val="footnote reference"/>
    <w:basedOn w:val="DefaultParagraphFont"/>
    <w:uiPriority w:val="99"/>
    <w:semiHidden/>
    <w:unhideWhenUsed/>
    <w:rsid w:val="006556A4"/>
    <w:rPr>
      <w:vertAlign w:val="superscript"/>
    </w:rPr>
  </w:style>
  <w:style w:type="table" w:styleId="GridTable5Dark-Accent6">
    <w:name w:val="Grid Table 5 Dark Accent 6"/>
    <w:basedOn w:val="TableNormal"/>
    <w:uiPriority w:val="50"/>
    <w:rsid w:val="006556A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6556A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PlainTable1">
    <w:name w:val="Plain Table 1"/>
    <w:basedOn w:val="TableNormal"/>
    <w:uiPriority w:val="41"/>
    <w:rsid w:val="006556A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556A4"/>
    <w:pPr>
      <w:spacing w:after="200" w:line="240" w:lineRule="auto"/>
    </w:pPr>
    <w:rPr>
      <w:i/>
      <w:iCs/>
      <w:color w:val="44546A" w:themeColor="text2"/>
      <w:sz w:val="18"/>
      <w:szCs w:val="18"/>
      <w:lang w:val="en-US"/>
    </w:rPr>
  </w:style>
  <w:style w:type="character" w:customStyle="1" w:styleId="Heading2Char">
    <w:name w:val="Heading 2 Char"/>
    <w:basedOn w:val="DefaultParagraphFont"/>
    <w:link w:val="Heading2"/>
    <w:uiPriority w:val="9"/>
    <w:rsid w:val="006556A4"/>
    <w:rPr>
      <w:rFonts w:asciiTheme="majorHAnsi" w:eastAsiaTheme="majorEastAsia" w:hAnsiTheme="majorHAnsi" w:cstheme="majorBidi"/>
      <w:color w:val="2E74B5" w:themeColor="accent1" w:themeShade="BF"/>
      <w:sz w:val="26"/>
      <w:szCs w:val="26"/>
      <w:lang w:val="vi-VN"/>
    </w:rPr>
  </w:style>
  <w:style w:type="table" w:customStyle="1" w:styleId="GridTable1Light-Accent31">
    <w:name w:val="Grid Table 1 Light - Accent 31"/>
    <w:basedOn w:val="TableNormal"/>
    <w:uiPriority w:val="46"/>
    <w:rsid w:val="006556A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6556A4"/>
    <w:rPr>
      <w:rFonts w:ascii="Times New Roman" w:hAnsi="Times New Roman" w:cs="Times New Roman"/>
      <w:sz w:val="24"/>
      <w:szCs w:val="24"/>
    </w:rPr>
  </w:style>
  <w:style w:type="table" w:customStyle="1" w:styleId="GridTable41">
    <w:name w:val="Grid Table 41"/>
    <w:basedOn w:val="TableNormal"/>
    <w:uiPriority w:val="49"/>
    <w:rsid w:val="006556A4"/>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6556A4"/>
  </w:style>
  <w:style w:type="table" w:customStyle="1" w:styleId="TableGrid1">
    <w:name w:val="Table Grid1"/>
    <w:basedOn w:val="TableNormal"/>
    <w:next w:val="TableGrid"/>
    <w:uiPriority w:val="59"/>
    <w:rsid w:val="006556A4"/>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yle1">
    <w:name w:val="Style1"/>
    <w:basedOn w:val="TableNormal"/>
    <w:uiPriority w:val="99"/>
    <w:rsid w:val="006556A4"/>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E7E6E6" w:themeFill="background2"/>
    </w:tcPr>
  </w:style>
  <w:style w:type="character" w:customStyle="1" w:styleId="apple-converted-space">
    <w:name w:val="apple-converted-space"/>
    <w:basedOn w:val="DefaultParagraphFont"/>
    <w:rsid w:val="00D71441"/>
  </w:style>
  <w:style w:type="paragraph" w:customStyle="1" w:styleId="para">
    <w:name w:val="para"/>
    <w:basedOn w:val="Normal"/>
    <w:rsid w:val="004B23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4B231B"/>
    <w:rPr>
      <w:i/>
      <w:iCs/>
    </w:rPr>
  </w:style>
  <w:style w:type="character" w:customStyle="1" w:styleId="Heading3Char">
    <w:name w:val="Heading 3 Char"/>
    <w:basedOn w:val="DefaultParagraphFont"/>
    <w:link w:val="Heading3"/>
    <w:uiPriority w:val="9"/>
    <w:semiHidden/>
    <w:rsid w:val="001D25BA"/>
    <w:rPr>
      <w:rFonts w:asciiTheme="majorHAnsi" w:eastAsiaTheme="majorEastAsia" w:hAnsiTheme="majorHAnsi" w:cstheme="majorBidi"/>
      <w:color w:val="1F4D78" w:themeColor="accent1" w:themeShade="7F"/>
      <w:sz w:val="24"/>
      <w:szCs w:val="24"/>
      <w:lang w:val="vi-VN"/>
    </w:rPr>
  </w:style>
  <w:style w:type="character" w:customStyle="1" w:styleId="Heading4Char">
    <w:name w:val="Heading 4 Char"/>
    <w:basedOn w:val="DefaultParagraphFont"/>
    <w:link w:val="Heading4"/>
    <w:uiPriority w:val="9"/>
    <w:semiHidden/>
    <w:rsid w:val="00B54F81"/>
    <w:rPr>
      <w:rFonts w:asciiTheme="majorHAnsi" w:eastAsiaTheme="majorEastAsia" w:hAnsiTheme="majorHAnsi" w:cstheme="majorBidi"/>
      <w:i/>
      <w:iCs/>
      <w:color w:val="2E74B5" w:themeColor="accent1" w:themeShade="B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hyperlink" Target="http://www.elcit.ctu.edu.vn" TargetMode="External"/><Relationship Id="rId63"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mailto:abcde@gmail.com"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mailto:abc@gmail.com" TargetMode="External"/><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yperlink" Target="mailto:abc3@gmail.co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hyperlink" Target="https://dam-bao-chat-luong-phan-mem-nha-tro.googlecode.com/svn/trun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hyperlink" Target="mailto:abcd@gmaill.com" TargetMode="External"/><Relationship Id="rId10" Type="http://schemas.openxmlformats.org/officeDocument/2006/relationships/header" Target="head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hyperlink" Target="mailto:Abc4@gmail.com"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1DBDDA-9F95-4F0A-87B5-AD663307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114</Pages>
  <Words>16426</Words>
  <Characters>93630</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Tâm Nguyễn Chí</dc:creator>
  <cp:keywords/>
  <dc:description/>
  <cp:lastModifiedBy>Nguyễn Hoài Nam</cp:lastModifiedBy>
  <cp:revision>46</cp:revision>
  <cp:lastPrinted>2014-11-10T00:42:00Z</cp:lastPrinted>
  <dcterms:created xsi:type="dcterms:W3CDTF">2014-11-09T15:48:00Z</dcterms:created>
  <dcterms:modified xsi:type="dcterms:W3CDTF">2014-11-10T00:43:00Z</dcterms:modified>
</cp:coreProperties>
</file>