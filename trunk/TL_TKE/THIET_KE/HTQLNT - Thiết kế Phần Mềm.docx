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val="en-US"/>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734DF6F"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49252109"/>
        <w:docPartObj>
          <w:docPartGallery w:val="Table of Contents"/>
          <w:docPartUnique/>
        </w:docPartObj>
      </w:sdtPr>
      <w:sdtEndPr>
        <w:rPr>
          <w:b/>
          <w:bCs/>
          <w:noProof/>
        </w:rPr>
      </w:sdtEndPr>
      <w:sdtContent>
        <w:p w:rsidR="00183647" w:rsidRDefault="00183647">
          <w:pPr>
            <w:pStyle w:val="TOCHeading"/>
          </w:pPr>
          <w:r>
            <w:t>Mục lục</w:t>
          </w:r>
        </w:p>
        <w:p w:rsidR="00914C59" w:rsidRDefault="00183647">
          <w:pPr>
            <w:pStyle w:val="TOC1"/>
            <w:tabs>
              <w:tab w:val="right" w:leader="dot" w:pos="9350"/>
            </w:tabs>
            <w:rPr>
              <w:rFonts w:eastAsiaTheme="minorEastAsia"/>
              <w:noProof/>
              <w:lang w:eastAsia="vi-VN"/>
            </w:rPr>
          </w:pPr>
          <w:r>
            <w:fldChar w:fldCharType="begin"/>
          </w:r>
          <w:r>
            <w:instrText xml:space="preserve"> TOC \o "1-3" \h \z \u </w:instrText>
          </w:r>
          <w:r>
            <w:fldChar w:fldCharType="separate"/>
          </w:r>
          <w:hyperlink w:anchor="_Toc399455823" w:history="1">
            <w:r w:rsidR="00914C59" w:rsidRPr="0067123D">
              <w:rPr>
                <w:rStyle w:val="Hyperlink"/>
                <w:rFonts w:ascii="Times New Roman" w:hAnsi="Times New Roman" w:cs="Times New Roman"/>
                <w:b/>
                <w:noProof/>
              </w:rPr>
              <w:t>Theo dõi phiên bản</w:t>
            </w:r>
            <w:r w:rsidR="00914C59">
              <w:rPr>
                <w:noProof/>
                <w:webHidden/>
              </w:rPr>
              <w:tab/>
            </w:r>
            <w:r w:rsidR="00914C59">
              <w:rPr>
                <w:noProof/>
                <w:webHidden/>
              </w:rPr>
              <w:fldChar w:fldCharType="begin"/>
            </w:r>
            <w:r w:rsidR="00914C59">
              <w:rPr>
                <w:noProof/>
                <w:webHidden/>
              </w:rPr>
              <w:instrText xml:space="preserve"> PAGEREF _Toc399455823 \h </w:instrText>
            </w:r>
            <w:r w:rsidR="00914C59">
              <w:rPr>
                <w:noProof/>
                <w:webHidden/>
              </w:rPr>
            </w:r>
            <w:r w:rsidR="00914C59">
              <w:rPr>
                <w:noProof/>
                <w:webHidden/>
              </w:rPr>
              <w:fldChar w:fldCharType="separate"/>
            </w:r>
            <w:r w:rsidR="00914C59">
              <w:rPr>
                <w:noProof/>
                <w:webHidden/>
              </w:rPr>
              <w:t>4</w:t>
            </w:r>
            <w:r w:rsidR="00914C59">
              <w:rPr>
                <w:noProof/>
                <w:webHidden/>
              </w:rPr>
              <w:fldChar w:fldCharType="end"/>
            </w:r>
          </w:hyperlink>
        </w:p>
        <w:p w:rsidR="00914C59" w:rsidRDefault="008A69E2">
          <w:pPr>
            <w:pStyle w:val="TOC1"/>
            <w:tabs>
              <w:tab w:val="left" w:pos="440"/>
              <w:tab w:val="right" w:leader="dot" w:pos="9350"/>
            </w:tabs>
            <w:rPr>
              <w:rFonts w:eastAsiaTheme="minorEastAsia"/>
              <w:noProof/>
              <w:lang w:eastAsia="vi-VN"/>
            </w:rPr>
          </w:pPr>
          <w:hyperlink w:anchor="_Toc399455824" w:history="1">
            <w:r w:rsidR="00914C59" w:rsidRPr="0067123D">
              <w:rPr>
                <w:rStyle w:val="Hyperlink"/>
                <w:rFonts w:ascii="Times New Roman" w:hAnsi="Times New Roman" w:cs="Times New Roman"/>
                <w:b/>
                <w:noProof/>
              </w:rPr>
              <w:t>1.</w:t>
            </w:r>
            <w:r w:rsidR="00914C59">
              <w:rPr>
                <w:rFonts w:eastAsiaTheme="minorEastAsia"/>
                <w:noProof/>
                <w:lang w:eastAsia="vi-VN"/>
              </w:rPr>
              <w:tab/>
            </w:r>
            <w:r w:rsidR="00914C59" w:rsidRPr="0067123D">
              <w:rPr>
                <w:rStyle w:val="Hyperlink"/>
                <w:rFonts w:ascii="Times New Roman" w:hAnsi="Times New Roman" w:cs="Times New Roman"/>
                <w:b/>
                <w:noProof/>
              </w:rPr>
              <w:t>Giới thiệu</w:t>
            </w:r>
            <w:r w:rsidR="00914C59">
              <w:rPr>
                <w:noProof/>
                <w:webHidden/>
              </w:rPr>
              <w:tab/>
            </w:r>
            <w:r w:rsidR="00914C59">
              <w:rPr>
                <w:noProof/>
                <w:webHidden/>
              </w:rPr>
              <w:fldChar w:fldCharType="begin"/>
            </w:r>
            <w:r w:rsidR="00914C59">
              <w:rPr>
                <w:noProof/>
                <w:webHidden/>
              </w:rPr>
              <w:instrText xml:space="preserve"> PAGEREF _Toc399455824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25" w:history="1">
            <w:r w:rsidR="00914C59" w:rsidRPr="0067123D">
              <w:rPr>
                <w:rStyle w:val="Hyperlink"/>
                <w:rFonts w:ascii="Times New Roman" w:hAnsi="Times New Roman" w:cs="Times New Roman"/>
                <w:b/>
                <w:noProof/>
              </w:rPr>
              <w:t>1.1</w:t>
            </w:r>
            <w:r w:rsidR="00914C59">
              <w:rPr>
                <w:rFonts w:eastAsiaTheme="minorEastAsia"/>
                <w:noProof/>
                <w:lang w:eastAsia="vi-VN"/>
              </w:rPr>
              <w:tab/>
            </w:r>
            <w:r w:rsidR="00914C59" w:rsidRPr="0067123D">
              <w:rPr>
                <w:rStyle w:val="Hyperlink"/>
                <w:rFonts w:ascii="Times New Roman" w:hAnsi="Times New Roman" w:cs="Times New Roman"/>
                <w:b/>
                <w:noProof/>
              </w:rPr>
              <w:t>Mục đích</w:t>
            </w:r>
            <w:r w:rsidR="00914C59">
              <w:rPr>
                <w:noProof/>
                <w:webHidden/>
              </w:rPr>
              <w:tab/>
            </w:r>
            <w:r w:rsidR="00914C59">
              <w:rPr>
                <w:noProof/>
                <w:webHidden/>
              </w:rPr>
              <w:fldChar w:fldCharType="begin"/>
            </w:r>
            <w:r w:rsidR="00914C59">
              <w:rPr>
                <w:noProof/>
                <w:webHidden/>
              </w:rPr>
              <w:instrText xml:space="preserve"> PAGEREF _Toc399455825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26" w:history="1">
            <w:r w:rsidR="00914C59" w:rsidRPr="0067123D">
              <w:rPr>
                <w:rStyle w:val="Hyperlink"/>
                <w:rFonts w:ascii="Times New Roman" w:hAnsi="Times New Roman" w:cs="Times New Roman"/>
                <w:b/>
                <w:noProof/>
              </w:rPr>
              <w:t>1.2</w:t>
            </w:r>
            <w:r w:rsidR="00914C59">
              <w:rPr>
                <w:rFonts w:eastAsiaTheme="minorEastAsia"/>
                <w:noProof/>
                <w:lang w:eastAsia="vi-VN"/>
              </w:rPr>
              <w:tab/>
            </w:r>
            <w:r w:rsidR="00914C59" w:rsidRPr="0067123D">
              <w:rPr>
                <w:rStyle w:val="Hyperlink"/>
                <w:rFonts w:ascii="Times New Roman" w:hAnsi="Times New Roman" w:cs="Times New Roman"/>
                <w:b/>
                <w:noProof/>
              </w:rPr>
              <w:t>Phạm vi</w:t>
            </w:r>
            <w:r w:rsidR="00914C59">
              <w:rPr>
                <w:noProof/>
                <w:webHidden/>
              </w:rPr>
              <w:tab/>
            </w:r>
            <w:r w:rsidR="00914C59">
              <w:rPr>
                <w:noProof/>
                <w:webHidden/>
              </w:rPr>
              <w:fldChar w:fldCharType="begin"/>
            </w:r>
            <w:r w:rsidR="00914C59">
              <w:rPr>
                <w:noProof/>
                <w:webHidden/>
              </w:rPr>
              <w:instrText xml:space="preserve"> PAGEREF _Toc399455826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27" w:history="1">
            <w:r w:rsidR="00914C59" w:rsidRPr="0067123D">
              <w:rPr>
                <w:rStyle w:val="Hyperlink"/>
                <w:rFonts w:ascii="Times New Roman" w:hAnsi="Times New Roman" w:cs="Times New Roman"/>
                <w:b/>
                <w:noProof/>
              </w:rPr>
              <w:t>1.3</w:t>
            </w:r>
            <w:r w:rsidR="00914C59">
              <w:rPr>
                <w:rFonts w:eastAsiaTheme="minorEastAsia"/>
                <w:noProof/>
                <w:lang w:eastAsia="vi-VN"/>
              </w:rPr>
              <w:tab/>
            </w:r>
            <w:r w:rsidR="00914C59" w:rsidRPr="0067123D">
              <w:rPr>
                <w:rStyle w:val="Hyperlink"/>
                <w:rFonts w:ascii="Times New Roman" w:hAnsi="Times New Roman" w:cs="Times New Roman"/>
                <w:b/>
                <w:noProof/>
              </w:rPr>
              <w:t>Bảng chú giải thuật ngữ</w:t>
            </w:r>
            <w:r w:rsidR="00914C59">
              <w:rPr>
                <w:noProof/>
                <w:webHidden/>
              </w:rPr>
              <w:tab/>
            </w:r>
            <w:r w:rsidR="00914C59">
              <w:rPr>
                <w:noProof/>
                <w:webHidden/>
              </w:rPr>
              <w:fldChar w:fldCharType="begin"/>
            </w:r>
            <w:r w:rsidR="00914C59">
              <w:rPr>
                <w:noProof/>
                <w:webHidden/>
              </w:rPr>
              <w:instrText xml:space="preserve"> PAGEREF _Toc399455827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28" w:history="1">
            <w:r w:rsidR="00914C59" w:rsidRPr="0067123D">
              <w:rPr>
                <w:rStyle w:val="Hyperlink"/>
                <w:rFonts w:ascii="Times New Roman" w:hAnsi="Times New Roman" w:cs="Times New Roman"/>
                <w:b/>
                <w:noProof/>
              </w:rPr>
              <w:t>1.4</w:t>
            </w:r>
            <w:r w:rsidR="00914C59">
              <w:rPr>
                <w:rFonts w:eastAsiaTheme="minorEastAsia"/>
                <w:noProof/>
                <w:lang w:eastAsia="vi-VN"/>
              </w:rPr>
              <w:tab/>
            </w:r>
            <w:r w:rsidR="00914C59" w:rsidRPr="0067123D">
              <w:rPr>
                <w:rStyle w:val="Hyperlink"/>
                <w:rFonts w:ascii="Times New Roman" w:hAnsi="Times New Roman" w:cs="Times New Roman"/>
                <w:b/>
                <w:noProof/>
              </w:rPr>
              <w:t>Tài liệu tham khảo</w:t>
            </w:r>
            <w:r w:rsidR="00914C59">
              <w:rPr>
                <w:noProof/>
                <w:webHidden/>
              </w:rPr>
              <w:tab/>
            </w:r>
            <w:r w:rsidR="00914C59">
              <w:rPr>
                <w:noProof/>
                <w:webHidden/>
              </w:rPr>
              <w:fldChar w:fldCharType="begin"/>
            </w:r>
            <w:r w:rsidR="00914C59">
              <w:rPr>
                <w:noProof/>
                <w:webHidden/>
              </w:rPr>
              <w:instrText xml:space="preserve"> PAGEREF _Toc399455828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29" w:history="1">
            <w:r w:rsidR="00914C59" w:rsidRPr="0067123D">
              <w:rPr>
                <w:rStyle w:val="Hyperlink"/>
                <w:rFonts w:ascii="Times New Roman" w:hAnsi="Times New Roman" w:cs="Times New Roman"/>
                <w:b/>
                <w:noProof/>
              </w:rPr>
              <w:t>1.5</w:t>
            </w:r>
            <w:r w:rsidR="00914C59">
              <w:rPr>
                <w:rFonts w:eastAsiaTheme="minorEastAsia"/>
                <w:noProof/>
                <w:lang w:eastAsia="vi-VN"/>
              </w:rPr>
              <w:tab/>
            </w:r>
            <w:r w:rsidR="00914C59" w:rsidRPr="0067123D">
              <w:rPr>
                <w:rStyle w:val="Hyperlink"/>
                <w:rFonts w:ascii="Times New Roman" w:hAnsi="Times New Roman" w:cs="Times New Roman"/>
                <w:b/>
                <w:noProof/>
              </w:rPr>
              <w:t>Tổng quan về tài liệu</w:t>
            </w:r>
            <w:r w:rsidR="00914C59">
              <w:rPr>
                <w:noProof/>
                <w:webHidden/>
              </w:rPr>
              <w:tab/>
            </w:r>
            <w:r w:rsidR="00914C59">
              <w:rPr>
                <w:noProof/>
                <w:webHidden/>
              </w:rPr>
              <w:fldChar w:fldCharType="begin"/>
            </w:r>
            <w:r w:rsidR="00914C59">
              <w:rPr>
                <w:noProof/>
                <w:webHidden/>
              </w:rPr>
              <w:instrText xml:space="preserve"> PAGEREF _Toc399455829 \h </w:instrText>
            </w:r>
            <w:r w:rsidR="00914C59">
              <w:rPr>
                <w:noProof/>
                <w:webHidden/>
              </w:rPr>
            </w:r>
            <w:r w:rsidR="00914C59">
              <w:rPr>
                <w:noProof/>
                <w:webHidden/>
              </w:rPr>
              <w:fldChar w:fldCharType="separate"/>
            </w:r>
            <w:r w:rsidR="00914C59">
              <w:rPr>
                <w:noProof/>
                <w:webHidden/>
              </w:rPr>
              <w:t>7</w:t>
            </w:r>
            <w:r w:rsidR="00914C59">
              <w:rPr>
                <w:noProof/>
                <w:webHidden/>
              </w:rPr>
              <w:fldChar w:fldCharType="end"/>
            </w:r>
          </w:hyperlink>
        </w:p>
        <w:p w:rsidR="00914C59" w:rsidRDefault="008A69E2">
          <w:pPr>
            <w:pStyle w:val="TOC1"/>
            <w:tabs>
              <w:tab w:val="left" w:pos="440"/>
              <w:tab w:val="right" w:leader="dot" w:pos="9350"/>
            </w:tabs>
            <w:rPr>
              <w:rFonts w:eastAsiaTheme="minorEastAsia"/>
              <w:noProof/>
              <w:lang w:eastAsia="vi-VN"/>
            </w:rPr>
          </w:pPr>
          <w:hyperlink w:anchor="_Toc399455830" w:history="1">
            <w:r w:rsidR="00914C59" w:rsidRPr="0067123D">
              <w:rPr>
                <w:rStyle w:val="Hyperlink"/>
                <w:rFonts w:ascii="Times New Roman" w:hAnsi="Times New Roman" w:cs="Times New Roman"/>
                <w:b/>
                <w:noProof/>
              </w:rPr>
              <w:t>2.</w:t>
            </w:r>
            <w:r w:rsidR="00914C59">
              <w:rPr>
                <w:rFonts w:eastAsiaTheme="minorEastAsia"/>
                <w:noProof/>
                <w:lang w:eastAsia="vi-VN"/>
              </w:rPr>
              <w:tab/>
            </w:r>
            <w:r w:rsidR="00914C59" w:rsidRPr="0067123D">
              <w:rPr>
                <w:rStyle w:val="Hyperlink"/>
                <w:rFonts w:ascii="Times New Roman" w:hAnsi="Times New Roman" w:cs="Times New Roman"/>
                <w:b/>
                <w:noProof/>
              </w:rPr>
              <w:t>Tổng quan hệ thống</w:t>
            </w:r>
            <w:r w:rsidR="00914C59">
              <w:rPr>
                <w:noProof/>
                <w:webHidden/>
              </w:rPr>
              <w:tab/>
            </w:r>
            <w:r w:rsidR="00914C59">
              <w:rPr>
                <w:noProof/>
                <w:webHidden/>
              </w:rPr>
              <w:fldChar w:fldCharType="begin"/>
            </w:r>
            <w:r w:rsidR="00914C59">
              <w:rPr>
                <w:noProof/>
                <w:webHidden/>
              </w:rPr>
              <w:instrText xml:space="preserve"> PAGEREF _Toc399455830 \h </w:instrText>
            </w:r>
            <w:r w:rsidR="00914C59">
              <w:rPr>
                <w:noProof/>
                <w:webHidden/>
              </w:rPr>
            </w:r>
            <w:r w:rsidR="00914C59">
              <w:rPr>
                <w:noProof/>
                <w:webHidden/>
              </w:rPr>
              <w:fldChar w:fldCharType="separate"/>
            </w:r>
            <w:r w:rsidR="00914C59">
              <w:rPr>
                <w:noProof/>
                <w:webHidden/>
              </w:rPr>
              <w:t>7</w:t>
            </w:r>
            <w:r w:rsidR="00914C59">
              <w:rPr>
                <w:noProof/>
                <w:webHidden/>
              </w:rPr>
              <w:fldChar w:fldCharType="end"/>
            </w:r>
          </w:hyperlink>
        </w:p>
        <w:p w:rsidR="00914C59" w:rsidRDefault="008A69E2">
          <w:pPr>
            <w:pStyle w:val="TOC1"/>
            <w:tabs>
              <w:tab w:val="left" w:pos="440"/>
              <w:tab w:val="right" w:leader="dot" w:pos="9350"/>
            </w:tabs>
            <w:rPr>
              <w:rFonts w:eastAsiaTheme="minorEastAsia"/>
              <w:noProof/>
              <w:lang w:eastAsia="vi-VN"/>
            </w:rPr>
          </w:pPr>
          <w:hyperlink w:anchor="_Toc399455831" w:history="1">
            <w:r w:rsidR="00914C59" w:rsidRPr="0067123D">
              <w:rPr>
                <w:rStyle w:val="Hyperlink"/>
                <w:rFonts w:ascii="Times New Roman" w:hAnsi="Times New Roman" w:cs="Times New Roman"/>
                <w:b/>
                <w:noProof/>
              </w:rPr>
              <w:t>3.</w:t>
            </w:r>
            <w:r w:rsidR="00914C59">
              <w:rPr>
                <w:rFonts w:eastAsiaTheme="minorEastAsia"/>
                <w:noProof/>
                <w:lang w:eastAsia="vi-VN"/>
              </w:rPr>
              <w:tab/>
            </w:r>
            <w:r w:rsidR="00914C59" w:rsidRPr="0067123D">
              <w:rPr>
                <w:rStyle w:val="Hyperlink"/>
                <w:rFonts w:ascii="Times New Roman" w:hAnsi="Times New Roman" w:cs="Times New Roman"/>
                <w:b/>
                <w:noProof/>
              </w:rPr>
              <w:t>Kiến trúc hệ thống</w:t>
            </w:r>
            <w:r w:rsidR="00914C59">
              <w:rPr>
                <w:noProof/>
                <w:webHidden/>
              </w:rPr>
              <w:tab/>
            </w:r>
            <w:r w:rsidR="00914C59">
              <w:rPr>
                <w:noProof/>
                <w:webHidden/>
              </w:rPr>
              <w:fldChar w:fldCharType="begin"/>
            </w:r>
            <w:r w:rsidR="00914C59">
              <w:rPr>
                <w:noProof/>
                <w:webHidden/>
              </w:rPr>
              <w:instrText xml:space="preserve"> PAGEREF _Toc399455831 \h </w:instrText>
            </w:r>
            <w:r w:rsidR="00914C59">
              <w:rPr>
                <w:noProof/>
                <w:webHidden/>
              </w:rPr>
            </w:r>
            <w:r w:rsidR="00914C59">
              <w:rPr>
                <w:noProof/>
                <w:webHidden/>
              </w:rPr>
              <w:fldChar w:fldCharType="separate"/>
            </w:r>
            <w:r w:rsidR="00914C59">
              <w:rPr>
                <w:noProof/>
                <w:webHidden/>
              </w:rPr>
              <w:t>8</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32" w:history="1">
            <w:r w:rsidR="00914C59" w:rsidRPr="0067123D">
              <w:rPr>
                <w:rStyle w:val="Hyperlink"/>
                <w:rFonts w:ascii="Times New Roman" w:hAnsi="Times New Roman" w:cs="Times New Roman"/>
                <w:b/>
                <w:noProof/>
              </w:rPr>
              <w:t>3.1</w:t>
            </w:r>
            <w:r w:rsidR="00914C59">
              <w:rPr>
                <w:rFonts w:eastAsiaTheme="minorEastAsia"/>
                <w:noProof/>
                <w:lang w:eastAsia="vi-VN"/>
              </w:rPr>
              <w:tab/>
            </w:r>
            <w:r w:rsidR="00914C59" w:rsidRPr="0067123D">
              <w:rPr>
                <w:rStyle w:val="Hyperlink"/>
                <w:rFonts w:ascii="Times New Roman" w:hAnsi="Times New Roman" w:cs="Times New Roman"/>
                <w:b/>
                <w:noProof/>
              </w:rPr>
              <w:t>Thiết kế kiến trúc</w:t>
            </w:r>
            <w:r w:rsidR="00914C59">
              <w:rPr>
                <w:noProof/>
                <w:webHidden/>
              </w:rPr>
              <w:tab/>
            </w:r>
            <w:r w:rsidR="00914C59">
              <w:rPr>
                <w:noProof/>
                <w:webHidden/>
              </w:rPr>
              <w:fldChar w:fldCharType="begin"/>
            </w:r>
            <w:r w:rsidR="00914C59">
              <w:rPr>
                <w:noProof/>
                <w:webHidden/>
              </w:rPr>
              <w:instrText xml:space="preserve"> PAGEREF _Toc399455832 \h </w:instrText>
            </w:r>
            <w:r w:rsidR="00914C59">
              <w:rPr>
                <w:noProof/>
                <w:webHidden/>
              </w:rPr>
            </w:r>
            <w:r w:rsidR="00914C59">
              <w:rPr>
                <w:noProof/>
                <w:webHidden/>
              </w:rPr>
              <w:fldChar w:fldCharType="separate"/>
            </w:r>
            <w:r w:rsidR="00914C59">
              <w:rPr>
                <w:noProof/>
                <w:webHidden/>
              </w:rPr>
              <w:t>8</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33" w:history="1">
            <w:r w:rsidR="00914C59" w:rsidRPr="0067123D">
              <w:rPr>
                <w:rStyle w:val="Hyperlink"/>
                <w:rFonts w:ascii="Times New Roman" w:hAnsi="Times New Roman" w:cs="Times New Roman"/>
                <w:b/>
                <w:noProof/>
              </w:rPr>
              <w:t>3.2</w:t>
            </w:r>
            <w:r w:rsidR="00914C59">
              <w:rPr>
                <w:rFonts w:eastAsiaTheme="minorEastAsia"/>
                <w:noProof/>
                <w:lang w:eastAsia="vi-VN"/>
              </w:rPr>
              <w:tab/>
            </w:r>
            <w:r w:rsidR="00914C59" w:rsidRPr="0067123D">
              <w:rPr>
                <w:rStyle w:val="Hyperlink"/>
                <w:rFonts w:ascii="Times New Roman" w:hAnsi="Times New Roman" w:cs="Times New Roman"/>
                <w:b/>
                <w:noProof/>
              </w:rPr>
              <w:t>Mô tả sự phân rã</w:t>
            </w:r>
            <w:r w:rsidR="00914C59">
              <w:rPr>
                <w:noProof/>
                <w:webHidden/>
              </w:rPr>
              <w:tab/>
            </w:r>
            <w:r w:rsidR="00914C59">
              <w:rPr>
                <w:noProof/>
                <w:webHidden/>
              </w:rPr>
              <w:fldChar w:fldCharType="begin"/>
            </w:r>
            <w:r w:rsidR="00914C59">
              <w:rPr>
                <w:noProof/>
                <w:webHidden/>
              </w:rPr>
              <w:instrText xml:space="preserve"> PAGEREF _Toc399455833 \h </w:instrText>
            </w:r>
            <w:r w:rsidR="00914C59">
              <w:rPr>
                <w:noProof/>
                <w:webHidden/>
              </w:rPr>
            </w:r>
            <w:r w:rsidR="00914C59">
              <w:rPr>
                <w:noProof/>
                <w:webHidden/>
              </w:rPr>
              <w:fldChar w:fldCharType="separate"/>
            </w:r>
            <w:r w:rsidR="00914C59">
              <w:rPr>
                <w:noProof/>
                <w:webHidden/>
              </w:rPr>
              <w:t>11</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34" w:history="1">
            <w:r w:rsidR="00914C59" w:rsidRPr="0067123D">
              <w:rPr>
                <w:rStyle w:val="Hyperlink"/>
                <w:rFonts w:ascii="Times New Roman" w:hAnsi="Times New Roman" w:cs="Times New Roman"/>
                <w:b/>
                <w:noProof/>
              </w:rPr>
              <w:t>3.3</w:t>
            </w:r>
            <w:r w:rsidR="00914C59">
              <w:rPr>
                <w:rFonts w:eastAsiaTheme="minorEastAsia"/>
                <w:noProof/>
                <w:lang w:eastAsia="vi-VN"/>
              </w:rPr>
              <w:tab/>
            </w:r>
            <w:r w:rsidR="00914C59" w:rsidRPr="0067123D">
              <w:rPr>
                <w:rStyle w:val="Hyperlink"/>
                <w:rFonts w:ascii="Times New Roman" w:hAnsi="Times New Roman" w:cs="Times New Roman"/>
                <w:b/>
                <w:noProof/>
              </w:rPr>
              <w:t>Cơ sở thiết kế</w:t>
            </w:r>
            <w:r w:rsidR="00914C59">
              <w:rPr>
                <w:noProof/>
                <w:webHidden/>
              </w:rPr>
              <w:tab/>
            </w:r>
            <w:r w:rsidR="00914C59">
              <w:rPr>
                <w:noProof/>
                <w:webHidden/>
              </w:rPr>
              <w:fldChar w:fldCharType="begin"/>
            </w:r>
            <w:r w:rsidR="00914C59">
              <w:rPr>
                <w:noProof/>
                <w:webHidden/>
              </w:rPr>
              <w:instrText xml:space="preserve"> PAGEREF _Toc399455834 \h </w:instrText>
            </w:r>
            <w:r w:rsidR="00914C59">
              <w:rPr>
                <w:noProof/>
                <w:webHidden/>
              </w:rPr>
            </w:r>
            <w:r w:rsidR="00914C59">
              <w:rPr>
                <w:noProof/>
                <w:webHidden/>
              </w:rPr>
              <w:fldChar w:fldCharType="separate"/>
            </w:r>
            <w:r w:rsidR="00914C59">
              <w:rPr>
                <w:noProof/>
                <w:webHidden/>
              </w:rPr>
              <w:t>12</w:t>
            </w:r>
            <w:r w:rsidR="00914C59">
              <w:rPr>
                <w:noProof/>
                <w:webHidden/>
              </w:rPr>
              <w:fldChar w:fldCharType="end"/>
            </w:r>
          </w:hyperlink>
        </w:p>
        <w:p w:rsidR="00914C59" w:rsidRDefault="008A69E2">
          <w:pPr>
            <w:pStyle w:val="TOC1"/>
            <w:tabs>
              <w:tab w:val="left" w:pos="440"/>
              <w:tab w:val="right" w:leader="dot" w:pos="9350"/>
            </w:tabs>
            <w:rPr>
              <w:rFonts w:eastAsiaTheme="minorEastAsia"/>
              <w:noProof/>
              <w:lang w:eastAsia="vi-VN"/>
            </w:rPr>
          </w:pPr>
          <w:hyperlink w:anchor="_Toc399455835" w:history="1">
            <w:r w:rsidR="00914C59" w:rsidRPr="0067123D">
              <w:rPr>
                <w:rStyle w:val="Hyperlink"/>
                <w:rFonts w:ascii="Times New Roman" w:hAnsi="Times New Roman" w:cs="Times New Roman"/>
                <w:b/>
                <w:noProof/>
              </w:rPr>
              <w:t>4.</w:t>
            </w:r>
            <w:r w:rsidR="00914C59">
              <w:rPr>
                <w:rFonts w:eastAsiaTheme="minorEastAsia"/>
                <w:noProof/>
                <w:lang w:eastAsia="vi-VN"/>
              </w:rPr>
              <w:tab/>
            </w:r>
            <w:r w:rsidR="00914C59" w:rsidRPr="0067123D">
              <w:rPr>
                <w:rStyle w:val="Hyperlink"/>
                <w:rFonts w:ascii="Times New Roman" w:hAnsi="Times New Roman" w:cs="Times New Roman"/>
                <w:b/>
                <w:noProof/>
              </w:rPr>
              <w:t>Thiết kế dữ liệu</w:t>
            </w:r>
            <w:r w:rsidR="00914C59">
              <w:rPr>
                <w:noProof/>
                <w:webHidden/>
              </w:rPr>
              <w:tab/>
            </w:r>
            <w:r w:rsidR="00914C59">
              <w:rPr>
                <w:noProof/>
                <w:webHidden/>
              </w:rPr>
              <w:fldChar w:fldCharType="begin"/>
            </w:r>
            <w:r w:rsidR="00914C59">
              <w:rPr>
                <w:noProof/>
                <w:webHidden/>
              </w:rPr>
              <w:instrText xml:space="preserve"> PAGEREF _Toc399455835 \h </w:instrText>
            </w:r>
            <w:r w:rsidR="00914C59">
              <w:rPr>
                <w:noProof/>
                <w:webHidden/>
              </w:rPr>
            </w:r>
            <w:r w:rsidR="00914C59">
              <w:rPr>
                <w:noProof/>
                <w:webHidden/>
              </w:rPr>
              <w:fldChar w:fldCharType="separate"/>
            </w:r>
            <w:r w:rsidR="00914C59">
              <w:rPr>
                <w:noProof/>
                <w:webHidden/>
              </w:rPr>
              <w:t>12</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36" w:history="1">
            <w:r w:rsidR="00914C59" w:rsidRPr="0067123D">
              <w:rPr>
                <w:rStyle w:val="Hyperlink"/>
                <w:rFonts w:ascii="Times New Roman" w:hAnsi="Times New Roman" w:cs="Times New Roman"/>
                <w:b/>
                <w:noProof/>
              </w:rPr>
              <w:t>4.1</w:t>
            </w:r>
            <w:r w:rsidR="00914C59">
              <w:rPr>
                <w:rFonts w:eastAsiaTheme="minorEastAsia"/>
                <w:noProof/>
                <w:lang w:eastAsia="vi-VN"/>
              </w:rPr>
              <w:tab/>
            </w:r>
            <w:r w:rsidR="00914C59" w:rsidRPr="0067123D">
              <w:rPr>
                <w:rStyle w:val="Hyperlink"/>
                <w:rFonts w:ascii="Times New Roman" w:hAnsi="Times New Roman" w:cs="Times New Roman"/>
                <w:b/>
                <w:noProof/>
              </w:rPr>
              <w:t>Mô tả dữ liệu</w:t>
            </w:r>
            <w:r w:rsidR="00914C59">
              <w:rPr>
                <w:noProof/>
                <w:webHidden/>
              </w:rPr>
              <w:tab/>
            </w:r>
            <w:r w:rsidR="00914C59">
              <w:rPr>
                <w:noProof/>
                <w:webHidden/>
              </w:rPr>
              <w:fldChar w:fldCharType="begin"/>
            </w:r>
            <w:r w:rsidR="00914C59">
              <w:rPr>
                <w:noProof/>
                <w:webHidden/>
              </w:rPr>
              <w:instrText xml:space="preserve"> PAGEREF _Toc399455836 \h </w:instrText>
            </w:r>
            <w:r w:rsidR="00914C59">
              <w:rPr>
                <w:noProof/>
                <w:webHidden/>
              </w:rPr>
            </w:r>
            <w:r w:rsidR="00914C59">
              <w:rPr>
                <w:noProof/>
                <w:webHidden/>
              </w:rPr>
              <w:fldChar w:fldCharType="separate"/>
            </w:r>
            <w:r w:rsidR="00914C59">
              <w:rPr>
                <w:noProof/>
                <w:webHidden/>
              </w:rPr>
              <w:t>12</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37" w:history="1">
            <w:r w:rsidR="00914C59" w:rsidRPr="0067123D">
              <w:rPr>
                <w:rStyle w:val="Hyperlink"/>
                <w:rFonts w:ascii="Times New Roman" w:hAnsi="Times New Roman" w:cs="Times New Roman"/>
                <w:b/>
                <w:noProof/>
              </w:rPr>
              <w:t>4.2</w:t>
            </w:r>
            <w:r w:rsidR="00914C59">
              <w:rPr>
                <w:rFonts w:eastAsiaTheme="minorEastAsia"/>
                <w:noProof/>
                <w:lang w:eastAsia="vi-VN"/>
              </w:rPr>
              <w:tab/>
            </w:r>
            <w:r w:rsidR="00914C59" w:rsidRPr="0067123D">
              <w:rPr>
                <w:rStyle w:val="Hyperlink"/>
                <w:rFonts w:ascii="Times New Roman" w:hAnsi="Times New Roman" w:cs="Times New Roman"/>
                <w:b/>
                <w:noProof/>
              </w:rPr>
              <w:t>Từ điển dữ liệu</w:t>
            </w:r>
            <w:r w:rsidR="00914C59">
              <w:rPr>
                <w:noProof/>
                <w:webHidden/>
              </w:rPr>
              <w:tab/>
            </w:r>
            <w:r w:rsidR="00914C59">
              <w:rPr>
                <w:noProof/>
                <w:webHidden/>
              </w:rPr>
              <w:fldChar w:fldCharType="begin"/>
            </w:r>
            <w:r w:rsidR="00914C59">
              <w:rPr>
                <w:noProof/>
                <w:webHidden/>
              </w:rPr>
              <w:instrText xml:space="preserve"> PAGEREF _Toc399455837 \h </w:instrText>
            </w:r>
            <w:r w:rsidR="00914C59">
              <w:rPr>
                <w:noProof/>
                <w:webHidden/>
              </w:rPr>
            </w:r>
            <w:r w:rsidR="00914C59">
              <w:rPr>
                <w:noProof/>
                <w:webHidden/>
              </w:rPr>
              <w:fldChar w:fldCharType="separate"/>
            </w:r>
            <w:r w:rsidR="00914C59">
              <w:rPr>
                <w:noProof/>
                <w:webHidden/>
              </w:rPr>
              <w:t>14</w:t>
            </w:r>
            <w:r w:rsidR="00914C59">
              <w:rPr>
                <w:noProof/>
                <w:webHidden/>
              </w:rPr>
              <w:fldChar w:fldCharType="end"/>
            </w:r>
          </w:hyperlink>
        </w:p>
        <w:p w:rsidR="00914C59" w:rsidRDefault="008A69E2">
          <w:pPr>
            <w:pStyle w:val="TOC1"/>
            <w:tabs>
              <w:tab w:val="left" w:pos="440"/>
              <w:tab w:val="right" w:leader="dot" w:pos="9350"/>
            </w:tabs>
            <w:rPr>
              <w:rFonts w:eastAsiaTheme="minorEastAsia"/>
              <w:noProof/>
              <w:lang w:eastAsia="vi-VN"/>
            </w:rPr>
          </w:pPr>
          <w:hyperlink w:anchor="_Toc399455838" w:history="1">
            <w:r w:rsidR="00914C59" w:rsidRPr="0067123D">
              <w:rPr>
                <w:rStyle w:val="Hyperlink"/>
                <w:rFonts w:ascii="Times New Roman" w:hAnsi="Times New Roman" w:cs="Times New Roman"/>
                <w:b/>
                <w:noProof/>
              </w:rPr>
              <w:t>5.</w:t>
            </w:r>
            <w:r w:rsidR="00914C59">
              <w:rPr>
                <w:rFonts w:eastAsiaTheme="minorEastAsia"/>
                <w:noProof/>
                <w:lang w:eastAsia="vi-VN"/>
              </w:rPr>
              <w:tab/>
            </w:r>
            <w:r w:rsidR="00914C59" w:rsidRPr="0067123D">
              <w:rPr>
                <w:rStyle w:val="Hyperlink"/>
                <w:rFonts w:ascii="Times New Roman" w:hAnsi="Times New Roman" w:cs="Times New Roman"/>
                <w:b/>
                <w:noProof/>
              </w:rPr>
              <w:t>Thiết kế theo chức năng</w:t>
            </w:r>
            <w:r w:rsidR="00914C59">
              <w:rPr>
                <w:noProof/>
                <w:webHidden/>
              </w:rPr>
              <w:tab/>
            </w:r>
            <w:r w:rsidR="00914C59">
              <w:rPr>
                <w:noProof/>
                <w:webHidden/>
              </w:rPr>
              <w:fldChar w:fldCharType="begin"/>
            </w:r>
            <w:r w:rsidR="00914C59">
              <w:rPr>
                <w:noProof/>
                <w:webHidden/>
              </w:rPr>
              <w:instrText xml:space="preserve"> PAGEREF _Toc399455838 \h </w:instrText>
            </w:r>
            <w:r w:rsidR="00914C59">
              <w:rPr>
                <w:noProof/>
                <w:webHidden/>
              </w:rPr>
            </w:r>
            <w:r w:rsidR="00914C59">
              <w:rPr>
                <w:noProof/>
                <w:webHidden/>
              </w:rPr>
              <w:fldChar w:fldCharType="separate"/>
            </w:r>
            <w:r w:rsidR="00914C59">
              <w:rPr>
                <w:noProof/>
                <w:webHidden/>
              </w:rPr>
              <w:t>22</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39" w:history="1">
            <w:r w:rsidR="00914C59" w:rsidRPr="0067123D">
              <w:rPr>
                <w:rStyle w:val="Hyperlink"/>
                <w:rFonts w:ascii="Times New Roman" w:hAnsi="Times New Roman" w:cs="Times New Roman"/>
                <w:b/>
                <w:noProof/>
              </w:rPr>
              <w:t>5.1</w:t>
            </w:r>
            <w:r w:rsidR="00914C59">
              <w:rPr>
                <w:rFonts w:eastAsiaTheme="minorEastAsia"/>
                <w:noProof/>
                <w:lang w:eastAsia="vi-VN"/>
              </w:rPr>
              <w:tab/>
            </w:r>
            <w:r w:rsidR="00914C59" w:rsidRPr="0067123D">
              <w:rPr>
                <w:rStyle w:val="Hyperlink"/>
                <w:rFonts w:ascii="Times New Roman" w:hAnsi="Times New Roman" w:cs="Times New Roman"/>
                <w:b/>
                <w:noProof/>
              </w:rPr>
              <w:t>Chức năng đăng nhập</w:t>
            </w:r>
            <w:r w:rsidR="00914C59">
              <w:rPr>
                <w:noProof/>
                <w:webHidden/>
              </w:rPr>
              <w:tab/>
            </w:r>
            <w:r w:rsidR="00914C59">
              <w:rPr>
                <w:noProof/>
                <w:webHidden/>
              </w:rPr>
              <w:fldChar w:fldCharType="begin"/>
            </w:r>
            <w:r w:rsidR="00914C59">
              <w:rPr>
                <w:noProof/>
                <w:webHidden/>
              </w:rPr>
              <w:instrText xml:space="preserve"> PAGEREF _Toc399455839 \h </w:instrText>
            </w:r>
            <w:r w:rsidR="00914C59">
              <w:rPr>
                <w:noProof/>
                <w:webHidden/>
              </w:rPr>
            </w:r>
            <w:r w:rsidR="00914C59">
              <w:rPr>
                <w:noProof/>
                <w:webHidden/>
              </w:rPr>
              <w:fldChar w:fldCharType="separate"/>
            </w:r>
            <w:r w:rsidR="00914C59">
              <w:rPr>
                <w:noProof/>
                <w:webHidden/>
              </w:rPr>
              <w:t>22</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0" w:history="1">
            <w:r w:rsidR="00914C59" w:rsidRPr="0067123D">
              <w:rPr>
                <w:rStyle w:val="Hyperlink"/>
                <w:rFonts w:ascii="Times New Roman" w:hAnsi="Times New Roman" w:cs="Times New Roman"/>
                <w:b/>
                <w:noProof/>
              </w:rPr>
              <w:t>5.2</w:t>
            </w:r>
            <w:r w:rsidR="00914C59">
              <w:rPr>
                <w:rFonts w:eastAsiaTheme="minorEastAsia"/>
                <w:noProof/>
                <w:lang w:eastAsia="vi-VN"/>
              </w:rPr>
              <w:tab/>
            </w:r>
            <w:r w:rsidR="00914C59" w:rsidRPr="0067123D">
              <w:rPr>
                <w:rStyle w:val="Hyperlink"/>
                <w:rFonts w:ascii="Times New Roman" w:hAnsi="Times New Roman" w:cs="Times New Roman"/>
                <w:b/>
                <w:noProof/>
              </w:rPr>
              <w:t>Chức năng đăng xuất</w:t>
            </w:r>
            <w:r w:rsidR="00914C59">
              <w:rPr>
                <w:noProof/>
                <w:webHidden/>
              </w:rPr>
              <w:tab/>
            </w:r>
            <w:r w:rsidR="00914C59">
              <w:rPr>
                <w:noProof/>
                <w:webHidden/>
              </w:rPr>
              <w:fldChar w:fldCharType="begin"/>
            </w:r>
            <w:r w:rsidR="00914C59">
              <w:rPr>
                <w:noProof/>
                <w:webHidden/>
              </w:rPr>
              <w:instrText xml:space="preserve"> PAGEREF _Toc399455840 \h </w:instrText>
            </w:r>
            <w:r w:rsidR="00914C59">
              <w:rPr>
                <w:noProof/>
                <w:webHidden/>
              </w:rPr>
            </w:r>
            <w:r w:rsidR="00914C59">
              <w:rPr>
                <w:noProof/>
                <w:webHidden/>
              </w:rPr>
              <w:fldChar w:fldCharType="separate"/>
            </w:r>
            <w:r w:rsidR="00914C59">
              <w:rPr>
                <w:noProof/>
                <w:webHidden/>
              </w:rPr>
              <w:t>25</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1" w:history="1">
            <w:r w:rsidR="00914C59" w:rsidRPr="0067123D">
              <w:rPr>
                <w:rStyle w:val="Hyperlink"/>
                <w:rFonts w:ascii="Times New Roman" w:hAnsi="Times New Roman" w:cs="Times New Roman"/>
                <w:b/>
                <w:noProof/>
              </w:rPr>
              <w:t>5.3</w:t>
            </w:r>
            <w:r w:rsidR="00914C59">
              <w:rPr>
                <w:rFonts w:eastAsiaTheme="minorEastAsia"/>
                <w:noProof/>
                <w:lang w:eastAsia="vi-VN"/>
              </w:rPr>
              <w:tab/>
            </w:r>
            <w:r w:rsidR="00914C59" w:rsidRPr="0067123D">
              <w:rPr>
                <w:rStyle w:val="Hyperlink"/>
                <w:rFonts w:ascii="Times New Roman" w:hAnsi="Times New Roman" w:cs="Times New Roman"/>
                <w:b/>
                <w:noProof/>
              </w:rPr>
              <w:t>Chức năng đăng ký</w:t>
            </w:r>
            <w:r w:rsidR="00914C59">
              <w:rPr>
                <w:noProof/>
                <w:webHidden/>
              </w:rPr>
              <w:tab/>
            </w:r>
            <w:r w:rsidR="00914C59">
              <w:rPr>
                <w:noProof/>
                <w:webHidden/>
              </w:rPr>
              <w:fldChar w:fldCharType="begin"/>
            </w:r>
            <w:r w:rsidR="00914C59">
              <w:rPr>
                <w:noProof/>
                <w:webHidden/>
              </w:rPr>
              <w:instrText xml:space="preserve"> PAGEREF _Toc399455841 \h </w:instrText>
            </w:r>
            <w:r w:rsidR="00914C59">
              <w:rPr>
                <w:noProof/>
                <w:webHidden/>
              </w:rPr>
            </w:r>
            <w:r w:rsidR="00914C59">
              <w:rPr>
                <w:noProof/>
                <w:webHidden/>
              </w:rPr>
              <w:fldChar w:fldCharType="separate"/>
            </w:r>
            <w:r w:rsidR="00914C59">
              <w:rPr>
                <w:noProof/>
                <w:webHidden/>
              </w:rPr>
              <w:t>27</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2" w:history="1">
            <w:r w:rsidR="00914C59" w:rsidRPr="0067123D">
              <w:rPr>
                <w:rStyle w:val="Hyperlink"/>
                <w:rFonts w:ascii="Times New Roman" w:hAnsi="Times New Roman" w:cs="Times New Roman"/>
                <w:b/>
                <w:noProof/>
              </w:rPr>
              <w:t>5.4</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 xml:space="preserve">yêu cầu </w:t>
            </w:r>
            <w:r w:rsidR="00914C59" w:rsidRPr="0067123D">
              <w:rPr>
                <w:rStyle w:val="Hyperlink"/>
                <w:rFonts w:ascii="Times New Roman" w:hAnsi="Times New Roman" w:cs="Times New Roman"/>
                <w:b/>
                <w:noProof/>
              </w:rPr>
              <w:t>lấy lại mật khẩu</w:t>
            </w:r>
            <w:r w:rsidR="00914C59">
              <w:rPr>
                <w:noProof/>
                <w:webHidden/>
              </w:rPr>
              <w:tab/>
            </w:r>
            <w:r w:rsidR="00914C59">
              <w:rPr>
                <w:noProof/>
                <w:webHidden/>
              </w:rPr>
              <w:fldChar w:fldCharType="begin"/>
            </w:r>
            <w:r w:rsidR="00914C59">
              <w:rPr>
                <w:noProof/>
                <w:webHidden/>
              </w:rPr>
              <w:instrText xml:space="preserve"> PAGEREF _Toc399455842 \h </w:instrText>
            </w:r>
            <w:r w:rsidR="00914C59">
              <w:rPr>
                <w:noProof/>
                <w:webHidden/>
              </w:rPr>
            </w:r>
            <w:r w:rsidR="00914C59">
              <w:rPr>
                <w:noProof/>
                <w:webHidden/>
              </w:rPr>
              <w:fldChar w:fldCharType="separate"/>
            </w:r>
            <w:r w:rsidR="00914C59">
              <w:rPr>
                <w:noProof/>
                <w:webHidden/>
              </w:rPr>
              <w:t>31</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3" w:history="1">
            <w:r w:rsidR="00914C59" w:rsidRPr="0067123D">
              <w:rPr>
                <w:rStyle w:val="Hyperlink"/>
                <w:rFonts w:ascii="Times New Roman" w:hAnsi="Times New Roman" w:cs="Times New Roman"/>
                <w:b/>
                <w:noProof/>
              </w:rPr>
              <w:t>5.5</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đổi mật khẩu</w:t>
            </w:r>
            <w:r w:rsidR="00914C59">
              <w:rPr>
                <w:noProof/>
                <w:webHidden/>
              </w:rPr>
              <w:tab/>
            </w:r>
            <w:r w:rsidR="00914C59">
              <w:rPr>
                <w:noProof/>
                <w:webHidden/>
              </w:rPr>
              <w:fldChar w:fldCharType="begin"/>
            </w:r>
            <w:r w:rsidR="00914C59">
              <w:rPr>
                <w:noProof/>
                <w:webHidden/>
              </w:rPr>
              <w:instrText xml:space="preserve"> PAGEREF _Toc399455843 \h </w:instrText>
            </w:r>
            <w:r w:rsidR="00914C59">
              <w:rPr>
                <w:noProof/>
                <w:webHidden/>
              </w:rPr>
            </w:r>
            <w:r w:rsidR="00914C59">
              <w:rPr>
                <w:noProof/>
                <w:webHidden/>
              </w:rPr>
              <w:fldChar w:fldCharType="separate"/>
            </w:r>
            <w:r w:rsidR="00914C59">
              <w:rPr>
                <w:noProof/>
                <w:webHidden/>
              </w:rPr>
              <w:t>34</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4" w:history="1">
            <w:r w:rsidR="00914C59" w:rsidRPr="0067123D">
              <w:rPr>
                <w:rStyle w:val="Hyperlink"/>
                <w:rFonts w:ascii="Times New Roman" w:hAnsi="Times New Roman" w:cs="Times New Roman"/>
                <w:b/>
                <w:noProof/>
              </w:rPr>
              <w:t>5.6</w:t>
            </w:r>
            <w:r w:rsidR="00914C59">
              <w:rPr>
                <w:rFonts w:eastAsiaTheme="minorEastAsia"/>
                <w:noProof/>
                <w:lang w:eastAsia="vi-VN"/>
              </w:rPr>
              <w:tab/>
            </w:r>
            <w:r w:rsidR="00914C59" w:rsidRPr="0067123D">
              <w:rPr>
                <w:rStyle w:val="Hyperlink"/>
                <w:rFonts w:ascii="Times New Roman" w:hAnsi="Times New Roman" w:cs="Times New Roman"/>
                <w:b/>
                <w:noProof/>
              </w:rPr>
              <w:t>Chức năng xem thông tin nhà trọ</w:t>
            </w:r>
            <w:r w:rsidR="00914C59">
              <w:rPr>
                <w:noProof/>
                <w:webHidden/>
              </w:rPr>
              <w:tab/>
            </w:r>
            <w:r w:rsidR="00914C59">
              <w:rPr>
                <w:noProof/>
                <w:webHidden/>
              </w:rPr>
              <w:fldChar w:fldCharType="begin"/>
            </w:r>
            <w:r w:rsidR="00914C59">
              <w:rPr>
                <w:noProof/>
                <w:webHidden/>
              </w:rPr>
              <w:instrText xml:space="preserve"> PAGEREF _Toc399455844 \h </w:instrText>
            </w:r>
            <w:r w:rsidR="00914C59">
              <w:rPr>
                <w:noProof/>
                <w:webHidden/>
              </w:rPr>
            </w:r>
            <w:r w:rsidR="00914C59">
              <w:rPr>
                <w:noProof/>
                <w:webHidden/>
              </w:rPr>
              <w:fldChar w:fldCharType="separate"/>
            </w:r>
            <w:r w:rsidR="00914C59">
              <w:rPr>
                <w:noProof/>
                <w:webHidden/>
              </w:rPr>
              <w:t>36</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5" w:history="1">
            <w:r w:rsidR="00914C59" w:rsidRPr="0067123D">
              <w:rPr>
                <w:rStyle w:val="Hyperlink"/>
                <w:rFonts w:ascii="Times New Roman" w:hAnsi="Times New Roman" w:cs="Times New Roman"/>
                <w:b/>
                <w:noProof/>
              </w:rPr>
              <w:t>5.7</w:t>
            </w:r>
            <w:r w:rsidR="00914C59">
              <w:rPr>
                <w:rFonts w:eastAsiaTheme="minorEastAsia"/>
                <w:noProof/>
                <w:lang w:eastAsia="vi-VN"/>
              </w:rPr>
              <w:tab/>
            </w:r>
            <w:r w:rsidR="00914C59" w:rsidRPr="0067123D">
              <w:rPr>
                <w:rStyle w:val="Hyperlink"/>
                <w:rFonts w:ascii="Times New Roman" w:hAnsi="Times New Roman" w:cs="Times New Roman"/>
                <w:b/>
                <w:noProof/>
              </w:rPr>
              <w:t>Chức năng tìm nhà trọ</w:t>
            </w:r>
            <w:r w:rsidR="00914C59">
              <w:rPr>
                <w:noProof/>
                <w:webHidden/>
              </w:rPr>
              <w:tab/>
            </w:r>
            <w:r w:rsidR="00914C59">
              <w:rPr>
                <w:noProof/>
                <w:webHidden/>
              </w:rPr>
              <w:fldChar w:fldCharType="begin"/>
            </w:r>
            <w:r w:rsidR="00914C59">
              <w:rPr>
                <w:noProof/>
                <w:webHidden/>
              </w:rPr>
              <w:instrText xml:space="preserve"> PAGEREF _Toc399455845 \h </w:instrText>
            </w:r>
            <w:r w:rsidR="00914C59">
              <w:rPr>
                <w:noProof/>
                <w:webHidden/>
              </w:rPr>
            </w:r>
            <w:r w:rsidR="00914C59">
              <w:rPr>
                <w:noProof/>
                <w:webHidden/>
              </w:rPr>
              <w:fldChar w:fldCharType="separate"/>
            </w:r>
            <w:r w:rsidR="00914C59">
              <w:rPr>
                <w:noProof/>
                <w:webHidden/>
              </w:rPr>
              <w:t>39</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6" w:history="1">
            <w:r w:rsidR="00914C59" w:rsidRPr="0067123D">
              <w:rPr>
                <w:rStyle w:val="Hyperlink"/>
                <w:rFonts w:ascii="Times New Roman" w:hAnsi="Times New Roman" w:cs="Times New Roman"/>
                <w:b/>
                <w:noProof/>
              </w:rPr>
              <w:t>5.8</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cập nhật </w:t>
            </w:r>
            <w:r w:rsidR="00914C59" w:rsidRPr="0067123D">
              <w:rPr>
                <w:rStyle w:val="Hyperlink"/>
                <w:rFonts w:ascii="Times New Roman" w:hAnsi="Times New Roman" w:cs="Times New Roman"/>
                <w:b/>
                <w:noProof/>
                <w:lang w:val="en-US"/>
              </w:rPr>
              <w:t>tin đăng:</w:t>
            </w:r>
            <w:r w:rsidR="00914C59">
              <w:rPr>
                <w:noProof/>
                <w:webHidden/>
              </w:rPr>
              <w:tab/>
            </w:r>
            <w:r w:rsidR="00914C59">
              <w:rPr>
                <w:noProof/>
                <w:webHidden/>
              </w:rPr>
              <w:fldChar w:fldCharType="begin"/>
            </w:r>
            <w:r w:rsidR="00914C59">
              <w:rPr>
                <w:noProof/>
                <w:webHidden/>
              </w:rPr>
              <w:instrText xml:space="preserve"> PAGEREF _Toc399455846 \h </w:instrText>
            </w:r>
            <w:r w:rsidR="00914C59">
              <w:rPr>
                <w:noProof/>
                <w:webHidden/>
              </w:rPr>
            </w:r>
            <w:r w:rsidR="00914C59">
              <w:rPr>
                <w:noProof/>
                <w:webHidden/>
              </w:rPr>
              <w:fldChar w:fldCharType="separate"/>
            </w:r>
            <w:r w:rsidR="00914C59">
              <w:rPr>
                <w:noProof/>
                <w:webHidden/>
              </w:rPr>
              <w:t>41</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7" w:history="1">
            <w:r w:rsidR="00914C59" w:rsidRPr="0067123D">
              <w:rPr>
                <w:rStyle w:val="Hyperlink"/>
                <w:rFonts w:ascii="Times New Roman" w:hAnsi="Times New Roman" w:cs="Times New Roman"/>
                <w:b/>
                <w:noProof/>
              </w:rPr>
              <w:t>5.9</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quản lý danh sách </w:t>
            </w:r>
            <w:r w:rsidR="00914C59" w:rsidRPr="0067123D">
              <w:rPr>
                <w:rStyle w:val="Hyperlink"/>
                <w:rFonts w:ascii="Times New Roman" w:hAnsi="Times New Roman" w:cs="Times New Roman"/>
                <w:b/>
                <w:noProof/>
                <w:lang w:val="en-US"/>
              </w:rPr>
              <w:t xml:space="preserve">chủ nhà trọ và </w:t>
            </w:r>
            <w:r w:rsidR="00914C59" w:rsidRPr="0067123D">
              <w:rPr>
                <w:rStyle w:val="Hyperlink"/>
                <w:rFonts w:ascii="Times New Roman" w:hAnsi="Times New Roman" w:cs="Times New Roman"/>
                <w:b/>
                <w:noProof/>
              </w:rPr>
              <w:t>nhà trọ</w:t>
            </w:r>
            <w:r w:rsidR="00914C59">
              <w:rPr>
                <w:noProof/>
                <w:webHidden/>
              </w:rPr>
              <w:tab/>
            </w:r>
            <w:r w:rsidR="00914C59">
              <w:rPr>
                <w:noProof/>
                <w:webHidden/>
              </w:rPr>
              <w:fldChar w:fldCharType="begin"/>
            </w:r>
            <w:r w:rsidR="00914C59">
              <w:rPr>
                <w:noProof/>
                <w:webHidden/>
              </w:rPr>
              <w:instrText xml:space="preserve"> PAGEREF _Toc399455847 \h </w:instrText>
            </w:r>
            <w:r w:rsidR="00914C59">
              <w:rPr>
                <w:noProof/>
                <w:webHidden/>
              </w:rPr>
            </w:r>
            <w:r w:rsidR="00914C59">
              <w:rPr>
                <w:noProof/>
                <w:webHidden/>
              </w:rPr>
              <w:fldChar w:fldCharType="separate"/>
            </w:r>
            <w:r w:rsidR="00914C59">
              <w:rPr>
                <w:noProof/>
                <w:webHidden/>
              </w:rPr>
              <w:t>49</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8" w:history="1">
            <w:r w:rsidR="00914C59" w:rsidRPr="0067123D">
              <w:rPr>
                <w:rStyle w:val="Hyperlink"/>
                <w:rFonts w:ascii="Times New Roman" w:hAnsi="Times New Roman" w:cs="Times New Roman"/>
                <w:b/>
                <w:noProof/>
              </w:rPr>
              <w:t>5.10</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người dùng</w:t>
            </w:r>
            <w:r w:rsidR="00914C59">
              <w:rPr>
                <w:noProof/>
                <w:webHidden/>
              </w:rPr>
              <w:tab/>
            </w:r>
            <w:r w:rsidR="00914C59">
              <w:rPr>
                <w:noProof/>
                <w:webHidden/>
              </w:rPr>
              <w:fldChar w:fldCharType="begin"/>
            </w:r>
            <w:r w:rsidR="00914C59">
              <w:rPr>
                <w:noProof/>
                <w:webHidden/>
              </w:rPr>
              <w:instrText xml:space="preserve"> PAGEREF _Toc399455848 \h </w:instrText>
            </w:r>
            <w:r w:rsidR="00914C59">
              <w:rPr>
                <w:noProof/>
                <w:webHidden/>
              </w:rPr>
            </w:r>
            <w:r w:rsidR="00914C59">
              <w:rPr>
                <w:noProof/>
                <w:webHidden/>
              </w:rPr>
              <w:fldChar w:fldCharType="separate"/>
            </w:r>
            <w:r w:rsidR="00914C59">
              <w:rPr>
                <w:noProof/>
                <w:webHidden/>
              </w:rPr>
              <w:t>51</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49" w:history="1">
            <w:r w:rsidR="00914C59" w:rsidRPr="0067123D">
              <w:rPr>
                <w:rStyle w:val="Hyperlink"/>
                <w:rFonts w:ascii="Times New Roman" w:hAnsi="Times New Roman" w:cs="Times New Roman"/>
                <w:b/>
                <w:noProof/>
              </w:rPr>
              <w:t>5.11</w:t>
            </w:r>
            <w:r w:rsidR="00914C59">
              <w:rPr>
                <w:rFonts w:eastAsiaTheme="minorEastAsia"/>
                <w:noProof/>
                <w:lang w:eastAsia="vi-VN"/>
              </w:rPr>
              <w:tab/>
            </w:r>
            <w:r w:rsidR="00914C59" w:rsidRPr="0067123D">
              <w:rPr>
                <w:rStyle w:val="Hyperlink"/>
                <w:rFonts w:ascii="Times New Roman" w:hAnsi="Times New Roman" w:cs="Times New Roman"/>
                <w:b/>
                <w:noProof/>
              </w:rPr>
              <w:t>Chức năng bình luận</w:t>
            </w:r>
            <w:r w:rsidR="00914C59">
              <w:rPr>
                <w:noProof/>
                <w:webHidden/>
              </w:rPr>
              <w:tab/>
            </w:r>
            <w:r w:rsidR="00914C59">
              <w:rPr>
                <w:noProof/>
                <w:webHidden/>
              </w:rPr>
              <w:fldChar w:fldCharType="begin"/>
            </w:r>
            <w:r w:rsidR="00914C59">
              <w:rPr>
                <w:noProof/>
                <w:webHidden/>
              </w:rPr>
              <w:instrText xml:space="preserve"> PAGEREF _Toc399455849 \h </w:instrText>
            </w:r>
            <w:r w:rsidR="00914C59">
              <w:rPr>
                <w:noProof/>
                <w:webHidden/>
              </w:rPr>
            </w:r>
            <w:r w:rsidR="00914C59">
              <w:rPr>
                <w:noProof/>
                <w:webHidden/>
              </w:rPr>
              <w:fldChar w:fldCharType="separate"/>
            </w:r>
            <w:r w:rsidR="00914C59">
              <w:rPr>
                <w:noProof/>
                <w:webHidden/>
              </w:rPr>
              <w:t>54</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50" w:history="1">
            <w:r w:rsidR="00914C59" w:rsidRPr="0067123D">
              <w:rPr>
                <w:rStyle w:val="Hyperlink"/>
                <w:rFonts w:ascii="Times New Roman" w:hAnsi="Times New Roman" w:cs="Times New Roman"/>
                <w:b/>
                <w:noProof/>
              </w:rPr>
              <w:t>5.12</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bình luận</w:t>
            </w:r>
            <w:r w:rsidR="00914C59">
              <w:rPr>
                <w:noProof/>
                <w:webHidden/>
              </w:rPr>
              <w:tab/>
            </w:r>
            <w:r w:rsidR="00914C59">
              <w:rPr>
                <w:noProof/>
                <w:webHidden/>
              </w:rPr>
              <w:fldChar w:fldCharType="begin"/>
            </w:r>
            <w:r w:rsidR="00914C59">
              <w:rPr>
                <w:noProof/>
                <w:webHidden/>
              </w:rPr>
              <w:instrText xml:space="preserve"> PAGEREF _Toc399455850 \h </w:instrText>
            </w:r>
            <w:r w:rsidR="00914C59">
              <w:rPr>
                <w:noProof/>
                <w:webHidden/>
              </w:rPr>
            </w:r>
            <w:r w:rsidR="00914C59">
              <w:rPr>
                <w:noProof/>
                <w:webHidden/>
              </w:rPr>
              <w:fldChar w:fldCharType="separate"/>
            </w:r>
            <w:r w:rsidR="00914C59">
              <w:rPr>
                <w:noProof/>
                <w:webHidden/>
              </w:rPr>
              <w:t>55</w:t>
            </w:r>
            <w:r w:rsidR="00914C59">
              <w:rPr>
                <w:noProof/>
                <w:webHidden/>
              </w:rPr>
              <w:fldChar w:fldCharType="end"/>
            </w:r>
          </w:hyperlink>
        </w:p>
        <w:p w:rsidR="00914C59" w:rsidRDefault="008A69E2">
          <w:pPr>
            <w:pStyle w:val="TOC2"/>
            <w:tabs>
              <w:tab w:val="left" w:pos="880"/>
              <w:tab w:val="right" w:leader="dot" w:pos="9350"/>
            </w:tabs>
            <w:rPr>
              <w:rFonts w:eastAsiaTheme="minorEastAsia"/>
              <w:noProof/>
              <w:lang w:eastAsia="vi-VN"/>
            </w:rPr>
          </w:pPr>
          <w:hyperlink w:anchor="_Toc399455851" w:history="1">
            <w:r w:rsidR="00914C59" w:rsidRPr="0067123D">
              <w:rPr>
                <w:rStyle w:val="Hyperlink"/>
                <w:rFonts w:ascii="Times New Roman" w:hAnsi="Times New Roman" w:cs="Times New Roman"/>
                <w:b/>
                <w:noProof/>
              </w:rPr>
              <w:t>5.13</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đăng tin</w:t>
            </w:r>
            <w:r w:rsidR="00914C59">
              <w:rPr>
                <w:noProof/>
                <w:webHidden/>
              </w:rPr>
              <w:tab/>
            </w:r>
            <w:r w:rsidR="00914C59">
              <w:rPr>
                <w:noProof/>
                <w:webHidden/>
              </w:rPr>
              <w:fldChar w:fldCharType="begin"/>
            </w:r>
            <w:r w:rsidR="00914C59">
              <w:rPr>
                <w:noProof/>
                <w:webHidden/>
              </w:rPr>
              <w:instrText xml:space="preserve"> PAGEREF _Toc399455851 \h </w:instrText>
            </w:r>
            <w:r w:rsidR="00914C59">
              <w:rPr>
                <w:noProof/>
                <w:webHidden/>
              </w:rPr>
            </w:r>
            <w:r w:rsidR="00914C59">
              <w:rPr>
                <w:noProof/>
                <w:webHidden/>
              </w:rPr>
              <w:fldChar w:fldCharType="separate"/>
            </w:r>
            <w:r w:rsidR="00914C59">
              <w:rPr>
                <w:noProof/>
                <w:webHidden/>
              </w:rPr>
              <w:t>58</w:t>
            </w:r>
            <w:r w:rsidR="00914C59">
              <w:rPr>
                <w:noProof/>
                <w:webHidden/>
              </w:rPr>
              <w:fldChar w:fldCharType="end"/>
            </w:r>
          </w:hyperlink>
        </w:p>
        <w:p w:rsidR="00914C59" w:rsidRDefault="008A69E2">
          <w:pPr>
            <w:pStyle w:val="TOC2"/>
            <w:tabs>
              <w:tab w:val="right" w:leader="dot" w:pos="9350"/>
            </w:tabs>
            <w:rPr>
              <w:rFonts w:eastAsiaTheme="minorEastAsia"/>
              <w:noProof/>
              <w:lang w:eastAsia="vi-VN"/>
            </w:rPr>
          </w:pPr>
          <w:hyperlink w:anchor="_Toc399455852" w:history="1">
            <w:r w:rsidR="00914C59" w:rsidRPr="0067123D">
              <w:rPr>
                <w:rStyle w:val="Hyperlink"/>
                <w:rFonts w:ascii="Times New Roman" w:hAnsi="Times New Roman" w:cs="Times New Roman"/>
                <w:b/>
                <w:noProof/>
              </w:rPr>
              <w:t>5.14 Chức năng đăng tin</w:t>
            </w:r>
            <w:r w:rsidR="00914C59">
              <w:rPr>
                <w:noProof/>
                <w:webHidden/>
              </w:rPr>
              <w:tab/>
            </w:r>
            <w:r w:rsidR="00914C59">
              <w:rPr>
                <w:noProof/>
                <w:webHidden/>
              </w:rPr>
              <w:fldChar w:fldCharType="begin"/>
            </w:r>
            <w:r w:rsidR="00914C59">
              <w:rPr>
                <w:noProof/>
                <w:webHidden/>
              </w:rPr>
              <w:instrText xml:space="preserve"> PAGEREF _Toc399455852 \h </w:instrText>
            </w:r>
            <w:r w:rsidR="00914C59">
              <w:rPr>
                <w:noProof/>
                <w:webHidden/>
              </w:rPr>
            </w:r>
            <w:r w:rsidR="00914C59">
              <w:rPr>
                <w:noProof/>
                <w:webHidden/>
              </w:rPr>
              <w:fldChar w:fldCharType="separate"/>
            </w:r>
            <w:r w:rsidR="00914C59">
              <w:rPr>
                <w:noProof/>
                <w:webHidden/>
              </w:rPr>
              <w:t>58</w:t>
            </w:r>
            <w:r w:rsidR="00914C59">
              <w:rPr>
                <w:noProof/>
                <w:webHidden/>
              </w:rPr>
              <w:fldChar w:fldCharType="end"/>
            </w:r>
          </w:hyperlink>
        </w:p>
        <w:p w:rsidR="00914C59" w:rsidRDefault="008A69E2">
          <w:pPr>
            <w:pStyle w:val="TOC2"/>
            <w:tabs>
              <w:tab w:val="right" w:leader="dot" w:pos="9350"/>
            </w:tabs>
            <w:rPr>
              <w:rFonts w:eastAsiaTheme="minorEastAsia"/>
              <w:noProof/>
              <w:lang w:eastAsia="vi-VN"/>
            </w:rPr>
          </w:pPr>
          <w:hyperlink w:anchor="_Toc399455853" w:history="1">
            <w:r w:rsidR="00914C59" w:rsidRPr="0067123D">
              <w:rPr>
                <w:rStyle w:val="Hyperlink"/>
                <w:rFonts w:ascii="Times New Roman" w:hAnsi="Times New Roman" w:cs="Times New Roman"/>
                <w:b/>
                <w:noProof/>
              </w:rPr>
              <w:t>5.15 Cập nhật thông tin cá nhân</w:t>
            </w:r>
            <w:r w:rsidR="00914C59">
              <w:rPr>
                <w:noProof/>
                <w:webHidden/>
              </w:rPr>
              <w:tab/>
            </w:r>
            <w:r w:rsidR="00914C59">
              <w:rPr>
                <w:noProof/>
                <w:webHidden/>
              </w:rPr>
              <w:fldChar w:fldCharType="begin"/>
            </w:r>
            <w:r w:rsidR="00914C59">
              <w:rPr>
                <w:noProof/>
                <w:webHidden/>
              </w:rPr>
              <w:instrText xml:space="preserve"> PAGEREF _Toc399455853 \h </w:instrText>
            </w:r>
            <w:r w:rsidR="00914C59">
              <w:rPr>
                <w:noProof/>
                <w:webHidden/>
              </w:rPr>
            </w:r>
            <w:r w:rsidR="00914C59">
              <w:rPr>
                <w:noProof/>
                <w:webHidden/>
              </w:rPr>
              <w:fldChar w:fldCharType="separate"/>
            </w:r>
            <w:r w:rsidR="00914C59">
              <w:rPr>
                <w:noProof/>
                <w:webHidden/>
              </w:rPr>
              <w:t>61</w:t>
            </w:r>
            <w:r w:rsidR="00914C59">
              <w:rPr>
                <w:noProof/>
                <w:webHidden/>
              </w:rPr>
              <w:fldChar w:fldCharType="end"/>
            </w:r>
          </w:hyperlink>
        </w:p>
        <w:p w:rsidR="00914C59" w:rsidRDefault="008A69E2">
          <w:pPr>
            <w:pStyle w:val="TOC1"/>
            <w:tabs>
              <w:tab w:val="left" w:pos="440"/>
              <w:tab w:val="right" w:leader="dot" w:pos="9350"/>
            </w:tabs>
            <w:rPr>
              <w:rFonts w:eastAsiaTheme="minorEastAsia"/>
              <w:noProof/>
              <w:lang w:eastAsia="vi-VN"/>
            </w:rPr>
          </w:pPr>
          <w:hyperlink w:anchor="_Toc399455854" w:history="1">
            <w:r w:rsidR="00914C59" w:rsidRPr="0067123D">
              <w:rPr>
                <w:rStyle w:val="Hyperlink"/>
                <w:rFonts w:ascii="Times New Roman" w:hAnsi="Times New Roman" w:cs="Times New Roman"/>
                <w:b/>
                <w:noProof/>
              </w:rPr>
              <w:t>6.</w:t>
            </w:r>
            <w:r w:rsidR="00914C59">
              <w:rPr>
                <w:rFonts w:eastAsiaTheme="minorEastAsia"/>
                <w:noProof/>
                <w:lang w:eastAsia="vi-VN"/>
              </w:rPr>
              <w:tab/>
            </w:r>
            <w:r w:rsidR="00914C59" w:rsidRPr="0067123D">
              <w:rPr>
                <w:rStyle w:val="Hyperlink"/>
                <w:rFonts w:ascii="Times New Roman" w:hAnsi="Times New Roman" w:cs="Times New Roman"/>
                <w:b/>
                <w:noProof/>
              </w:rPr>
              <w:t>Bảng tham khảo tới các yêu cầu</w:t>
            </w:r>
            <w:r w:rsidR="00914C59">
              <w:rPr>
                <w:noProof/>
                <w:webHidden/>
              </w:rPr>
              <w:tab/>
            </w:r>
            <w:r w:rsidR="00914C59">
              <w:rPr>
                <w:noProof/>
                <w:webHidden/>
              </w:rPr>
              <w:fldChar w:fldCharType="begin"/>
            </w:r>
            <w:r w:rsidR="00914C59">
              <w:rPr>
                <w:noProof/>
                <w:webHidden/>
              </w:rPr>
              <w:instrText xml:space="preserve"> PAGEREF _Toc399455854 \h </w:instrText>
            </w:r>
            <w:r w:rsidR="00914C59">
              <w:rPr>
                <w:noProof/>
                <w:webHidden/>
              </w:rPr>
            </w:r>
            <w:r w:rsidR="00914C59">
              <w:rPr>
                <w:noProof/>
                <w:webHidden/>
              </w:rPr>
              <w:fldChar w:fldCharType="separate"/>
            </w:r>
            <w:r w:rsidR="00914C59">
              <w:rPr>
                <w:noProof/>
                <w:webHidden/>
              </w:rPr>
              <w:t>65</w:t>
            </w:r>
            <w:r w:rsidR="00914C59">
              <w:rPr>
                <w:noProof/>
                <w:webHidden/>
              </w:rPr>
              <w:fldChar w:fldCharType="end"/>
            </w:r>
          </w:hyperlink>
        </w:p>
        <w:p w:rsidR="00914C59" w:rsidRDefault="008A69E2">
          <w:pPr>
            <w:pStyle w:val="TOC1"/>
            <w:tabs>
              <w:tab w:val="left" w:pos="440"/>
              <w:tab w:val="right" w:leader="dot" w:pos="9350"/>
            </w:tabs>
            <w:rPr>
              <w:rFonts w:eastAsiaTheme="minorEastAsia"/>
              <w:noProof/>
              <w:lang w:eastAsia="vi-VN"/>
            </w:rPr>
          </w:pPr>
          <w:hyperlink w:anchor="_Toc399455855" w:history="1">
            <w:r w:rsidR="00914C59" w:rsidRPr="0067123D">
              <w:rPr>
                <w:rStyle w:val="Hyperlink"/>
                <w:rFonts w:ascii="Times New Roman" w:hAnsi="Times New Roman" w:cs="Times New Roman"/>
                <w:b/>
                <w:noProof/>
              </w:rPr>
              <w:t>7.</w:t>
            </w:r>
            <w:r w:rsidR="00914C59">
              <w:rPr>
                <w:rFonts w:eastAsiaTheme="minorEastAsia"/>
                <w:noProof/>
                <w:lang w:eastAsia="vi-VN"/>
              </w:rPr>
              <w:tab/>
            </w:r>
            <w:r w:rsidR="00914C59" w:rsidRPr="0067123D">
              <w:rPr>
                <w:rStyle w:val="Hyperlink"/>
                <w:rFonts w:ascii="Times New Roman" w:hAnsi="Times New Roman" w:cs="Times New Roman"/>
                <w:b/>
                <w:noProof/>
              </w:rPr>
              <w:t>Các phụ lục</w:t>
            </w:r>
            <w:r w:rsidR="00914C59">
              <w:rPr>
                <w:noProof/>
                <w:webHidden/>
              </w:rPr>
              <w:tab/>
            </w:r>
            <w:r w:rsidR="00914C59">
              <w:rPr>
                <w:noProof/>
                <w:webHidden/>
              </w:rPr>
              <w:fldChar w:fldCharType="begin"/>
            </w:r>
            <w:r w:rsidR="00914C59">
              <w:rPr>
                <w:noProof/>
                <w:webHidden/>
              </w:rPr>
              <w:instrText xml:space="preserve"> PAGEREF _Toc399455855 \h </w:instrText>
            </w:r>
            <w:r w:rsidR="00914C59">
              <w:rPr>
                <w:noProof/>
                <w:webHidden/>
              </w:rPr>
            </w:r>
            <w:r w:rsidR="00914C59">
              <w:rPr>
                <w:noProof/>
                <w:webHidden/>
              </w:rPr>
              <w:fldChar w:fldCharType="separate"/>
            </w:r>
            <w:r w:rsidR="00914C59">
              <w:rPr>
                <w:noProof/>
                <w:webHidden/>
              </w:rPr>
              <w:t>66</w:t>
            </w:r>
            <w:r w:rsidR="00914C59">
              <w:rPr>
                <w:noProof/>
                <w:webHidden/>
              </w:rPr>
              <w:fldChar w:fldCharType="end"/>
            </w:r>
          </w:hyperlink>
        </w:p>
        <w:p w:rsidR="00183647" w:rsidRDefault="00183647">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50610C" w:rsidRPr="005F0E63" w:rsidRDefault="0050610C">
      <w:pPr>
        <w:pStyle w:val="TOCHeading"/>
        <w:outlineLvl w:val="0"/>
        <w:rPr>
          <w:rFonts w:ascii="Times New Roman" w:hAnsi="Times New Roman" w:cs="Times New Roman"/>
          <w:sz w:val="36"/>
          <w:rPrChange w:id="0" w:author="theirs" w:date="2014-09-10T22:51:00Z">
            <w:rPr>
              <w:rFonts w:ascii="Arial" w:hAnsi="Arial" w:cs="Arial"/>
              <w:sz w:val="28"/>
              <w:szCs w:val="28"/>
            </w:rPr>
          </w:rPrChange>
        </w:rPr>
        <w:pPrChange w:id="1" w:author="theirs" w:date="2014-09-10T22:51:00Z">
          <w:pPr/>
        </w:pPrChange>
      </w:pPr>
    </w:p>
    <w:p w:rsidR="0050610C" w:rsidRPr="005F0E63" w:rsidRDefault="00D276D1" w:rsidP="00252A54">
      <w:pPr>
        <w:pStyle w:val="Heading1"/>
        <w:rPr>
          <w:ins w:id="2" w:author="theirs" w:date="2014-09-10T22:51:00Z"/>
          <w:rFonts w:ascii="Times New Roman" w:hAnsi="Times New Roman" w:cs="Times New Roman"/>
          <w:b/>
          <w:color w:val="auto"/>
          <w:szCs w:val="28"/>
        </w:rPr>
      </w:pPr>
      <w:bookmarkStart w:id="3" w:name="_Toc398323421"/>
      <w:bookmarkStart w:id="4" w:name="_Toc399455823"/>
      <w:r w:rsidRPr="005F0E63">
        <w:rPr>
          <w:rFonts w:ascii="Times New Roman" w:hAnsi="Times New Roman" w:cs="Times New Roman"/>
          <w:b/>
          <w:color w:val="FF0000"/>
          <w:szCs w:val="28"/>
        </w:rPr>
        <w:t>T</w:t>
      </w:r>
      <w:ins w:id="5" w:author="theirs" w:date="2014-09-10T22:51:00Z">
        <w:r w:rsidR="0050610C" w:rsidRPr="005F0E63">
          <w:rPr>
            <w:rFonts w:ascii="Times New Roman" w:hAnsi="Times New Roman" w:cs="Times New Roman"/>
            <w:b/>
            <w:color w:val="auto"/>
            <w:szCs w:val="28"/>
          </w:rPr>
          <w:t>heo dõi phiên bản</w:t>
        </w:r>
        <w:bookmarkEnd w:id="3"/>
        <w:bookmarkEnd w:id="4"/>
      </w:ins>
    </w:p>
    <w:p w:rsidR="0050610C" w:rsidRPr="005F0E63" w:rsidRDefault="0050610C">
      <w:pPr>
        <w:rPr>
          <w:del w:id="6" w:author="theirs" w:date="2014-09-10T22:51:00Z"/>
          <w:rFonts w:ascii="Times New Roman" w:hAnsi="Times New Roman" w:cs="Times New Roman"/>
          <w:sz w:val="28"/>
          <w:szCs w:val="28"/>
        </w:rPr>
      </w:pPr>
      <w:del w:id="7"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8" w:author="theirs" w:date="2014-09-10T22:51:00Z">
            <w:rPr>
              <w:rFonts w:ascii="Arial" w:hAnsi="Arial" w:cs="Arial"/>
              <w:b/>
              <w:sz w:val="32"/>
              <w:szCs w:val="28"/>
            </w:rPr>
          </w:rPrChange>
        </w:rPr>
      </w:pPr>
      <w:del w:id="9"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r w:rsidR="00183647">
        <w:rPr>
          <w:rFonts w:ascii="Times New Roman" w:hAnsi="Times New Roman" w:cs="Times New Roman"/>
          <w:b/>
          <w:sz w:val="32"/>
          <w:szCs w:val="28"/>
          <w:lang w:val="en-US"/>
        </w:rPr>
        <w:lastRenderedPageBreak/>
        <w:t>Mục lục</w:t>
      </w:r>
    </w:p>
    <w:p w:rsidR="00183647" w:rsidRDefault="00183647">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rsidR="0025763B" w:rsidRPr="00183647" w:rsidRDefault="0025763B">
      <w:pPr>
        <w:rPr>
          <w:rFonts w:ascii="Times New Roman" w:hAnsi="Times New Roman" w:cs="Times New Roman"/>
          <w:b/>
          <w:sz w:val="32"/>
          <w:szCs w:val="28"/>
          <w:lang w:val="en-US"/>
        </w:rPr>
      </w:pPr>
    </w:p>
    <w:p w:rsidR="0050610C" w:rsidRPr="005F0E63" w:rsidRDefault="0050610C">
      <w:pPr>
        <w:rPr>
          <w:rFonts w:ascii="Times New Roman" w:hAnsi="Times New Roman" w:cs="Times New Roman"/>
          <w:b/>
          <w:sz w:val="32"/>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0" w:author="theirs" w:date="2014-09-10T22:51:00Z">
          <w:pPr>
            <w:pStyle w:val="ListParagraph"/>
            <w:numPr>
              <w:numId w:val="1"/>
            </w:numPr>
            <w:ind w:hanging="360"/>
          </w:pPr>
        </w:pPrChange>
      </w:pPr>
      <w:bookmarkStart w:id="11" w:name="_Toc398323422"/>
      <w:bookmarkStart w:id="12" w:name="_Toc399455824"/>
      <w:r w:rsidRPr="005F0E63">
        <w:rPr>
          <w:rFonts w:ascii="Times New Roman" w:hAnsi="Times New Roman" w:cs="Times New Roman"/>
          <w:b/>
          <w:sz w:val="28"/>
          <w:szCs w:val="28"/>
        </w:rPr>
        <w:t>Giới thiệu</w:t>
      </w:r>
      <w:bookmarkEnd w:id="11"/>
      <w:bookmarkEnd w:id="12"/>
    </w:p>
    <w:p w:rsidR="0050610C" w:rsidRPr="005F0E63" w:rsidRDefault="0050610C">
      <w:pPr>
        <w:pStyle w:val="ListParagraph"/>
        <w:numPr>
          <w:ilvl w:val="1"/>
          <w:numId w:val="2"/>
        </w:numPr>
        <w:outlineLvl w:val="1"/>
        <w:rPr>
          <w:rFonts w:ascii="Times New Roman" w:hAnsi="Times New Roman" w:cs="Times New Roman"/>
          <w:b/>
          <w:sz w:val="28"/>
          <w:szCs w:val="28"/>
        </w:rPr>
        <w:pPrChange w:id="13" w:author="theirs" w:date="2014-09-10T22:51:00Z">
          <w:pPr>
            <w:pStyle w:val="ListParagraph"/>
            <w:numPr>
              <w:ilvl w:val="1"/>
              <w:numId w:val="2"/>
            </w:numPr>
            <w:ind w:left="1440" w:hanging="720"/>
          </w:pPr>
        </w:pPrChange>
      </w:pPr>
      <w:bookmarkStart w:id="14" w:name="_Toc398323423"/>
      <w:bookmarkStart w:id="15" w:name="_Toc399455825"/>
      <w:r w:rsidRPr="005F0E63">
        <w:rPr>
          <w:rFonts w:ascii="Times New Roman" w:hAnsi="Times New Roman" w:cs="Times New Roman"/>
          <w:b/>
          <w:sz w:val="28"/>
          <w:szCs w:val="28"/>
        </w:rPr>
        <w:t>Mục đích</w:t>
      </w:r>
      <w:bookmarkEnd w:id="14"/>
      <w:bookmarkEnd w:id="15"/>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6" w:author="theirs" w:date="2014-09-10T22:51:00Z">
          <w:pPr>
            <w:pStyle w:val="ListParagraph"/>
            <w:numPr>
              <w:ilvl w:val="1"/>
              <w:numId w:val="2"/>
            </w:numPr>
            <w:ind w:left="1440" w:hanging="720"/>
          </w:pPr>
        </w:pPrChange>
      </w:pPr>
      <w:bookmarkStart w:id="17" w:name="_Toc398323424"/>
      <w:bookmarkStart w:id="18" w:name="_Toc399455826"/>
      <w:r w:rsidRPr="005F0E63">
        <w:rPr>
          <w:rFonts w:ascii="Times New Roman" w:hAnsi="Times New Roman" w:cs="Times New Roman"/>
          <w:b/>
          <w:sz w:val="28"/>
          <w:szCs w:val="28"/>
        </w:rPr>
        <w:t>Phạm vi</w:t>
      </w:r>
      <w:bookmarkEnd w:id="17"/>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bookmarkStart w:id="21" w:name="_Toc399455827"/>
      <w:r w:rsidRPr="005F0E63">
        <w:rPr>
          <w:rFonts w:ascii="Times New Roman" w:hAnsi="Times New Roman" w:cs="Times New Roman"/>
          <w:b/>
          <w:sz w:val="28"/>
          <w:szCs w:val="28"/>
        </w:rPr>
        <w:t>Bảng chú giải thuật ngữ</w:t>
      </w:r>
      <w:bookmarkEnd w:id="20"/>
      <w:bookmarkEnd w:id="21"/>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2" w:author="theirs" w:date="2014-09-10T22:51:00Z">
          <w:pPr>
            <w:pStyle w:val="ListParagraph"/>
            <w:numPr>
              <w:ilvl w:val="1"/>
              <w:numId w:val="2"/>
            </w:numPr>
            <w:ind w:left="1440" w:hanging="720"/>
          </w:pPr>
        </w:pPrChange>
      </w:pPr>
      <w:bookmarkStart w:id="23" w:name="_Toc398323426"/>
      <w:bookmarkStart w:id="24" w:name="_Toc399455828"/>
      <w:r w:rsidRPr="005F0E63">
        <w:rPr>
          <w:rFonts w:ascii="Times New Roman" w:hAnsi="Times New Roman" w:cs="Times New Roman"/>
          <w:b/>
          <w:sz w:val="28"/>
          <w:szCs w:val="28"/>
        </w:rPr>
        <w:t>Tài liệu tham khảo</w:t>
      </w:r>
      <w:bookmarkEnd w:id="23"/>
      <w:bookmarkEnd w:id="24"/>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lastRenderedPageBreak/>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5"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6" w:author="theirs" w:date="2014-09-10T22:51:00Z">
          <w:pPr>
            <w:pStyle w:val="ListParagraph"/>
            <w:numPr>
              <w:ilvl w:val="1"/>
              <w:numId w:val="2"/>
            </w:numPr>
            <w:ind w:left="1440" w:hanging="720"/>
          </w:pPr>
        </w:pPrChange>
      </w:pPr>
      <w:bookmarkStart w:id="27" w:name="_Toc398323427"/>
      <w:bookmarkStart w:id="28" w:name="_Toc399455829"/>
      <w:r w:rsidRPr="005F0E63">
        <w:rPr>
          <w:rFonts w:ascii="Times New Roman" w:hAnsi="Times New Roman" w:cs="Times New Roman"/>
          <w:b/>
          <w:sz w:val="28"/>
          <w:szCs w:val="28"/>
        </w:rPr>
        <w:t>Tổng quan về tài liệu</w:t>
      </w:r>
      <w:bookmarkEnd w:id="27"/>
      <w:bookmarkEnd w:id="28"/>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9" w:author="theirs" w:date="2014-09-10T22:51:00Z">
          <w:pPr>
            <w:pStyle w:val="ListParagraph"/>
            <w:numPr>
              <w:numId w:val="1"/>
            </w:numPr>
            <w:ind w:hanging="360"/>
            <w:jc w:val="both"/>
          </w:pPr>
        </w:pPrChange>
      </w:pPr>
      <w:bookmarkStart w:id="30" w:name="_Toc398323428"/>
      <w:bookmarkStart w:id="31" w:name="_Toc399455830"/>
      <w:r w:rsidRPr="005F0E63">
        <w:rPr>
          <w:rFonts w:ascii="Times New Roman" w:hAnsi="Times New Roman" w:cs="Times New Roman"/>
          <w:b/>
          <w:sz w:val="28"/>
          <w:szCs w:val="28"/>
        </w:rPr>
        <w:t>Tổng quan hệ thống</w:t>
      </w:r>
      <w:bookmarkEnd w:id="30"/>
      <w:bookmarkEnd w:id="31"/>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r>
      <w:r w:rsidRPr="0025763B">
        <w:rPr>
          <w:rFonts w:ascii="Times New Roman" w:eastAsia="Times New Roman" w:hAnsi="Times New Roman" w:cs="Times New Roman"/>
          <w:color w:val="000000"/>
          <w:sz w:val="28"/>
          <w:szCs w:val="28"/>
        </w:rPr>
        <w:lastRenderedPageBreak/>
        <w:t>2.2</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Các chức năng:</w:t>
      </w:r>
      <w:r w:rsidRPr="0025763B">
        <w:rPr>
          <w:rFonts w:ascii="Times New Roman" w:eastAsia="Times New Roman" w:hAnsi="Times New Roman" w:cs="Times New Roman"/>
          <w:color w:val="000000"/>
          <w:sz w:val="28"/>
          <w:szCs w:val="28"/>
        </w:rPr>
        <w:br/>
        <w:t xml:space="preserve">Các chức năng mà khách tự do có thể sử dụng: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 xml:space="preserve">Các chức năng thành viên có thể sử dụng: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Gửi ý kiến đóng góp, đánh giá nhà trọ. </w:t>
      </w:r>
    </w:p>
    <w:p w:rsidR="0025763B" w:rsidRPr="0025763B" w:rsidRDefault="0025763B" w:rsidP="0025763B">
      <w:pPr>
        <w:pStyle w:val="ListParagraph"/>
        <w:autoSpaceDE w:val="0"/>
        <w:spacing w:after="0"/>
        <w:rPr>
          <w:rFonts w:ascii="Arial" w:eastAsia="Arial" w:hAnsi="Arial" w:cs="Arial"/>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Tham gia diễn đàn</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Sửa đổi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chủ nhà trọ có thể sử dụng: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nhà trọ. </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quản trị website có thể sử dụng: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Tham gia diễn đàn.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25763B">
      <w:pPr>
        <w:pStyle w:val="ListParagraph"/>
        <w:autoSpaceDE w:val="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32" w:author="theirs" w:date="2014-09-10T22:51:00Z">
          <w:pPr>
            <w:pStyle w:val="ListParagraph"/>
            <w:numPr>
              <w:numId w:val="1"/>
            </w:numPr>
            <w:ind w:hanging="360"/>
          </w:pPr>
        </w:pPrChange>
      </w:pPr>
      <w:bookmarkStart w:id="33" w:name="_Toc398323431"/>
      <w:bookmarkStart w:id="34" w:name="_Toc399455831"/>
      <w:r w:rsidRPr="005F0E63">
        <w:rPr>
          <w:rFonts w:ascii="Times New Roman" w:hAnsi="Times New Roman" w:cs="Times New Roman"/>
          <w:b/>
          <w:sz w:val="28"/>
          <w:szCs w:val="28"/>
        </w:rPr>
        <w:t>Kiến trúc hệ thống</w:t>
      </w:r>
      <w:bookmarkEnd w:id="33"/>
      <w:bookmarkEnd w:id="34"/>
    </w:p>
    <w:p w:rsidR="0050610C" w:rsidRPr="005F0E63" w:rsidRDefault="0050610C">
      <w:pPr>
        <w:pStyle w:val="Heading2"/>
        <w:ind w:firstLine="720"/>
        <w:rPr>
          <w:rFonts w:ascii="Times New Roman" w:hAnsi="Times New Roman" w:cs="Times New Roman"/>
          <w:b/>
          <w:sz w:val="28"/>
          <w:szCs w:val="28"/>
          <w:lang w:val="en-US"/>
        </w:rPr>
        <w:pPrChange w:id="35" w:author="theirs" w:date="2014-09-10T22:51:00Z">
          <w:pPr>
            <w:ind w:left="720"/>
          </w:pPr>
        </w:pPrChange>
      </w:pPr>
      <w:bookmarkStart w:id="36" w:name="_Toc398323432"/>
      <w:bookmarkStart w:id="37" w:name="_Toc399455832"/>
      <w:r w:rsidRPr="005F0E63">
        <w:rPr>
          <w:rFonts w:ascii="Times New Roman" w:hAnsi="Times New Roman" w:cs="Times New Roman"/>
          <w:b/>
          <w:color w:val="auto"/>
          <w:sz w:val="28"/>
          <w:szCs w:val="28"/>
          <w:rPrChange w:id="38"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9" w:author="theirs" w:date="2014-09-10T22:51:00Z">
            <w:rPr>
              <w:rFonts w:ascii="Arial" w:hAnsi="Arial" w:cs="Arial"/>
              <w:b/>
              <w:sz w:val="32"/>
              <w:szCs w:val="28"/>
            </w:rPr>
          </w:rPrChange>
        </w:rPr>
        <w:tab/>
        <w:t>Thiết kế kiến trúc</w:t>
      </w:r>
      <w:bookmarkEnd w:id="36"/>
      <w:bookmarkEnd w:id="37"/>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598336"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7B48C3">
      <w:pPr>
        <w:pStyle w:val="Heading2"/>
        <w:ind w:firstLine="720"/>
        <w:rPr>
          <w:rFonts w:ascii="Times New Roman" w:hAnsi="Times New Roman" w:cs="Times New Roman"/>
          <w:b/>
          <w:sz w:val="28"/>
          <w:szCs w:val="28"/>
        </w:rPr>
        <w:pPrChange w:id="40" w:author="theirs" w:date="2014-09-10T22:51:00Z">
          <w:pPr>
            <w:ind w:left="720"/>
          </w:pPr>
        </w:pPrChange>
      </w:pPr>
      <w:bookmarkStart w:id="41" w:name="_Toc398323433"/>
      <w:bookmarkStart w:id="42" w:name="_Toc399455833"/>
      <w:r>
        <w:rPr>
          <w:rFonts w:ascii="Times New Roman" w:hAnsi="Times New Roman" w:cs="Times New Roman"/>
          <w:b/>
          <w:noProof/>
          <w:sz w:val="28"/>
          <w:szCs w:val="28"/>
          <w:lang w:val="en-US"/>
        </w:rPr>
        <w:lastRenderedPageBreak/>
        <w:drawing>
          <wp:anchor distT="0" distB="0" distL="114300" distR="114300" simplePos="0" relativeHeight="251592192" behindDoc="0" locked="0" layoutInCell="1" allowOverlap="1" wp14:anchorId="617F94CC" wp14:editId="767C3C89">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9">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14:sizeRelH relativeFrom="margin">
              <wp14:pctWidth>0</wp14:pctWidth>
            </wp14:sizeRelH>
            <wp14:sizeRelV relativeFrom="margin">
              <wp14:pctHeight>0</wp14:pctHeight>
            </wp14:sizeRelV>
          </wp:anchor>
        </w:drawing>
      </w:r>
      <w:r w:rsidR="0050610C" w:rsidRPr="005F0E63">
        <w:rPr>
          <w:rFonts w:ascii="Times New Roman" w:hAnsi="Times New Roman" w:cs="Times New Roman"/>
          <w:b/>
          <w:color w:val="auto"/>
          <w:sz w:val="28"/>
          <w:szCs w:val="28"/>
          <w:rPrChange w:id="43" w:author="theirs" w:date="2014-09-10T22:51:00Z">
            <w:rPr>
              <w:rFonts w:ascii="Arial" w:hAnsi="Arial" w:cs="Arial"/>
              <w:b/>
              <w:sz w:val="32"/>
              <w:szCs w:val="28"/>
            </w:rPr>
          </w:rPrChange>
        </w:rPr>
        <w:t>3.2</w:t>
      </w:r>
      <w:r w:rsidR="0050610C" w:rsidRPr="005F0E63">
        <w:rPr>
          <w:rFonts w:ascii="Times New Roman" w:hAnsi="Times New Roman" w:cs="Times New Roman"/>
          <w:b/>
          <w:color w:val="auto"/>
          <w:sz w:val="28"/>
          <w:szCs w:val="28"/>
          <w:rPrChange w:id="44" w:author="theirs" w:date="2014-09-10T22:51:00Z">
            <w:rPr>
              <w:rFonts w:ascii="Arial" w:hAnsi="Arial" w:cs="Arial"/>
              <w:b/>
              <w:sz w:val="32"/>
              <w:szCs w:val="28"/>
            </w:rPr>
          </w:rPrChange>
        </w:rPr>
        <w:tab/>
        <w:t>Mô tả sự phân rã</w:t>
      </w:r>
      <w:bookmarkEnd w:id="41"/>
      <w:bookmarkEnd w:id="42"/>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50610C" w:rsidRDefault="0050610C">
      <w:pPr>
        <w:pStyle w:val="Heading2"/>
        <w:ind w:firstLine="720"/>
        <w:rPr>
          <w:rFonts w:ascii="Times New Roman" w:hAnsi="Times New Roman" w:cs="Times New Roman"/>
          <w:b/>
          <w:sz w:val="28"/>
          <w:szCs w:val="28"/>
        </w:rPr>
        <w:pPrChange w:id="45" w:author="theirs" w:date="2014-09-10T22:51:00Z">
          <w:pPr>
            <w:ind w:left="720"/>
          </w:pPr>
        </w:pPrChange>
      </w:pPr>
      <w:bookmarkStart w:id="46" w:name="_Toc398323434"/>
      <w:bookmarkStart w:id="47" w:name="_Toc399455834"/>
      <w:r w:rsidRPr="005F0E63">
        <w:rPr>
          <w:rFonts w:ascii="Times New Roman" w:hAnsi="Times New Roman" w:cs="Times New Roman"/>
          <w:b/>
          <w:color w:val="auto"/>
          <w:sz w:val="28"/>
          <w:szCs w:val="28"/>
          <w:rPrChange w:id="48"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9" w:author="theirs" w:date="2014-09-10T22:51:00Z">
            <w:rPr>
              <w:rFonts w:ascii="Arial" w:hAnsi="Arial" w:cs="Arial"/>
              <w:b/>
              <w:sz w:val="32"/>
              <w:szCs w:val="28"/>
            </w:rPr>
          </w:rPrChange>
        </w:rPr>
        <w:tab/>
        <w:t>Cơ sở thiết kế</w:t>
      </w:r>
      <w:bookmarkEnd w:id="46"/>
      <w:bookmarkEnd w:id="47"/>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50610C" w:rsidRPr="005F0E63" w:rsidRDefault="0050610C">
      <w:pPr>
        <w:pStyle w:val="ListParagraph"/>
        <w:numPr>
          <w:ilvl w:val="0"/>
          <w:numId w:val="1"/>
        </w:numPr>
        <w:outlineLvl w:val="0"/>
        <w:rPr>
          <w:rFonts w:ascii="Times New Roman" w:hAnsi="Times New Roman" w:cs="Times New Roman"/>
          <w:b/>
          <w:sz w:val="28"/>
          <w:szCs w:val="28"/>
        </w:rPr>
        <w:pPrChange w:id="50" w:author="theirs" w:date="2014-09-10T22:51:00Z">
          <w:pPr>
            <w:pStyle w:val="ListParagraph"/>
            <w:numPr>
              <w:numId w:val="1"/>
            </w:numPr>
            <w:ind w:hanging="360"/>
          </w:pPr>
        </w:pPrChange>
      </w:pPr>
      <w:bookmarkStart w:id="51" w:name="_Toc398323435"/>
      <w:bookmarkStart w:id="52" w:name="_Toc399455835"/>
      <w:r w:rsidRPr="005F0E63">
        <w:rPr>
          <w:rFonts w:ascii="Times New Roman" w:hAnsi="Times New Roman" w:cs="Times New Roman"/>
          <w:b/>
          <w:sz w:val="28"/>
          <w:szCs w:val="28"/>
        </w:rPr>
        <w:t>Thiết kế dữ liệu</w:t>
      </w:r>
      <w:bookmarkEnd w:id="51"/>
      <w:bookmarkEnd w:id="52"/>
    </w:p>
    <w:p w:rsidR="0050610C" w:rsidRPr="005F0E63" w:rsidRDefault="0050610C">
      <w:pPr>
        <w:pStyle w:val="ListParagraph"/>
        <w:outlineLvl w:val="1"/>
        <w:rPr>
          <w:rFonts w:ascii="Times New Roman" w:hAnsi="Times New Roman" w:cs="Times New Roman"/>
          <w:b/>
          <w:sz w:val="28"/>
          <w:szCs w:val="28"/>
        </w:rPr>
        <w:pPrChange w:id="53" w:author="theirs" w:date="2014-09-10T22:51:00Z">
          <w:pPr>
            <w:pStyle w:val="ListParagraph"/>
          </w:pPr>
        </w:pPrChange>
      </w:pPr>
      <w:bookmarkStart w:id="54" w:name="_Toc398323436"/>
      <w:bookmarkStart w:id="55"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4"/>
      <w:bookmarkEnd w:id="55"/>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6" w:author="theirs" w:date="2014-09-10T22:51:00Z"/>
          <w:rFonts w:ascii="Times New Roman" w:hAnsi="Times New Roman" w:cs="Times New Roman"/>
          <w:b/>
          <w:sz w:val="28"/>
          <w:szCs w:val="28"/>
          <w:lang w:val="fr-FR"/>
        </w:rPr>
      </w:pPr>
    </w:p>
    <w:p w:rsidR="0050610C" w:rsidRPr="005F0E63" w:rsidRDefault="0050610C">
      <w:pPr>
        <w:pStyle w:val="ListParagraph"/>
        <w:outlineLvl w:val="1"/>
        <w:rPr>
          <w:rFonts w:ascii="Times New Roman" w:hAnsi="Times New Roman" w:cs="Times New Roman"/>
          <w:b/>
          <w:sz w:val="28"/>
          <w:szCs w:val="28"/>
        </w:rPr>
        <w:pPrChange w:id="57" w:author="ChiTam" w:date="2014-09-10T22:51:00Z">
          <w:pPr>
            <w:pStyle w:val="ListParagraph"/>
          </w:pPr>
        </w:pPrChange>
      </w:pPr>
      <w:bookmarkStart w:id="58" w:name="_Toc398323437"/>
      <w:bookmarkStart w:id="59"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8"/>
      <w:bookmarkEnd w:id="59"/>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0129E">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tỉnh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0129E">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huyện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xã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Pr>
          <w:rFonts w:ascii="Arial" w:eastAsia="Calibri" w:hAnsi="Arial" w:cs="Arial"/>
          <w:sz w:val="28"/>
          <w:szCs w:val="28"/>
          <w:lang w:val="fr-FR"/>
        </w:rPr>
        <w:t xml:space="preserve"> </w:t>
      </w:r>
      <w:r w:rsidRPr="00671D83">
        <w:rPr>
          <w:rFonts w:ascii="Arial" w:hAnsi="Arial" w:cs="Arial"/>
          <w:sz w:val="24"/>
          <w:szCs w:val="24"/>
          <w:lang w:val="en-US"/>
        </w:rPr>
        <w:sym w:font="Wingdings" w:char="F0E0"/>
      </w:r>
      <w:r w:rsidRPr="001113FC">
        <w:rPr>
          <w:rFonts w:ascii="Arial" w:hAnsi="Arial" w:cs="Arial"/>
          <w:sz w:val="24"/>
          <w:szCs w:val="24"/>
          <w:lang w:val="fr-FR"/>
        </w:rPr>
        <w:t xml:space="preserve"> </w:t>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nhà trọ</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663BE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663BE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Mã xã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nhà</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Diện tích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Còn phòng</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Giá cả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Tiêu đề</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Giới thiệu</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1113FC">
        <w:rPr>
          <w:rFonts w:ascii="Arial" w:eastAsia="Calibri" w:hAnsi="Arial" w:cs="Arial"/>
          <w:sz w:val="28"/>
          <w:szCs w:val="28"/>
          <w:lang w:val="fr-FR"/>
        </w:rPr>
        <w:t xml:space="preserve"> </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Dữ liệu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Kích thước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Loại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Pr>
          <w:rFonts w:ascii="Arial" w:eastAsia="Calibri" w:hAnsi="Arial" w:cs="Arial"/>
          <w:sz w:val="28"/>
          <w:szCs w:val="28"/>
          <w:lang w:val="fr-FR"/>
        </w:rPr>
        <w:t xml:space="preserve"> </w:t>
      </w:r>
      <w:r w:rsidRPr="00671D83">
        <w:rPr>
          <w:rFonts w:ascii="Arial" w:eastAsia="Calibri" w:hAnsi="Arial" w:cs="Arial"/>
          <w:sz w:val="28"/>
          <w:szCs w:val="28"/>
          <w:lang w:val="fr-FR"/>
        </w:rPr>
        <w:sym w:font="Wingdings" w:char="F0E0"/>
      </w:r>
      <w:r>
        <w:rPr>
          <w:rFonts w:ascii="Arial" w:eastAsia="Calibri" w:hAnsi="Arial" w:cs="Arial"/>
          <w:sz w:val="28"/>
          <w:szCs w:val="28"/>
          <w:lang w:val="fr-FR"/>
        </w:rPr>
        <w:t xml:space="preserve"> </w:t>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663BE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Tên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Mật khẩu</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Giới tính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663BE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điện thoại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Địa chỉ</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Năm sinh</w:t>
            </w:r>
          </w:p>
        </w:tc>
      </w:tr>
      <w:tr w:rsidR="00183647" w:rsidRPr="00E361A8" w:rsidTr="00663BE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khóa</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phân biệt xác định các thuộc tính :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1113FC">
        <w:rPr>
          <w:rFonts w:ascii="Arial" w:eastAsia="Calibri" w:hAnsi="Arial" w:cs="Arial"/>
          <w:sz w:val="28"/>
          <w:szCs w:val="28"/>
          <w:lang w:val="fr-FR"/>
        </w:rPr>
        <w:t xml:space="preserve"> </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sz w:val="24"/>
          <w:szCs w:val="24"/>
          <w:lang w:val="fr-FR"/>
        </w:rPr>
        <w:t xml:space="preserve"> </w:t>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Nội dung</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663BE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 con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60" w:author="theirs" w:date="2014-09-10T22:51:00Z">
          <w:pPr>
            <w:pStyle w:val="ListParagraph"/>
            <w:numPr>
              <w:numId w:val="1"/>
            </w:numPr>
            <w:ind w:hanging="360"/>
          </w:pPr>
        </w:pPrChange>
      </w:pPr>
      <w:bookmarkStart w:id="61" w:name="_Toc398323438"/>
      <w:bookmarkStart w:id="62" w:name="_Toc399455838"/>
      <w:r w:rsidRPr="005F0E63">
        <w:rPr>
          <w:rFonts w:ascii="Times New Roman" w:hAnsi="Times New Roman" w:cs="Times New Roman"/>
          <w:b/>
          <w:sz w:val="28"/>
          <w:szCs w:val="28"/>
        </w:rPr>
        <w:lastRenderedPageBreak/>
        <w:t>Thiết kế theo chức năng</w:t>
      </w:r>
      <w:bookmarkEnd w:id="61"/>
      <w:bookmarkEnd w:id="62"/>
    </w:p>
    <w:p w:rsidR="009A7E54" w:rsidRPr="005F0E63" w:rsidRDefault="0050610C" w:rsidP="00BA3269">
      <w:pPr>
        <w:pStyle w:val="ListParagraph"/>
        <w:outlineLvl w:val="1"/>
        <w:rPr>
          <w:rFonts w:ascii="Times New Roman" w:hAnsi="Times New Roman" w:cs="Times New Roman"/>
          <w:b/>
          <w:sz w:val="28"/>
          <w:szCs w:val="28"/>
          <w:lang w:val="en-US"/>
        </w:rPr>
      </w:pPr>
      <w:bookmarkStart w:id="63" w:name="_Toc398323439"/>
      <w:bookmarkStart w:id="64"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3"/>
      <w:bookmarkEnd w:id="64"/>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4A0FFF7" wp14:editId="6F888F07">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0">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64E3F9C0" wp14:editId="18F11E7B">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1">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752B2574" wp14:editId="1348CC01">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6AC6F563" wp14:editId="6DC0CB8D">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3">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184DD257" wp14:editId="7C8B1FA8">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5" w:name="_Toc398323440"/>
      <w:bookmarkStart w:id="66"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5"/>
      <w:bookmarkEnd w:id="66"/>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004A57E3" wp14:editId="3F1A49A6">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183647">
      <w:pPr>
        <w:pStyle w:val="ListParagraph"/>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14:anchorId="6E884942" wp14:editId="7D6F5D09">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6">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7" w:name="_Toc398323441"/>
      <w:bookmarkStart w:id="68"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7"/>
      <w:bookmarkEnd w:id="68"/>
    </w:p>
    <w:p w:rsidR="00582640" w:rsidRPr="001443B8"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34513069" wp14:editId="29BAF5A7">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7">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46EC26A" wp14:editId="28251F92">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8">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338ED52" wp14:editId="29F52EFE">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9">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3E1895B3" wp14:editId="5033BC2F">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69" w:name="_Toc398323442"/>
      <w:bookmarkStart w:id="70"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69"/>
      <w:bookmarkEnd w:id="70"/>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lastRenderedPageBreak/>
        <w:drawing>
          <wp:inline distT="0" distB="0" distL="0" distR="0" wp14:anchorId="6BC72DD7" wp14:editId="533677FB">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mc:AlternateContent>
          <mc:Choice Requires="wps">
            <w:drawing>
              <wp:anchor distT="0" distB="0" distL="114300" distR="114300" simplePos="0" relativeHeight="251709952" behindDoc="0" locked="0" layoutInCell="1" allowOverlap="1" wp14:anchorId="6BA5C128" wp14:editId="50F007BA">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6BA5C12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F6587" w:rsidRPr="00C70475" w:rsidRDefault="009F6587"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700736" behindDoc="0" locked="0" layoutInCell="1" allowOverlap="1" wp14:anchorId="23654F80" wp14:editId="00A7AEAE">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3654F80" id="Rounded Rectangular Callout 26" o:spid="_x0000_s1027" type="#_x0000_t62" style="position:absolute;left:0;text-align:left;margin-left:312pt;margin-top:178.85pt;width:34.5pt;height:28.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F6587" w:rsidRPr="00C70475" w:rsidRDefault="009F6587"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91520" behindDoc="0" locked="0" layoutInCell="1" allowOverlap="1" wp14:anchorId="3BE50022" wp14:editId="5B42F7A9">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E50022" id="Rounded Rectangular Callout 27" o:spid="_x0000_s1028" type="#_x0000_t62" style="position:absolute;left:0;text-align:left;margin-left:339pt;margin-top:130.85pt;width:34.5pt;height:28.5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F6587" w:rsidRPr="00C70475" w:rsidRDefault="009F6587"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82304" behindDoc="0" locked="0" layoutInCell="1" allowOverlap="1" wp14:anchorId="3323F57F" wp14:editId="058DE095">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323F57F" id="Rounded Rectangular Callout 28" o:spid="_x0000_s1029" type="#_x0000_t62" style="position:absolute;left:0;text-align:left;margin-left:350.25pt;margin-top:87.35pt;width:34.5pt;height:28.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F6587" w:rsidRPr="00C70475" w:rsidRDefault="009F6587"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3088" behindDoc="0" locked="0" layoutInCell="1" allowOverlap="1" wp14:anchorId="2EED66A2" wp14:editId="648718A9">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EED66A2" id="Rounded Rectangular Callout 29" o:spid="_x0000_s1030" type="#_x0000_t62" style="position:absolute;left:0;text-align:left;margin-left:342pt;margin-top:53.6pt;width:34.5pt;height:28.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F6587" w:rsidRPr="00C70475" w:rsidRDefault="009F6587"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63872" behindDoc="0" locked="0" layoutInCell="1" allowOverlap="1" wp14:anchorId="2DC9F3FF" wp14:editId="37A246FE">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DC9F3FF" id="Rounded Rectangular Callout 30" o:spid="_x0000_s1031" type="#_x0000_t62" style="position:absolute;left:0;text-align:left;margin-left:312pt;margin-top:17.6pt;width:34.5pt;height:28.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F6587" w:rsidRPr="00C70475" w:rsidRDefault="009F6587" w:rsidP="00951538">
                      <w:pPr>
                        <w:jc w:val="center"/>
                        <w:rPr>
                          <w:sz w:val="28"/>
                          <w:szCs w:val="28"/>
                        </w:rPr>
                      </w:pPr>
                      <w:r w:rsidRPr="00C70475">
                        <w:rPr>
                          <w:sz w:val="28"/>
                          <w:szCs w:val="28"/>
                        </w:rPr>
                        <w:t>1</w:t>
                      </w:r>
                    </w:p>
                  </w:txbxContent>
                </v:textbox>
              </v:shape>
            </w:pict>
          </mc:Fallback>
        </mc:AlternateContent>
      </w:r>
      <w:r w:rsidRPr="00C70475">
        <w:rPr>
          <w:noProof/>
          <w:sz w:val="28"/>
          <w:szCs w:val="28"/>
          <w:lang w:val="en-US"/>
        </w:rPr>
        <w:drawing>
          <wp:inline distT="0" distB="0" distL="0" distR="0" wp14:anchorId="678A5171" wp14:editId="40634DB8">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4C66A3" w:rsidP="009F6587">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9F6587">
            <w:pPr>
              <w:rPr>
                <w:rFonts w:ascii="Times New Roman" w:hAnsi="Times New Roman" w:cs="Times New Roman"/>
                <w:noProof/>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9F6587">
            <w:pPr>
              <w:rPr>
                <w:rFonts w:ascii="Times New Roman" w:hAnsi="Times New Roman" w:cs="Times New Roman"/>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Hệ thống sẽ </w:t>
            </w:r>
            <w:r w:rsidR="004C66A3">
              <w:rPr>
                <w:rFonts w:ascii="Times New Roman" w:hAnsi="Times New Roman" w:cs="Times New Roman"/>
                <w:sz w:val="28"/>
                <w:szCs w:val="28"/>
              </w:rPr>
              <w:t>gửi</w:t>
            </w:r>
            <w:r>
              <w:rPr>
                <w:rFonts w:ascii="Times New Roman" w:hAnsi="Times New Roman" w:cs="Times New Roman"/>
                <w:sz w:val="28"/>
                <w:szCs w:val="28"/>
              </w:rPr>
              <w:t xml:space="preserve"> đường link trong mail cho người dùng xác nhận lại mật khẩu.</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9F6587">
        <w:tc>
          <w:tcPr>
            <w:tcW w:w="828"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9F6587">
        <w:tc>
          <w:tcPr>
            <w:tcW w:w="828"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9F6587">
        <w:tc>
          <w:tcPr>
            <w:tcW w:w="82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val="en-US"/>
        </w:rPr>
        <w:drawing>
          <wp:inline distT="0" distB="0" distL="0" distR="0" wp14:anchorId="3CA95460" wp14:editId="4716BA1F">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71" w:name="_Toc398323443"/>
      <w:bookmarkStart w:id="72" w:name="_Toc3994558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1"/>
      <w:r w:rsidR="004F655B" w:rsidRPr="005F0E63">
        <w:rPr>
          <w:rFonts w:ascii="Times New Roman" w:hAnsi="Times New Roman" w:cs="Times New Roman"/>
          <w:b/>
          <w:sz w:val="28"/>
          <w:szCs w:val="28"/>
          <w:lang w:val="en-US"/>
        </w:rPr>
        <w:t>đổi mật khẩu</w:t>
      </w:r>
      <w:bookmarkEnd w:id="72"/>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07552" behindDoc="0" locked="0" layoutInCell="1" allowOverlap="1" wp14:anchorId="4DEF0988" wp14:editId="664D912D">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16768" behindDoc="0" locked="0" layoutInCell="1" allowOverlap="1" wp14:anchorId="48C76555" wp14:editId="24873CA1">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3" w:name="_Toc398323444"/>
      <w:bookmarkStart w:id="74"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3"/>
      <w:r w:rsidR="004F655B" w:rsidRPr="005F0E63">
        <w:rPr>
          <w:rFonts w:ascii="Times New Roman" w:hAnsi="Times New Roman" w:cs="Times New Roman"/>
          <w:b/>
          <w:sz w:val="28"/>
          <w:szCs w:val="28"/>
        </w:rPr>
        <w:t>xem thông tin nhà trọ</w:t>
      </w:r>
      <w:bookmarkEnd w:id="74"/>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25984" behindDoc="0" locked="0" layoutInCell="1" allowOverlap="1" wp14:anchorId="732DC2A7" wp14:editId="3D917C8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44416" behindDoc="1" locked="0" layoutInCell="1" allowOverlap="1" wp14:anchorId="11630443" wp14:editId="1EA7412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7">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183647">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5"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drawing>
          <wp:anchor distT="0" distB="0" distL="114300" distR="114300" simplePos="0" relativeHeight="251654656" behindDoc="0" locked="0" layoutInCell="1" allowOverlap="1" wp14:anchorId="117C3617" wp14:editId="6533C28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8">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6" w:name="_Toc398323445"/>
      <w:bookmarkStart w:id="77"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6"/>
      <w:r w:rsidR="004F655B" w:rsidRPr="005F0E63">
        <w:rPr>
          <w:rFonts w:ascii="Times New Roman" w:hAnsi="Times New Roman" w:cs="Times New Roman"/>
          <w:b/>
          <w:sz w:val="28"/>
          <w:szCs w:val="28"/>
        </w:rPr>
        <w:t>nhà trọ</w:t>
      </w:r>
      <w:bookmarkEnd w:id="77"/>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DBBB641" wp14:editId="754B87F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6DAC2350" wp14:editId="7FD39564">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14:anchorId="73171BBB" wp14:editId="588FBF4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8"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79" w:name="_Toc398323446"/>
      <w:bookmarkStart w:id="80"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79"/>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0"/>
      <w:r w:rsidR="00DE49A6" w:rsidRPr="005F0E63">
        <w:rPr>
          <w:rFonts w:ascii="Times New Roman" w:hAnsi="Times New Roman" w:cs="Times New Roman"/>
          <w:b/>
          <w:sz w:val="28"/>
          <w:szCs w:val="28"/>
          <w:lang w:val="en-US"/>
        </w:rPr>
        <w:t xml:space="preserve"> </w:t>
      </w:r>
    </w:p>
    <w:p w:rsidR="000A0AF0" w:rsidRPr="00397DC0" w:rsidRDefault="000A0AF0" w:rsidP="000A0AF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8"/>
          <w:szCs w:val="28"/>
        </w:rPr>
        <w:t>Giao diện:</w:t>
      </w:r>
      <w:r w:rsidRPr="00026E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DA9173A" wp14:editId="7AECD426">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A93ABF7" wp14:editId="3E390DCE">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2DD360F8" wp14:editId="213BC85D">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68"/>
        <w:gridCol w:w="1446"/>
        <w:gridCol w:w="1181"/>
        <w:gridCol w:w="3505"/>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xml:space="preserve">, </w:t>
            </w:r>
            <w:r>
              <w:rPr>
                <w:rFonts w:ascii="Arial" w:hAnsi="Arial" w:cs="Arial"/>
                <w:sz w:val="28"/>
                <w:szCs w:val="28"/>
                <w:lang w:val="en-US"/>
              </w:rPr>
              <w:lastRenderedPageBreak/>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Hình ảnh đã được lưu ở </w:t>
            </w:r>
            <w:r w:rsidRPr="00582640">
              <w:rPr>
                <w:rFonts w:ascii="Arial" w:hAnsi="Arial" w:cs="Arial"/>
                <w:sz w:val="28"/>
                <w:szCs w:val="28"/>
              </w:rPr>
              <w:lastRenderedPageBreak/>
              <w:t>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D824917" wp14:editId="5A3ABEC3">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r>
        <w:rPr>
          <w:rFonts w:ascii="Times New Roman" w:hAnsi="Times New Roman" w:cs="Times New Roman"/>
          <w:sz w:val="28"/>
          <w:szCs w:val="28"/>
        </w:rPr>
        <w:t xml:space="preserve"> </w:t>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1"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2" w:name="_Toc398323447"/>
      <w:bookmarkStart w:id="83"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3"/>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719168" behindDoc="0" locked="0" layoutInCell="1" allowOverlap="1" wp14:anchorId="1AB51CA7" wp14:editId="3118F608">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6">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14:sizeRelH relativeFrom="margin">
              <wp14:pctWidth>0</wp14:pctWidth>
            </wp14:sizeRelH>
            <wp14:sizeRelV relativeFrom="margin">
              <wp14:pctHeight>0</wp14:pctHeight>
            </wp14:sizeRelV>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 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lastRenderedPageBreak/>
        <w:drawing>
          <wp:anchor distT="0" distB="0" distL="114300" distR="114300" simplePos="0" relativeHeight="251635200" behindDoc="0" locked="0" layoutInCell="1" allowOverlap="1" wp14:anchorId="25A34FB3" wp14:editId="053541C0">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14:sizeRelH relativeFrom="margin">
              <wp14:pctWidth>0</wp14:pctWidth>
            </wp14:sizeRelH>
            <wp14:sizeRelV relativeFrom="margin">
              <wp14:pctHeight>0</wp14:pctHeight>
            </wp14:sizeRelV>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Default="006701E1" w:rsidP="006701E1">
      <w:pPr>
        <w:rPr>
          <w:rFonts w:ascii="Arial" w:hAnsi="Arial" w:cs="Arial"/>
          <w:sz w:val="32"/>
          <w:szCs w:val="28"/>
        </w:rPr>
      </w:pP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drawing>
          <wp:anchor distT="0" distB="0" distL="114300" distR="114300" simplePos="0" relativeHeight="251586048" behindDoc="0" locked="0" layoutInCell="1" allowOverlap="1" wp14:anchorId="67280D4F" wp14:editId="06937023">
            <wp:simplePos x="0" y="0"/>
            <wp:positionH relativeFrom="column">
              <wp:posOffset>682625</wp:posOffset>
            </wp:positionH>
            <wp:positionV relativeFrom="paragraph">
              <wp:posOffset>12065</wp:posOffset>
            </wp:positionV>
            <wp:extent cx="4176395" cy="5303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8">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14:sizeRelH relativeFrom="margin">
              <wp14:pctWidth>0</wp14:pctWidth>
            </wp14:sizeRelH>
            <wp14:sizeRelV relativeFrom="margin">
              <wp14:pctHeight>0</wp14:pctHeight>
            </wp14:sizeRelV>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4"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85" w:name="_Toc398323448"/>
      <w:bookmarkStart w:id="86" w:name="_Toc3994558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85"/>
      <w:r w:rsidR="006A57A6" w:rsidRPr="005F0E63">
        <w:rPr>
          <w:rFonts w:ascii="Times New Roman" w:hAnsi="Times New Roman" w:cs="Times New Roman"/>
          <w:b/>
          <w:sz w:val="28"/>
          <w:szCs w:val="28"/>
        </w:rPr>
        <w:t>quản lý người dùng</w:t>
      </w:r>
      <w:bookmarkEnd w:id="86"/>
    </w:p>
    <w:p w:rsidR="00DA5764" w:rsidRPr="00AF4BE1"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Mục đích</w:t>
      </w:r>
    </w:p>
    <w:p w:rsidR="00DA5764" w:rsidRDefault="00DA5764" w:rsidP="00DA5764">
      <w:pPr>
        <w:pStyle w:val="ListParagraph"/>
        <w:rPr>
          <w:rFonts w:ascii="Arial" w:hAnsi="Arial" w:cs="Arial"/>
          <w:sz w:val="28"/>
          <w:szCs w:val="28"/>
        </w:rPr>
      </w:pPr>
      <w:r>
        <w:rPr>
          <w:rFonts w:ascii="Arial" w:hAnsi="Arial" w:cs="Arial"/>
          <w:sz w:val="28"/>
          <w:szCs w:val="28"/>
        </w:rPr>
        <w:t>Chức năng này giúp quản trị có thể quản lý thông tin tài khoản của người dùng trong hệ thống.</w:t>
      </w:r>
    </w:p>
    <w:p w:rsidR="00DA5764"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14:anchorId="6141996C" wp14:editId="2CA7B29B">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bl>
    <w:p w:rsidR="00DA5764" w:rsidRDefault="00DA5764" w:rsidP="00DA5764">
      <w:pPr>
        <w:pStyle w:val="ListParagraph"/>
        <w:rPr>
          <w:rFonts w:ascii="Arial" w:hAnsi="Arial" w:cs="Arial"/>
          <w:sz w:val="28"/>
          <w:szCs w:val="28"/>
        </w:rPr>
      </w:pPr>
    </w:p>
    <w:p w:rsidR="00DA5764" w:rsidRPr="00A51AD7"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14:anchorId="387BAD24" wp14:editId="7BAE06D5">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14:anchorId="5E490187" wp14:editId="31CC8477">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14:anchorId="0E029CB4" wp14:editId="15426635">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7"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8" w:name="_Toc398323449"/>
      <w:bookmarkStart w:id="89"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8"/>
      <w:bookmarkEnd w:id="89"/>
    </w:p>
    <w:p w:rsidR="00A55510" w:rsidRDefault="00A55510" w:rsidP="00A55510">
      <w:r>
        <w:rPr>
          <w:sz w:val="28"/>
          <w:szCs w:val="28"/>
        </w:rPr>
        <w:t>-Mục đích: giúp người dùng có thể bình luận các bài viết</w:t>
      </w:r>
      <w:r>
        <w:rPr>
          <w:sz w:val="28"/>
          <w:szCs w:val="28"/>
        </w:rPr>
        <w:br/>
        <w:t>-Giao diện:</w:t>
      </w:r>
    </w:p>
    <w:p w:rsidR="00A55510" w:rsidRDefault="00A55510" w:rsidP="00A55510">
      <w:pPr>
        <w:rPr>
          <w:rFonts w:ascii="Times New Roman" w:hAnsi="Times New Roman" w:cs="Times New Roman"/>
          <w:sz w:val="28"/>
          <w:szCs w:val="28"/>
        </w:rPr>
      </w:pPr>
      <w:r>
        <w:rPr>
          <w:noProof/>
          <w:sz w:val="28"/>
          <w:szCs w:val="28"/>
          <w:lang w:val="en-US"/>
        </w:rPr>
        <w:lastRenderedPageBreak/>
        <w:drawing>
          <wp:inline distT="0" distB="0" distL="0" distR="0" wp14:anchorId="2F57B74D" wp14:editId="531FD9B7">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874DAA" w:rsidRDefault="00874DAA" w:rsidP="00A55510">
      <w:pPr>
        <w:rPr>
          <w:rFonts w:ascii="Times New Roman" w:hAnsi="Times New Roman" w:cs="Times New Roman"/>
          <w:sz w:val="28"/>
          <w:szCs w:val="28"/>
          <w:lang w:val="en-US"/>
        </w:rPr>
      </w:pPr>
    </w:p>
    <w:p w:rsidR="00874DAA" w:rsidRDefault="00874DAA" w:rsidP="00874DAA">
      <w:pPr>
        <w:spacing w:after="200" w:line="276" w:lineRule="auto"/>
        <w:rPr>
          <w:rFonts w:ascii="Arial" w:hAnsi="Arial" w:cs="Arial"/>
          <w:sz w:val="28"/>
          <w:szCs w:val="28"/>
          <w:lang w:val="en-US"/>
        </w:rPr>
      </w:pPr>
    </w:p>
    <w:p w:rsidR="00874DAA" w:rsidRPr="00874DAA" w:rsidRDefault="00874DAA" w:rsidP="00874DAA">
      <w:pPr>
        <w:spacing w:after="200" w:line="276" w:lineRule="auto"/>
        <w:rPr>
          <w:rFonts w:ascii="Arial" w:hAnsi="Arial" w:cs="Arial"/>
          <w:sz w:val="28"/>
          <w:szCs w:val="28"/>
          <w:lang w:val="en-US"/>
        </w:rPr>
      </w:pPr>
    </w:p>
    <w:p w:rsidR="00874DAA" w:rsidRPr="00874DAA" w:rsidRDefault="00874DAA" w:rsidP="00874DAA">
      <w:pPr>
        <w:pStyle w:val="ListParagraph"/>
        <w:numPr>
          <w:ilvl w:val="0"/>
          <w:numId w:val="20"/>
        </w:numPr>
        <w:spacing w:after="200" w:line="276" w:lineRule="auto"/>
        <w:rPr>
          <w:rFonts w:ascii="Arial" w:hAnsi="Arial" w:cs="Arial"/>
          <w:sz w:val="28"/>
          <w:szCs w:val="28"/>
        </w:rPr>
      </w:pPr>
      <w:r w:rsidRPr="00874DAA">
        <w:rPr>
          <w:rFonts w:ascii="Arial" w:hAnsi="Arial" w:cs="Arial"/>
          <w:sz w:val="28"/>
          <w:szCs w:val="28"/>
        </w:rPr>
        <w:lastRenderedPageBreak/>
        <w:t xml:space="preserve"> 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874DAA" w:rsidTr="006D59DA">
        <w:tc>
          <w:tcPr>
            <w:tcW w:w="895" w:type="dxa"/>
            <w:vMerge w:val="restart"/>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874DAA" w:rsidRPr="00AC1FC0" w:rsidRDefault="00874DAA" w:rsidP="006D59DA">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874DAA" w:rsidTr="006D59DA">
        <w:tc>
          <w:tcPr>
            <w:tcW w:w="895" w:type="dxa"/>
            <w:vMerge/>
          </w:tcPr>
          <w:p w:rsidR="00874DAA" w:rsidRPr="00AC1FC0" w:rsidRDefault="00874DAA" w:rsidP="006D59DA">
            <w:pPr>
              <w:pStyle w:val="ListParagraph"/>
              <w:ind w:left="0"/>
              <w:rPr>
                <w:rFonts w:ascii="Arial" w:hAnsi="Arial" w:cs="Arial"/>
                <w:sz w:val="28"/>
                <w:szCs w:val="28"/>
              </w:rPr>
            </w:pPr>
          </w:p>
        </w:tc>
        <w:tc>
          <w:tcPr>
            <w:tcW w:w="1981" w:type="dxa"/>
            <w:vMerge/>
          </w:tcPr>
          <w:p w:rsidR="00874DAA" w:rsidRPr="00AC1FC0" w:rsidRDefault="00874DAA" w:rsidP="006D59DA">
            <w:pPr>
              <w:pStyle w:val="ListParagraph"/>
              <w:ind w:left="0"/>
              <w:rPr>
                <w:rFonts w:ascii="Arial" w:hAnsi="Arial" w:cs="Arial"/>
                <w:sz w:val="28"/>
                <w:szCs w:val="28"/>
              </w:rPr>
            </w:pPr>
          </w:p>
        </w:tc>
        <w:tc>
          <w:tcPr>
            <w:tcW w:w="1438"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Truy vấn</w:t>
            </w:r>
          </w:p>
        </w:tc>
      </w:tr>
      <w:tr w:rsidR="00874DAA" w:rsidTr="006D59DA">
        <w:tc>
          <w:tcPr>
            <w:tcW w:w="895"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8"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9"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9"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X</w:t>
            </w:r>
          </w:p>
        </w:tc>
      </w:tr>
      <w:tr w:rsidR="00874DAA" w:rsidTr="006D59DA">
        <w:tc>
          <w:tcPr>
            <w:tcW w:w="895"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874DAA" w:rsidRPr="00874DAA" w:rsidRDefault="00874DAA" w:rsidP="006D59DA">
            <w:pPr>
              <w:pStyle w:val="ListParagraph"/>
              <w:ind w:left="0"/>
              <w:rPr>
                <w:rFonts w:ascii="Arial" w:hAnsi="Arial" w:cs="Arial"/>
                <w:sz w:val="28"/>
                <w:szCs w:val="28"/>
                <w:lang w:val="en-US"/>
              </w:rPr>
            </w:pPr>
          </w:p>
        </w:tc>
        <w:tc>
          <w:tcPr>
            <w:tcW w:w="1438" w:type="dxa"/>
          </w:tcPr>
          <w:p w:rsidR="00874DAA" w:rsidRPr="00AC1FC0" w:rsidRDefault="00874DAA" w:rsidP="006D59DA">
            <w:pPr>
              <w:pStyle w:val="ListParagraph"/>
              <w:ind w:left="0"/>
              <w:rPr>
                <w:rFonts w:ascii="Arial" w:hAnsi="Arial" w:cs="Arial"/>
                <w:sz w:val="28"/>
                <w:szCs w:val="28"/>
              </w:rPr>
            </w:pPr>
          </w:p>
        </w:tc>
        <w:tc>
          <w:tcPr>
            <w:tcW w:w="1438" w:type="dxa"/>
          </w:tcPr>
          <w:p w:rsidR="00874DAA" w:rsidRPr="00AC1FC0" w:rsidRDefault="00874DAA" w:rsidP="006D59DA">
            <w:pPr>
              <w:pStyle w:val="ListParagraph"/>
              <w:ind w:left="0"/>
              <w:rPr>
                <w:rFonts w:ascii="Arial" w:hAnsi="Arial" w:cs="Arial"/>
                <w:sz w:val="28"/>
                <w:szCs w:val="28"/>
              </w:rPr>
            </w:pPr>
          </w:p>
        </w:tc>
        <w:tc>
          <w:tcPr>
            <w:tcW w:w="1439" w:type="dxa"/>
          </w:tcPr>
          <w:p w:rsidR="00874DAA" w:rsidRPr="00AC1FC0" w:rsidRDefault="00874DAA" w:rsidP="006D59DA">
            <w:pPr>
              <w:pStyle w:val="ListParagraph"/>
              <w:ind w:left="0"/>
              <w:rPr>
                <w:rFonts w:ascii="Arial" w:hAnsi="Arial" w:cs="Arial"/>
                <w:sz w:val="28"/>
                <w:szCs w:val="28"/>
              </w:rPr>
            </w:pPr>
          </w:p>
        </w:tc>
        <w:tc>
          <w:tcPr>
            <w:tcW w:w="1439"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r>
    </w:tbl>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r>
        <w:rPr>
          <w:rFonts w:ascii="Times New Roman" w:hAnsi="Times New Roman" w:cs="Times New Roman"/>
          <w:sz w:val="28"/>
          <w:szCs w:val="28"/>
          <w:lang w:val="en-US"/>
        </w:rPr>
        <w:t>-</w:t>
      </w:r>
    </w:p>
    <w:p w:rsidR="00A55510" w:rsidRDefault="00A55510" w:rsidP="00A55510">
      <w:pPr>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874DAA" w:rsidP="00890005">
      <w:pPr>
        <w:pStyle w:val="ListParagraph"/>
        <w:outlineLvl w:val="1"/>
        <w:rPr>
          <w:rFonts w:ascii="Times New Roman" w:hAnsi="Times New Roman" w:cs="Times New Roman"/>
          <w:b/>
          <w:sz w:val="28"/>
          <w:szCs w:val="28"/>
        </w:rPr>
      </w:pPr>
      <w:bookmarkStart w:id="90" w:name="_Toc398323450"/>
      <w:r>
        <w:rPr>
          <w:rFonts w:ascii="Times New Roman" w:hAnsi="Times New Roman" w:cs="Times New Roman"/>
          <w:b/>
          <w:noProof/>
          <w:sz w:val="28"/>
          <w:szCs w:val="28"/>
          <w:lang w:val="en-US"/>
        </w:rPr>
        <w:drawing>
          <wp:inline distT="0" distB="0" distL="0" distR="0">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ED67D6" w:rsidRPr="00183647" w:rsidRDefault="00671085" w:rsidP="00890005">
      <w:pPr>
        <w:pStyle w:val="ListParagraph"/>
        <w:outlineLvl w:val="1"/>
        <w:rPr>
          <w:rFonts w:ascii="Times New Roman" w:hAnsi="Times New Roman" w:cs="Times New Roman"/>
          <w:b/>
          <w:sz w:val="28"/>
          <w:szCs w:val="28"/>
        </w:rPr>
      </w:pPr>
      <w:bookmarkStart w:id="91"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0"/>
      <w:r w:rsidR="004D5AAE" w:rsidRPr="005F0E63">
        <w:rPr>
          <w:rFonts w:ascii="Times New Roman" w:hAnsi="Times New Roman" w:cs="Times New Roman"/>
          <w:b/>
          <w:sz w:val="28"/>
          <w:szCs w:val="28"/>
        </w:rPr>
        <w:t>quản lý bình luận</w:t>
      </w:r>
      <w:bookmarkEnd w:id="91"/>
      <w:r w:rsidR="00F72F1D" w:rsidRPr="007B48C3">
        <w:rPr>
          <w:rFonts w:ascii="Times New Roman" w:hAnsi="Times New Roman" w:cs="Times New Roman"/>
          <w:b/>
          <w:sz w:val="28"/>
          <w:szCs w:val="28"/>
        </w:rPr>
        <w:t xml:space="preserve"> </w:t>
      </w:r>
    </w:p>
    <w:p w:rsidR="00ED79C8" w:rsidRPr="00183647" w:rsidRDefault="00ED79C8" w:rsidP="00ED79C8">
      <w:pPr>
        <w:rPr>
          <w:rFonts w:ascii="Times New Roman" w:hAnsi="Times New Roman" w:cs="Times New Roman"/>
          <w:sz w:val="28"/>
          <w:szCs w:val="28"/>
        </w:rPr>
      </w:pPr>
      <w:r w:rsidRPr="00183647">
        <w:rPr>
          <w:rFonts w:ascii="Times New Roman" w:hAnsi="Times New Roman" w:cs="Times New Roman"/>
          <w:sz w:val="28"/>
          <w:szCs w:val="28"/>
        </w:rPr>
        <w:t>Mục đích:</w:t>
      </w:r>
    </w:p>
    <w:p w:rsidR="00ED79C8" w:rsidRPr="00183647" w:rsidRDefault="00ED79C8" w:rsidP="00E53409">
      <w:pPr>
        <w:ind w:firstLine="720"/>
        <w:rPr>
          <w:rFonts w:ascii="Times New Roman" w:hAnsi="Times New Roman" w:cs="Times New Roman"/>
          <w:sz w:val="28"/>
          <w:szCs w:val="28"/>
        </w:rPr>
      </w:pPr>
      <w:r w:rsidRPr="00183647">
        <w:rPr>
          <w:rFonts w:ascii="Times New Roman" w:hAnsi="Times New Roman" w:cs="Times New Roman"/>
          <w:sz w:val="28"/>
          <w:szCs w:val="28"/>
        </w:rPr>
        <w:t>Giúp người dùng có thể xem các bình luận của hệ thống, xóa các bình luận xấu trong hệ thống</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noProof/>
          <w:sz w:val="28"/>
          <w:szCs w:val="28"/>
          <w:lang w:val="en-US"/>
        </w:rPr>
        <w:lastRenderedPageBreak/>
        <w:drawing>
          <wp:anchor distT="0" distB="0" distL="114300" distR="114300" simplePos="0" relativeHeight="251728384" behindDoc="0" locked="0" layoutInCell="1" allowOverlap="1" wp14:anchorId="07F02C08" wp14:editId="23D5EDA0">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5">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14:sizeRelH relativeFrom="margin">
              <wp14:pctWidth>0</wp14:pctWidth>
            </wp14:sizeRelH>
            <wp14:sizeRelV relativeFrom="margin">
              <wp14:pctHeight>0</wp14:pctHeight>
            </wp14:sizeRelV>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Default="00ED79C8" w:rsidP="00ED79C8">
      <w:pPr>
        <w:pStyle w:val="ListParagraph"/>
        <w:numPr>
          <w:ilvl w:val="0"/>
          <w:numId w:val="6"/>
        </w:numPr>
        <w:rPr>
          <w:rFonts w:ascii="Arial" w:hAnsi="Arial" w:cs="Arial"/>
          <w:sz w:val="28"/>
          <w:szCs w:val="28"/>
        </w:rPr>
      </w:pPr>
      <w:r>
        <w:tab/>
      </w:r>
      <w:r w:rsidRPr="00467CEE">
        <w:rPr>
          <w:rFonts w:ascii="Arial" w:hAnsi="Arial" w:cs="Arial"/>
          <w:sz w:val="28"/>
          <w:szCs w:val="28"/>
        </w:rPr>
        <w:t>Giao diện xác nhậ</w:t>
      </w:r>
      <w:r>
        <w:rPr>
          <w:rFonts w:ascii="Arial" w:hAnsi="Arial" w:cs="Arial"/>
          <w:sz w:val="28"/>
          <w:szCs w:val="28"/>
        </w:rPr>
        <w:t>n xóa thông báo</w:t>
      </w:r>
      <w:r w:rsidRPr="00A45119">
        <w:rPr>
          <w:rFonts w:ascii="Arial" w:hAnsi="Arial" w:cs="Arial"/>
          <w:sz w:val="28"/>
          <w:szCs w:val="28"/>
        </w:rPr>
        <w:t>:</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14:anchorId="6109C7DF" wp14:editId="4F45B16B">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6">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Default="00ED79C8" w:rsidP="00ED79C8">
      <w:pPr>
        <w:pStyle w:val="ListParagraph"/>
        <w:numPr>
          <w:ilvl w:val="0"/>
          <w:numId w:val="6"/>
        </w:numPr>
        <w:rPr>
          <w:rFonts w:ascii="Arial" w:hAnsi="Arial" w:cs="Arial"/>
          <w:sz w:val="28"/>
          <w:szCs w:val="28"/>
          <w:lang w:val="en-US"/>
        </w:rPr>
      </w:pPr>
      <w:r>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 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14:anchorId="3FB435EE" wp14:editId="7F85C00D">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7">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2" w:author="ChiTam" w:date="2014-09-10T22:51:00Z"/>
          <w:rFonts w:ascii="Times New Roman" w:hAnsi="Times New Roman" w:cs="Times New Roman"/>
          <w:b/>
          <w:sz w:val="28"/>
          <w:szCs w:val="28"/>
          <w:lang w:val="en-US"/>
        </w:rPr>
      </w:pPr>
    </w:p>
    <w:p w:rsidR="00671085" w:rsidRDefault="00241EA4">
      <w:pPr>
        <w:pStyle w:val="ListParagraph"/>
        <w:outlineLvl w:val="1"/>
        <w:rPr>
          <w:rFonts w:ascii="Times New Roman" w:hAnsi="Times New Roman" w:cs="Times New Roman"/>
          <w:b/>
          <w:sz w:val="28"/>
          <w:szCs w:val="28"/>
          <w:lang w:val="en-US"/>
        </w:rPr>
        <w:pPrChange w:id="93" w:author="theirs" w:date="2014-09-10T22:51:00Z">
          <w:pPr>
            <w:pStyle w:val="ListParagraph"/>
          </w:pPr>
        </w:pPrChange>
      </w:pPr>
      <w:bookmarkStart w:id="94" w:name="_Toc398323453"/>
      <w:bookmarkStart w:id="95"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4"/>
      <w:r w:rsidR="00890005" w:rsidRPr="005F0E63">
        <w:rPr>
          <w:rFonts w:ascii="Times New Roman" w:hAnsi="Times New Roman" w:cs="Times New Roman"/>
          <w:b/>
          <w:sz w:val="28"/>
          <w:szCs w:val="28"/>
        </w:rPr>
        <w:t>đăng tin</w:t>
      </w:r>
      <w:bookmarkEnd w:id="95"/>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6"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6"/>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Mục đích: giúp cho phép chủ nhà trọ có thể đưa thông tin về nhà trọ cho thuê lên website</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ab/>
        <w:t xml:space="preserve">- 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14:anchorId="4925B5B2" wp14:editId="46B85AFC">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5F0E63" w:rsidRDefault="00545100" w:rsidP="00545100">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C437F4"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 </w:t>
            </w: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6A6F00">
      <w:pPr>
        <w:pStyle w:val="ListParagraph"/>
        <w:numPr>
          <w:ilvl w:val="0"/>
          <w:numId w:val="21"/>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737600" behindDoc="0" locked="0" layoutInCell="1" allowOverlap="1" wp14:anchorId="29874FE9" wp14:editId="471179BB">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14:sizeRelH relativeFrom="page">
              <wp14:pctWidth>0</wp14:pctWidth>
            </wp14:sizeRelH>
            <wp14:sizeRelV relativeFrom="page">
              <wp14:pctHeight>0</wp14:pctHeight>
            </wp14:sizeRelV>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7"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7"/>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477DDD8" wp14:editId="058651F5">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D02D71C" wp14:editId="4102FC01">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98">
          <w:tblGrid>
            <w:gridCol w:w="265"/>
            <w:gridCol w:w="1544"/>
            <w:gridCol w:w="1929"/>
            <w:gridCol w:w="1446"/>
            <w:gridCol w:w="273"/>
            <w:gridCol w:w="988"/>
            <w:gridCol w:w="272"/>
            <w:gridCol w:w="3183"/>
            <w:gridCol w:w="265"/>
          </w:tblGrid>
        </w:tblGridChange>
      </w:tblGrid>
      <w:tr w:rsidR="00385710" w:rsidRPr="005F0E63" w:rsidTr="009F6587">
        <w:trPr>
          <w:ins w:id="99"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100" w:author="mine" w:date="2014-09-10T22:51:00Z"/>
                <w:rFonts w:ascii="Times New Roman" w:hAnsi="Times New Roman" w:cs="Times New Roman"/>
                <w:sz w:val="28"/>
                <w:szCs w:val="28"/>
              </w:rPr>
            </w:pPr>
            <w:ins w:id="101"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102" w:author="mine" w:date="2014-09-10T22:51:00Z"/>
                <w:rFonts w:ascii="Times New Roman" w:hAnsi="Times New Roman" w:cs="Times New Roman"/>
                <w:sz w:val="28"/>
                <w:szCs w:val="28"/>
              </w:rPr>
            </w:pPr>
            <w:ins w:id="103"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104" w:author="mine" w:date="2014-09-10T22:51:00Z"/>
                <w:rFonts w:ascii="Times New Roman" w:hAnsi="Times New Roman" w:cs="Times New Roman"/>
                <w:sz w:val="28"/>
                <w:szCs w:val="28"/>
              </w:rPr>
            </w:pPr>
            <w:ins w:id="105"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6" w:author="mine" w:date="2014-09-10T22:51:00Z"/>
                <w:rFonts w:ascii="Times New Roman" w:hAnsi="Times New Roman" w:cs="Times New Roman"/>
                <w:sz w:val="28"/>
                <w:szCs w:val="28"/>
              </w:rPr>
            </w:pPr>
            <w:ins w:id="107"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108" w:author="mine" w:date="2014-09-10T22:51:00Z">
            <w:tblPrEx>
              <w:tblW w:w="9900" w:type="dxa"/>
              <w:tblInd w:w="265" w:type="dxa"/>
            </w:tblPrEx>
          </w:tblPrExChange>
        </w:tblPrEx>
        <w:trPr>
          <w:trPrChange w:id="109" w:author="mine" w:date="2014-09-10T22:51:00Z">
            <w:trPr>
              <w:gridAfter w:val="0"/>
            </w:trPr>
          </w:trPrChange>
        </w:trPr>
        <w:tc>
          <w:tcPr>
            <w:tcW w:w="1544" w:type="dxa"/>
            <w:tcPrChange w:id="110"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114" w:author="mine" w:date="2014-09-10T22:51:00Z">
            <w:tblPrEx>
              <w:tblW w:w="9900" w:type="dxa"/>
              <w:tblInd w:w="265" w:type="dxa"/>
            </w:tblPrEx>
          </w:tblPrExChange>
        </w:tblPrEx>
        <w:trPr>
          <w:trPrChange w:id="115" w:author="mine" w:date="2014-09-10T22:51:00Z">
            <w:trPr>
              <w:gridAfter w:val="0"/>
            </w:trPr>
          </w:trPrChange>
        </w:trPr>
        <w:tc>
          <w:tcPr>
            <w:tcW w:w="1544" w:type="dxa"/>
            <w:tcPrChange w:id="116"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17"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8"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9"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120" w:author="mine" w:date="2014-09-10T22:51:00Z">
            <w:tblPrEx>
              <w:tblW w:w="9900" w:type="dxa"/>
              <w:tblInd w:w="265" w:type="dxa"/>
            </w:tblPrEx>
          </w:tblPrExChange>
        </w:tblPrEx>
        <w:trPr>
          <w:trPrChange w:id="121" w:author="mine" w:date="2014-09-10T22:51:00Z">
            <w:trPr>
              <w:gridAfter w:val="0"/>
            </w:trPr>
          </w:trPrChange>
        </w:trPr>
        <w:tc>
          <w:tcPr>
            <w:tcW w:w="1544" w:type="dxa"/>
            <w:tcPrChange w:id="122"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3"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4"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5"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26" w:author="mine" w:date="2014-09-10T22:51:00Z">
            <w:tblPrEx>
              <w:tblW w:w="9900" w:type="dxa"/>
              <w:tblInd w:w="265" w:type="dxa"/>
            </w:tblPrEx>
          </w:tblPrExChange>
        </w:tblPrEx>
        <w:trPr>
          <w:trPrChange w:id="127" w:author="mine" w:date="2014-09-10T22:51:00Z">
            <w:trPr>
              <w:gridAfter w:val="0"/>
            </w:trPr>
          </w:trPrChange>
        </w:trPr>
        <w:tc>
          <w:tcPr>
            <w:tcW w:w="1544" w:type="dxa"/>
            <w:tcPrChange w:id="128"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29" w:author="mine" w:date="2014-09-10T22:51:00Z">
              <w:tcPr>
                <w:tcW w:w="1437" w:type="dxa"/>
              </w:tcPr>
            </w:tcPrChange>
          </w:tcPr>
          <w:p w:rsidR="00385710" w:rsidRPr="004841AB" w:rsidRDefault="004841AB"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rPr>
              <w:t>Tex</w:t>
            </w:r>
            <w:r>
              <w:rPr>
                <w:rFonts w:ascii="Times New Roman" w:hAnsi="Times New Roman" w:cs="Times New Roman"/>
                <w:sz w:val="28"/>
                <w:szCs w:val="28"/>
                <w:lang w:val="en-US"/>
              </w:rPr>
              <w:t>t</w:t>
            </w:r>
          </w:p>
        </w:tc>
        <w:tc>
          <w:tcPr>
            <w:tcW w:w="1260" w:type="dxa"/>
            <w:tcPrChange w:id="130"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1"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32" w:author="mine" w:date="2014-09-10T22:51:00Z">
            <w:tblPrEx>
              <w:tblW w:w="9900" w:type="dxa"/>
              <w:tblInd w:w="265" w:type="dxa"/>
            </w:tblPrEx>
          </w:tblPrExChange>
        </w:tblPrEx>
        <w:trPr>
          <w:trPrChange w:id="133" w:author="mine" w:date="2014-09-10T22:51:00Z">
            <w:trPr>
              <w:gridAfter w:val="0"/>
            </w:trPr>
          </w:trPrChange>
        </w:trPr>
        <w:tc>
          <w:tcPr>
            <w:tcW w:w="1544" w:type="dxa"/>
            <w:tcPrChange w:id="134"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38" w:author="mine" w:date="2014-09-10T22:51:00Z">
            <w:tblPrEx>
              <w:tblW w:w="9900" w:type="dxa"/>
              <w:tblInd w:w="265" w:type="dxa"/>
            </w:tblPrEx>
          </w:tblPrExChange>
        </w:tblPrEx>
        <w:trPr>
          <w:trPrChange w:id="139" w:author="mine" w:date="2014-09-10T22:51:00Z">
            <w:trPr>
              <w:gridAfter w:val="0"/>
            </w:trPr>
          </w:trPrChange>
        </w:trPr>
        <w:tc>
          <w:tcPr>
            <w:tcW w:w="1544" w:type="dxa"/>
            <w:tcPrChange w:id="140"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41" w:author="mine" w:date="2014-09-10T22:51:00Z">
              <w:tcPr>
                <w:tcW w:w="1437" w:type="dxa"/>
              </w:tcPr>
            </w:tcPrChange>
          </w:tcPr>
          <w:p w:rsidR="00385710" w:rsidRPr="005F0E63" w:rsidRDefault="008A69E2"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w:t>
            </w:r>
            <w:bookmarkStart w:id="142" w:name="_GoBack"/>
            <w:bookmarkEnd w:id="142"/>
            <w:r w:rsidR="00385710" w:rsidRPr="005F0E63">
              <w:rPr>
                <w:rFonts w:ascii="Times New Roman" w:hAnsi="Times New Roman" w:cs="Times New Roman"/>
                <w:sz w:val="28"/>
                <w:szCs w:val="28"/>
                <w:lang w:val="en-US"/>
              </w:rPr>
              <w:t>ox</w:t>
            </w:r>
          </w:p>
        </w:tc>
        <w:tc>
          <w:tcPr>
            <w:tcW w:w="1260" w:type="dxa"/>
            <w:tcPrChange w:id="14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4" w:author="mine" w:date="2014-09-10T22:51:00Z">
              <w:tcPr>
                <w:tcW w:w="3807" w:type="dxa"/>
                <w:gridSpan w:val="2"/>
              </w:tcPr>
            </w:tcPrChange>
          </w:tcPr>
          <w:p w:rsidR="00385710" w:rsidRPr="00CF29CE" w:rsidRDefault="00385710" w:rsidP="00CF29CE">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Người dùng chọn </w:t>
            </w:r>
            <w:r w:rsidR="00CF29CE">
              <w:rPr>
                <w:rFonts w:ascii="Times New Roman" w:hAnsi="Times New Roman" w:cs="Times New Roman"/>
                <w:sz w:val="28"/>
                <w:szCs w:val="28"/>
                <w:lang w:val="en-US"/>
              </w:rPr>
              <w:t>năm sinh</w:t>
            </w:r>
          </w:p>
        </w:tc>
      </w:tr>
      <w:tr w:rsidR="00385710" w:rsidRPr="005F0E63" w:rsidTr="009F6587">
        <w:tblPrEx>
          <w:tblW w:w="9900" w:type="dxa"/>
          <w:tblInd w:w="265" w:type="dxa"/>
          <w:tblPrExChange w:id="145" w:author="mine" w:date="2014-09-10T22:51:00Z">
            <w:tblPrEx>
              <w:tblW w:w="9900" w:type="dxa"/>
              <w:tblInd w:w="265" w:type="dxa"/>
            </w:tblPrEx>
          </w:tblPrExChange>
        </w:tblPrEx>
        <w:trPr>
          <w:trPrChange w:id="146" w:author="mine" w:date="2014-09-10T22:51:00Z">
            <w:trPr>
              <w:gridAfter w:val="0"/>
            </w:trPr>
          </w:trPrChange>
        </w:trPr>
        <w:tc>
          <w:tcPr>
            <w:tcW w:w="1544" w:type="dxa"/>
            <w:tcPrChange w:id="14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4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4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51" w:author="mine" w:date="2014-09-10T22:51:00Z">
            <w:tblPrEx>
              <w:tblW w:w="9900" w:type="dxa"/>
              <w:tblInd w:w="265" w:type="dxa"/>
            </w:tblPrEx>
          </w:tblPrExChange>
        </w:tblPrEx>
        <w:trPr>
          <w:trPrChange w:id="152" w:author="mine" w:date="2014-09-10T22:51:00Z">
            <w:trPr>
              <w:gridAfter w:val="0"/>
            </w:trPr>
          </w:trPrChange>
        </w:trPr>
        <w:tc>
          <w:tcPr>
            <w:tcW w:w="1544" w:type="dxa"/>
            <w:tcPrChange w:id="153"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5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5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57" w:author="mine" w:date="2014-09-10T22:51:00Z">
            <w:tblPrEx>
              <w:tblW w:w="9900" w:type="dxa"/>
              <w:tblInd w:w="265" w:type="dxa"/>
            </w:tblPrEx>
          </w:tblPrExChange>
        </w:tblPrEx>
        <w:trPr>
          <w:trPrChange w:id="158" w:author="mine" w:date="2014-09-10T22:51:00Z">
            <w:trPr>
              <w:gridAfter w:val="0"/>
            </w:trPr>
          </w:trPrChange>
        </w:trPr>
        <w:tc>
          <w:tcPr>
            <w:tcW w:w="1544" w:type="dxa"/>
            <w:vAlign w:val="center"/>
            <w:tcPrChange w:id="159"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6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63" w:author="mine" w:date="2014-09-10T22:51:00Z">
            <w:tblPrEx>
              <w:tblW w:w="9900" w:type="dxa"/>
              <w:tblInd w:w="265" w:type="dxa"/>
            </w:tblPrEx>
          </w:tblPrExChange>
        </w:tblPrEx>
        <w:trPr>
          <w:trPrChange w:id="164" w:author="mine" w:date="2014-09-10T22:51:00Z">
            <w:trPr>
              <w:gridAfter w:val="0"/>
            </w:trPr>
          </w:trPrChange>
        </w:trPr>
        <w:tc>
          <w:tcPr>
            <w:tcW w:w="1544" w:type="dxa"/>
            <w:vAlign w:val="center"/>
            <w:tcPrChange w:id="165"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6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A8A79FF" wp14:editId="1D76F7FE">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2">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69" w:author="theirs" w:date="2014-09-10T22:51:00Z">
          <w:pPr>
            <w:pStyle w:val="ListParagraph"/>
            <w:numPr>
              <w:numId w:val="1"/>
            </w:numPr>
            <w:ind w:hanging="360"/>
          </w:pPr>
        </w:pPrChange>
      </w:pPr>
      <w:bookmarkStart w:id="170" w:name="_Toc398323458"/>
      <w:bookmarkStart w:id="171" w:name="_Toc399455854"/>
      <w:r w:rsidRPr="005F0E63">
        <w:rPr>
          <w:rFonts w:ascii="Times New Roman" w:hAnsi="Times New Roman" w:cs="Times New Roman"/>
          <w:b/>
          <w:sz w:val="28"/>
          <w:szCs w:val="28"/>
        </w:rPr>
        <w:t>Bảng tham khảo tới các yêu cầu</w:t>
      </w:r>
      <w:bookmarkEnd w:id="170"/>
      <w:bookmarkEnd w:id="171"/>
    </w:p>
    <w:tbl>
      <w:tblPr>
        <w:tblStyle w:val="TableGrid"/>
        <w:tblW w:w="0" w:type="auto"/>
        <w:tblInd w:w="720" w:type="dxa"/>
        <w:tblLook w:val="04A0" w:firstRow="1" w:lastRow="0" w:firstColumn="1" w:lastColumn="0" w:noHBand="0" w:noVBand="1"/>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r w:rsidR="00183647">
              <w:rPr>
                <w:rFonts w:ascii="Times New Roman" w:hAnsi="Times New Roman" w:cs="Times New Roman"/>
                <w:sz w:val="28"/>
                <w:szCs w:val="28"/>
                <w:lang w:val="en-US"/>
              </w:rPr>
              <w:t xml:space="preserve"> </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72" w:author="theirs" w:date="2014-09-10T22:51:00Z">
          <w:pPr>
            <w:pStyle w:val="ListParagraph"/>
            <w:numPr>
              <w:numId w:val="1"/>
            </w:numPr>
            <w:ind w:hanging="360"/>
          </w:pPr>
        </w:pPrChange>
      </w:pPr>
      <w:bookmarkStart w:id="173" w:name="_Toc398323459"/>
      <w:bookmarkStart w:id="174" w:name="_Toc399455855"/>
      <w:r w:rsidRPr="005F0E63">
        <w:rPr>
          <w:rFonts w:ascii="Times New Roman" w:hAnsi="Times New Roman" w:cs="Times New Roman"/>
          <w:b/>
          <w:sz w:val="28"/>
          <w:szCs w:val="28"/>
        </w:rPr>
        <w:t>Các phụ lục</w:t>
      </w:r>
      <w:bookmarkEnd w:id="173"/>
      <w:bookmarkEnd w:id="174"/>
    </w:p>
    <w:sectPr w:rsidR="0050610C" w:rsidRPr="005F0E63" w:rsidSect="00183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7pt;height:11.7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8">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4"/>
  </w:num>
  <w:num w:numId="2">
    <w:abstractNumId w:val="1"/>
  </w:num>
  <w:num w:numId="3">
    <w:abstractNumId w:val="18"/>
  </w:num>
  <w:num w:numId="4">
    <w:abstractNumId w:val="5"/>
  </w:num>
  <w:num w:numId="5">
    <w:abstractNumId w:val="0"/>
  </w:num>
  <w:num w:numId="6">
    <w:abstractNumId w:val="13"/>
  </w:num>
  <w:num w:numId="7">
    <w:abstractNumId w:val="15"/>
  </w:num>
  <w:num w:numId="8">
    <w:abstractNumId w:val="12"/>
  </w:num>
  <w:num w:numId="9">
    <w:abstractNumId w:val="6"/>
  </w:num>
  <w:num w:numId="10">
    <w:abstractNumId w:val="6"/>
  </w:num>
  <w:num w:numId="11">
    <w:abstractNumId w:val="11"/>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
  </w:num>
  <w:num w:numId="16">
    <w:abstractNumId w:val="4"/>
  </w:num>
  <w:num w:numId="17">
    <w:abstractNumId w:val="16"/>
  </w:num>
  <w:num w:numId="18">
    <w:abstractNumId w:val="7"/>
  </w:num>
  <w:num w:numId="19">
    <w:abstractNumId w:val="9"/>
  </w:num>
  <w:num w:numId="20">
    <w:abstractNumId w:val="10"/>
  </w:num>
  <w:num w:numId="21">
    <w:abstractNumId w:val="19"/>
  </w:num>
  <w:num w:numId="22">
    <w:abstractNumId w:val="20"/>
  </w:num>
  <w:num w:numId="23">
    <w:abstractNumId w:val="17"/>
  </w:num>
  <w:num w:numId="24">
    <w:abstractNumId w:val="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63EDF"/>
    <w:rsid w:val="00082703"/>
    <w:rsid w:val="0009676F"/>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97663"/>
    <w:rsid w:val="001A188B"/>
    <w:rsid w:val="001A7B10"/>
    <w:rsid w:val="001B41B2"/>
    <w:rsid w:val="001C152C"/>
    <w:rsid w:val="001D3230"/>
    <w:rsid w:val="001F69B5"/>
    <w:rsid w:val="00200E15"/>
    <w:rsid w:val="002063A1"/>
    <w:rsid w:val="00211212"/>
    <w:rsid w:val="002213EE"/>
    <w:rsid w:val="00237D53"/>
    <w:rsid w:val="00241EA4"/>
    <w:rsid w:val="0024363F"/>
    <w:rsid w:val="00247CB0"/>
    <w:rsid w:val="00252A54"/>
    <w:rsid w:val="0025763B"/>
    <w:rsid w:val="00274150"/>
    <w:rsid w:val="002A47B8"/>
    <w:rsid w:val="002B4F30"/>
    <w:rsid w:val="002F5616"/>
    <w:rsid w:val="0030123A"/>
    <w:rsid w:val="00301CE4"/>
    <w:rsid w:val="0030459B"/>
    <w:rsid w:val="003163F1"/>
    <w:rsid w:val="00340B57"/>
    <w:rsid w:val="00351901"/>
    <w:rsid w:val="00354963"/>
    <w:rsid w:val="00357B04"/>
    <w:rsid w:val="00384EAA"/>
    <w:rsid w:val="0038569A"/>
    <w:rsid w:val="00385710"/>
    <w:rsid w:val="00397DC0"/>
    <w:rsid w:val="003A509D"/>
    <w:rsid w:val="003C5342"/>
    <w:rsid w:val="003C588F"/>
    <w:rsid w:val="003D5E67"/>
    <w:rsid w:val="003E7DC6"/>
    <w:rsid w:val="004306E8"/>
    <w:rsid w:val="004629DE"/>
    <w:rsid w:val="0046387F"/>
    <w:rsid w:val="00473199"/>
    <w:rsid w:val="004744DE"/>
    <w:rsid w:val="004841AB"/>
    <w:rsid w:val="004A4F94"/>
    <w:rsid w:val="004A68BB"/>
    <w:rsid w:val="004B3203"/>
    <w:rsid w:val="004B7902"/>
    <w:rsid w:val="004C66A3"/>
    <w:rsid w:val="004D031E"/>
    <w:rsid w:val="004D560C"/>
    <w:rsid w:val="004D5AAE"/>
    <w:rsid w:val="004F14C6"/>
    <w:rsid w:val="004F655B"/>
    <w:rsid w:val="00503798"/>
    <w:rsid w:val="0050610C"/>
    <w:rsid w:val="00512AAC"/>
    <w:rsid w:val="00541ADE"/>
    <w:rsid w:val="00545100"/>
    <w:rsid w:val="00555CB3"/>
    <w:rsid w:val="00567BF2"/>
    <w:rsid w:val="005754EF"/>
    <w:rsid w:val="00576821"/>
    <w:rsid w:val="00582640"/>
    <w:rsid w:val="005B1C36"/>
    <w:rsid w:val="005B4C14"/>
    <w:rsid w:val="005B4D7B"/>
    <w:rsid w:val="005E3B29"/>
    <w:rsid w:val="005E3C4A"/>
    <w:rsid w:val="005F0E63"/>
    <w:rsid w:val="005F67CD"/>
    <w:rsid w:val="005F6A5B"/>
    <w:rsid w:val="00606D5E"/>
    <w:rsid w:val="0063360A"/>
    <w:rsid w:val="006701E1"/>
    <w:rsid w:val="00670714"/>
    <w:rsid w:val="00671085"/>
    <w:rsid w:val="00673D9F"/>
    <w:rsid w:val="0067408C"/>
    <w:rsid w:val="00687735"/>
    <w:rsid w:val="006954D7"/>
    <w:rsid w:val="006A57A6"/>
    <w:rsid w:val="006A6F00"/>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0023A"/>
    <w:rsid w:val="00813BB2"/>
    <w:rsid w:val="00817D41"/>
    <w:rsid w:val="00850ABF"/>
    <w:rsid w:val="00855036"/>
    <w:rsid w:val="00855DEA"/>
    <w:rsid w:val="008658BA"/>
    <w:rsid w:val="00866A54"/>
    <w:rsid w:val="00874DAA"/>
    <w:rsid w:val="00883FD5"/>
    <w:rsid w:val="00890005"/>
    <w:rsid w:val="008A13D7"/>
    <w:rsid w:val="008A5215"/>
    <w:rsid w:val="008A69E2"/>
    <w:rsid w:val="008A73DD"/>
    <w:rsid w:val="008A7BAE"/>
    <w:rsid w:val="008C631D"/>
    <w:rsid w:val="008D6AD8"/>
    <w:rsid w:val="008E4E62"/>
    <w:rsid w:val="008E797F"/>
    <w:rsid w:val="00900D5D"/>
    <w:rsid w:val="00914C59"/>
    <w:rsid w:val="00937875"/>
    <w:rsid w:val="0094231A"/>
    <w:rsid w:val="00951538"/>
    <w:rsid w:val="00951590"/>
    <w:rsid w:val="009769B6"/>
    <w:rsid w:val="00980D9D"/>
    <w:rsid w:val="00990D6E"/>
    <w:rsid w:val="009A7E54"/>
    <w:rsid w:val="009E5224"/>
    <w:rsid w:val="009F6587"/>
    <w:rsid w:val="00A01793"/>
    <w:rsid w:val="00A07E3F"/>
    <w:rsid w:val="00A07F19"/>
    <w:rsid w:val="00A21A5E"/>
    <w:rsid w:val="00A2789F"/>
    <w:rsid w:val="00A3623C"/>
    <w:rsid w:val="00A4079A"/>
    <w:rsid w:val="00A55510"/>
    <w:rsid w:val="00A61C16"/>
    <w:rsid w:val="00A64D7E"/>
    <w:rsid w:val="00A75C04"/>
    <w:rsid w:val="00A76FFA"/>
    <w:rsid w:val="00AC30F5"/>
    <w:rsid w:val="00AE2F11"/>
    <w:rsid w:val="00AE2FC7"/>
    <w:rsid w:val="00AF031C"/>
    <w:rsid w:val="00AF1030"/>
    <w:rsid w:val="00B03F26"/>
    <w:rsid w:val="00B22B51"/>
    <w:rsid w:val="00B30106"/>
    <w:rsid w:val="00B402FF"/>
    <w:rsid w:val="00B9162A"/>
    <w:rsid w:val="00B958A8"/>
    <w:rsid w:val="00BA3269"/>
    <w:rsid w:val="00BA56BA"/>
    <w:rsid w:val="00BB0225"/>
    <w:rsid w:val="00BB1AFA"/>
    <w:rsid w:val="00BB5D62"/>
    <w:rsid w:val="00BE415B"/>
    <w:rsid w:val="00BF62C7"/>
    <w:rsid w:val="00C040AB"/>
    <w:rsid w:val="00C07D36"/>
    <w:rsid w:val="00C11D55"/>
    <w:rsid w:val="00C131DF"/>
    <w:rsid w:val="00C22E3D"/>
    <w:rsid w:val="00C345F1"/>
    <w:rsid w:val="00C41B73"/>
    <w:rsid w:val="00C437F4"/>
    <w:rsid w:val="00C64397"/>
    <w:rsid w:val="00C74A40"/>
    <w:rsid w:val="00CA5236"/>
    <w:rsid w:val="00CB694F"/>
    <w:rsid w:val="00CC2BC5"/>
    <w:rsid w:val="00CF0C48"/>
    <w:rsid w:val="00CF18F4"/>
    <w:rsid w:val="00CF29CE"/>
    <w:rsid w:val="00D078E7"/>
    <w:rsid w:val="00D126EE"/>
    <w:rsid w:val="00D22E56"/>
    <w:rsid w:val="00D27215"/>
    <w:rsid w:val="00D276D1"/>
    <w:rsid w:val="00D41872"/>
    <w:rsid w:val="00D54182"/>
    <w:rsid w:val="00D61DE0"/>
    <w:rsid w:val="00D85E61"/>
    <w:rsid w:val="00D87B69"/>
    <w:rsid w:val="00DA5764"/>
    <w:rsid w:val="00DC3C52"/>
    <w:rsid w:val="00DC67DB"/>
    <w:rsid w:val="00DC72CF"/>
    <w:rsid w:val="00DE3177"/>
    <w:rsid w:val="00DE49A6"/>
    <w:rsid w:val="00DE7B31"/>
    <w:rsid w:val="00DF1683"/>
    <w:rsid w:val="00E002CD"/>
    <w:rsid w:val="00E06442"/>
    <w:rsid w:val="00E101A6"/>
    <w:rsid w:val="00E12CF7"/>
    <w:rsid w:val="00E16D31"/>
    <w:rsid w:val="00E215DF"/>
    <w:rsid w:val="00E26208"/>
    <w:rsid w:val="00E361A8"/>
    <w:rsid w:val="00E43A31"/>
    <w:rsid w:val="00E53409"/>
    <w:rsid w:val="00E7233C"/>
    <w:rsid w:val="00E8195C"/>
    <w:rsid w:val="00E87B89"/>
    <w:rsid w:val="00E90B17"/>
    <w:rsid w:val="00EA4864"/>
    <w:rsid w:val="00EA762D"/>
    <w:rsid w:val="00EB411F"/>
    <w:rsid w:val="00ED3675"/>
    <w:rsid w:val="00ED67D6"/>
    <w:rsid w:val="00ED79C8"/>
    <w:rsid w:val="00F118F8"/>
    <w:rsid w:val="00F1470A"/>
    <w:rsid w:val="00F15446"/>
    <w:rsid w:val="00F33807"/>
    <w:rsid w:val="00F409FA"/>
    <w:rsid w:val="00F47027"/>
    <w:rsid w:val="00F50F0C"/>
    <w:rsid w:val="00F528BD"/>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eg"/><Relationship Id="rId52" Type="http://schemas.openxmlformats.org/officeDocument/2006/relationships/image" Target="media/image47.jpeg"/><Relationship Id="rId4" Type="http://schemas.microsoft.com/office/2007/relationships/stylesWithEffects" Target="stylesWithEffect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95FE0-95A3-4552-AEE2-DED8F060C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67</Pages>
  <Words>5470</Words>
  <Characters>31183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206</cp:revision>
  <dcterms:created xsi:type="dcterms:W3CDTF">2014-09-05T06:26:00Z</dcterms:created>
  <dcterms:modified xsi:type="dcterms:W3CDTF">2014-09-25T18:07:00Z</dcterms:modified>
</cp:coreProperties>
</file>