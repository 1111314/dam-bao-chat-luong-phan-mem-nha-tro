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30.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val="en-US"/>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3B6588E"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r w:rsidRPr="005F0E63">
        <w:rPr>
          <w:rFonts w:ascii="Times New Roman" w:hAnsi="Times New Roman" w:cs="Times New Roman"/>
          <w:sz w:val="28"/>
          <w:szCs w:val="28"/>
        </w:rPr>
        <w:lastRenderedPageBreak/>
        <w:br w:type="page"/>
      </w:r>
    </w:p>
    <w:customXmlInsRangeStart w:id="0" w:author="theirs" w:date="2014-09-10T22:51:00Z"/>
    <w:bookmarkStart w:id="1" w:name="_Toc398323420" w:displacedByCustomXml="next"/>
    <w:sdt>
      <w:sdtPr>
        <w:rPr>
          <w:rFonts w:ascii="Times New Roman" w:eastAsiaTheme="minorHAnsi" w:hAnsi="Times New Roman" w:cs="Times New Roman"/>
          <w:color w:val="auto"/>
          <w:sz w:val="22"/>
          <w:szCs w:val="22"/>
        </w:rPr>
        <w:id w:val="-2025771046"/>
        <w:docPartObj>
          <w:docPartGallery w:val="Table of Contents"/>
          <w:docPartUnique/>
        </w:docPartObj>
      </w:sdtPr>
      <w:sdtEndPr>
        <w:rPr>
          <w:b/>
          <w:bCs/>
          <w:noProof/>
        </w:rPr>
      </w:sdtEndPr>
      <w:sdtContent>
        <w:customXmlInsRangeEnd w:id="0"/>
        <w:p w:rsidR="0050610C" w:rsidRPr="005F0E63" w:rsidRDefault="0050610C">
          <w:pPr>
            <w:pStyle w:val="TOCHeading"/>
            <w:outlineLvl w:val="0"/>
            <w:rPr>
              <w:rFonts w:ascii="Times New Roman" w:hAnsi="Times New Roman" w:cs="Times New Roman"/>
              <w:sz w:val="36"/>
              <w:rPrChange w:id="2" w:author="theirs" w:date="2014-09-10T22:51:00Z">
                <w:rPr>
                  <w:rFonts w:ascii="Arial" w:hAnsi="Arial" w:cs="Arial"/>
                  <w:sz w:val="28"/>
                  <w:szCs w:val="28"/>
                </w:rPr>
              </w:rPrChange>
            </w:rPr>
            <w:pPrChange w:id="3" w:author="theirs" w:date="2014-09-10T22:51:00Z">
              <w:pPr/>
            </w:pPrChange>
          </w:pPr>
          <w:r w:rsidRPr="005F0E63">
            <w:rPr>
              <w:rFonts w:ascii="Times New Roman" w:hAnsi="Times New Roman" w:cs="Times New Roman"/>
              <w:sz w:val="36"/>
              <w:rPrChange w:id="4" w:author="theirs" w:date="2014-09-10T22:51:00Z">
                <w:rPr>
                  <w:rFonts w:ascii="Arial" w:hAnsi="Arial" w:cs="Arial"/>
                  <w:sz w:val="28"/>
                  <w:szCs w:val="28"/>
                </w:rPr>
              </w:rPrChange>
            </w:rPr>
            <w:t>Mục lục</w:t>
          </w:r>
        </w:p>
        <w:bookmarkEnd w:id="1" w:displacedByCustomXml="next"/>
        <w:customXmlInsRangeStart w:id="5" w:author="theirs" w:date="2014-09-10T22:51:00Z"/>
      </w:sdtContent>
    </w:sdt>
    <w:customXmlInsRangeEnd w:id="5"/>
    <w:p w:rsidR="0050610C" w:rsidRPr="005F0E63" w:rsidRDefault="00D276D1" w:rsidP="00252A54">
      <w:pPr>
        <w:pStyle w:val="Heading1"/>
        <w:rPr>
          <w:ins w:id="6" w:author="theirs" w:date="2014-09-10T22:51:00Z"/>
          <w:rFonts w:ascii="Times New Roman" w:hAnsi="Times New Roman" w:cs="Times New Roman"/>
          <w:b/>
          <w:color w:val="auto"/>
          <w:szCs w:val="28"/>
        </w:rPr>
      </w:pPr>
      <w:bookmarkStart w:id="7" w:name="_Toc398323421"/>
      <w:r w:rsidRPr="005F0E63">
        <w:rPr>
          <w:rFonts w:ascii="Times New Roman" w:hAnsi="Times New Roman" w:cs="Times New Roman"/>
          <w:b/>
          <w:color w:val="FF0000"/>
          <w:szCs w:val="28"/>
        </w:rPr>
        <w:t>T</w:t>
      </w:r>
      <w:ins w:id="8" w:author="theirs" w:date="2014-09-10T22:51:00Z">
        <w:r w:rsidR="0050610C" w:rsidRPr="005F0E63">
          <w:rPr>
            <w:rFonts w:ascii="Times New Roman" w:hAnsi="Times New Roman" w:cs="Times New Roman"/>
            <w:b/>
            <w:color w:val="auto"/>
            <w:szCs w:val="28"/>
          </w:rPr>
          <w:t>heo dõi phiên bản</w:t>
        </w:r>
        <w:bookmarkEnd w:id="7"/>
      </w:ins>
    </w:p>
    <w:p w:rsidR="0050610C" w:rsidRPr="005F0E63" w:rsidRDefault="0050610C">
      <w:pPr>
        <w:rPr>
          <w:del w:id="9" w:author="theirs" w:date="2014-09-10T22:51:00Z"/>
          <w:rFonts w:ascii="Times New Roman" w:hAnsi="Times New Roman" w:cs="Times New Roman"/>
          <w:sz w:val="28"/>
          <w:szCs w:val="28"/>
        </w:rPr>
      </w:pPr>
      <w:del w:id="10"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11" w:author="theirs" w:date="2014-09-10T22:51:00Z">
            <w:rPr>
              <w:rFonts w:ascii="Arial" w:hAnsi="Arial" w:cs="Arial"/>
              <w:b/>
              <w:sz w:val="32"/>
              <w:szCs w:val="28"/>
            </w:rPr>
          </w:rPrChange>
        </w:rPr>
      </w:pPr>
      <w:del w:id="12" w:author="theirs" w:date="2014-09-10T22:51:00Z">
        <w:r w:rsidRPr="005F0E63">
          <w:rPr>
            <w:rFonts w:ascii="Times New Roman" w:hAnsi="Times New Roman" w:cs="Times New Roman"/>
            <w:b/>
            <w:sz w:val="32"/>
            <w:szCs w:val="28"/>
          </w:rPr>
          <w:lastRenderedPageBreak/>
          <w:delText>Theo dõi phiên bản</w:delText>
        </w:r>
      </w:del>
    </w:p>
    <w:tbl>
      <w:tblPr>
        <w:tblStyle w:val="GridTable4"/>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50610C" w:rsidRPr="005F0E63" w:rsidRDefault="0050610C">
      <w:pPr>
        <w:rPr>
          <w:rFonts w:ascii="Times New Roman" w:hAnsi="Times New Roman" w:cs="Times New Roman"/>
          <w:b/>
          <w:sz w:val="32"/>
          <w:szCs w:val="28"/>
        </w:rPr>
      </w:pPr>
      <w:r w:rsidRPr="005F0E63">
        <w:rPr>
          <w:rFonts w:ascii="Times New Roman" w:hAnsi="Times New Roman" w:cs="Times New Roman"/>
          <w:b/>
          <w:sz w:val="32"/>
          <w:szCs w:val="28"/>
        </w:rPr>
        <w:br w:type="page"/>
      </w:r>
    </w:p>
    <w:p w:rsidR="0050610C" w:rsidRPr="005F0E63" w:rsidRDefault="0050610C">
      <w:pPr>
        <w:pStyle w:val="ListParagraph"/>
        <w:numPr>
          <w:ilvl w:val="0"/>
          <w:numId w:val="1"/>
        </w:numPr>
        <w:outlineLvl w:val="0"/>
        <w:rPr>
          <w:rFonts w:ascii="Times New Roman" w:hAnsi="Times New Roman" w:cs="Times New Roman"/>
          <w:b/>
          <w:sz w:val="28"/>
          <w:szCs w:val="28"/>
        </w:rPr>
        <w:pPrChange w:id="13" w:author="theirs" w:date="2014-09-10T22:51:00Z">
          <w:pPr>
            <w:pStyle w:val="ListParagraph"/>
            <w:numPr>
              <w:numId w:val="1"/>
            </w:numPr>
            <w:ind w:hanging="360"/>
          </w:pPr>
        </w:pPrChange>
      </w:pPr>
      <w:bookmarkStart w:id="14" w:name="_Toc398323422"/>
      <w:r w:rsidRPr="005F0E63">
        <w:rPr>
          <w:rFonts w:ascii="Times New Roman" w:hAnsi="Times New Roman" w:cs="Times New Roman"/>
          <w:b/>
          <w:sz w:val="28"/>
          <w:szCs w:val="28"/>
        </w:rPr>
        <w:lastRenderedPageBreak/>
        <w:t>Giới thiệu</w:t>
      </w:r>
      <w:bookmarkEnd w:id="14"/>
    </w:p>
    <w:p w:rsidR="0050610C" w:rsidRPr="005F0E63" w:rsidRDefault="0050610C">
      <w:pPr>
        <w:pStyle w:val="ListParagraph"/>
        <w:numPr>
          <w:ilvl w:val="1"/>
          <w:numId w:val="2"/>
        </w:numPr>
        <w:outlineLvl w:val="1"/>
        <w:rPr>
          <w:rFonts w:ascii="Times New Roman" w:hAnsi="Times New Roman" w:cs="Times New Roman"/>
          <w:b/>
          <w:sz w:val="28"/>
          <w:szCs w:val="28"/>
        </w:rPr>
        <w:pPrChange w:id="15" w:author="theirs" w:date="2014-09-10T22:51:00Z">
          <w:pPr>
            <w:pStyle w:val="ListParagraph"/>
            <w:numPr>
              <w:ilvl w:val="1"/>
              <w:numId w:val="2"/>
            </w:numPr>
            <w:ind w:left="1440" w:hanging="720"/>
          </w:pPr>
        </w:pPrChange>
      </w:pPr>
      <w:bookmarkStart w:id="16" w:name="_Toc398323423"/>
      <w:r w:rsidRPr="005F0E63">
        <w:rPr>
          <w:rFonts w:ascii="Times New Roman" w:hAnsi="Times New Roman" w:cs="Times New Roman"/>
          <w:b/>
          <w:sz w:val="28"/>
          <w:szCs w:val="28"/>
        </w:rPr>
        <w:t>Mục đích</w:t>
      </w:r>
      <w:bookmarkEnd w:id="16"/>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trọ,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D61DE0">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4"/>
      <w:r w:rsidRPr="005F0E63">
        <w:rPr>
          <w:rFonts w:ascii="Times New Roman" w:hAnsi="Times New Roman" w:cs="Times New Roman"/>
          <w:b/>
          <w:sz w:val="28"/>
          <w:szCs w:val="28"/>
        </w:rPr>
        <w:t>Phạm vi</w:t>
      </w:r>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r w:rsidRPr="005F0E63">
        <w:rPr>
          <w:rFonts w:ascii="Times New Roman" w:hAnsi="Times New Roman" w:cs="Times New Roman"/>
          <w:b/>
          <w:sz w:val="28"/>
          <w:szCs w:val="28"/>
        </w:rPr>
        <w:t>Bảng chú giải thuật ngữ</w:t>
      </w:r>
      <w:bookmarkEnd w:id="20"/>
    </w:p>
    <w:p w:rsidR="00D27215" w:rsidRPr="005F0E63"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ngữ trong tài liệu được mô tả ở trong bảng dưới đây:</w:t>
      </w:r>
    </w:p>
    <w:tbl>
      <w:tblPr>
        <w:tblStyle w:val="TableGrid"/>
        <w:tblW w:w="0" w:type="auto"/>
        <w:tblInd w:w="450" w:type="dxa"/>
        <w:tblLook w:val="04A0" w:firstRow="1" w:lastRow="0" w:firstColumn="1" w:lastColumn="0" w:noHBand="0" w:noVBand="1"/>
      </w:tblPr>
      <w:tblGrid>
        <w:gridCol w:w="790"/>
        <w:gridCol w:w="2565"/>
        <w:gridCol w:w="5186"/>
      </w:tblGrid>
      <w:tr w:rsidR="00D27215" w:rsidRPr="005F0E63" w:rsidTr="00F273AF">
        <w:tc>
          <w:tcPr>
            <w:tcW w:w="790" w:type="dxa"/>
          </w:tcPr>
          <w:p w:rsidR="00D27215" w:rsidRPr="005F0E63" w:rsidRDefault="00D27215" w:rsidP="00F273AF">
            <w:pPr>
              <w:jc w:val="center"/>
              <w:rPr>
                <w:rFonts w:ascii="Times New Roman" w:hAnsi="Times New Roman" w:cs="Times New Roman"/>
                <w:b/>
                <w:sz w:val="28"/>
                <w:szCs w:val="28"/>
              </w:rPr>
            </w:pPr>
            <w:r w:rsidRPr="005F0E63">
              <w:rPr>
                <w:rFonts w:ascii="Times New Roman" w:hAnsi="Times New Roman" w:cs="Times New Roman"/>
                <w:b/>
                <w:sz w:val="28"/>
                <w:szCs w:val="28"/>
              </w:rPr>
              <w:t>STT</w:t>
            </w:r>
          </w:p>
        </w:tc>
        <w:tc>
          <w:tcPr>
            <w:tcW w:w="2565" w:type="dxa"/>
          </w:tcPr>
          <w:p w:rsidR="00D27215" w:rsidRPr="005F0E63" w:rsidRDefault="00D27215" w:rsidP="00F273AF">
            <w:pPr>
              <w:jc w:val="center"/>
              <w:rPr>
                <w:rFonts w:ascii="Times New Roman" w:hAnsi="Times New Roman" w:cs="Times New Roman"/>
                <w:b/>
                <w:sz w:val="28"/>
                <w:szCs w:val="28"/>
              </w:rPr>
            </w:pPr>
            <w:r w:rsidRPr="005F0E63">
              <w:rPr>
                <w:rFonts w:ascii="Times New Roman" w:hAnsi="Times New Roman" w:cs="Times New Roman"/>
                <w:b/>
                <w:sz w:val="28"/>
                <w:szCs w:val="28"/>
              </w:rPr>
              <w:t>Thuật ngữ/Từ viết tắt</w:t>
            </w:r>
          </w:p>
        </w:tc>
        <w:tc>
          <w:tcPr>
            <w:tcW w:w="5186" w:type="dxa"/>
          </w:tcPr>
          <w:p w:rsidR="00D27215" w:rsidRPr="005F0E63" w:rsidRDefault="00D27215" w:rsidP="00F273AF">
            <w:pPr>
              <w:jc w:val="both"/>
              <w:rPr>
                <w:rFonts w:ascii="Times New Roman" w:hAnsi="Times New Roman" w:cs="Times New Roman"/>
                <w:b/>
                <w:sz w:val="28"/>
                <w:szCs w:val="28"/>
              </w:rPr>
            </w:pPr>
            <w:r w:rsidRPr="005F0E63">
              <w:rPr>
                <w:rFonts w:ascii="Times New Roman" w:hAnsi="Times New Roman" w:cs="Times New Roman"/>
                <w:b/>
                <w:sz w:val="28"/>
                <w:szCs w:val="28"/>
              </w:rPr>
              <w:t>Định nghĩa/Giải thích</w:t>
            </w:r>
          </w:p>
        </w:tc>
      </w:tr>
      <w:tr w:rsidR="00D27215" w:rsidRPr="005F0E63" w:rsidTr="00F273AF">
        <w:tc>
          <w:tcPr>
            <w:tcW w:w="790" w:type="dxa"/>
          </w:tcPr>
          <w:p w:rsidR="00D27215" w:rsidRPr="005F0E63" w:rsidRDefault="00D27215" w:rsidP="00F273AF">
            <w:pPr>
              <w:jc w:val="both"/>
              <w:rPr>
                <w:rFonts w:ascii="Times New Roman" w:hAnsi="Times New Roman" w:cs="Times New Roman"/>
                <w:b/>
                <w:sz w:val="28"/>
                <w:szCs w:val="28"/>
              </w:rPr>
            </w:pPr>
          </w:p>
        </w:tc>
        <w:tc>
          <w:tcPr>
            <w:tcW w:w="2565" w:type="dxa"/>
          </w:tcPr>
          <w:p w:rsidR="00D27215" w:rsidRPr="005F0E63" w:rsidRDefault="00D27215" w:rsidP="00F273AF">
            <w:pPr>
              <w:jc w:val="both"/>
              <w:rPr>
                <w:rFonts w:ascii="Times New Roman" w:hAnsi="Times New Roman" w:cs="Times New Roman"/>
                <w:b/>
                <w:sz w:val="28"/>
                <w:szCs w:val="28"/>
              </w:rPr>
            </w:pPr>
          </w:p>
        </w:tc>
        <w:tc>
          <w:tcPr>
            <w:tcW w:w="5186" w:type="dxa"/>
          </w:tcPr>
          <w:p w:rsidR="00D27215" w:rsidRPr="005F0E63" w:rsidRDefault="00D27215" w:rsidP="00F273AF">
            <w:pPr>
              <w:jc w:val="both"/>
              <w:rPr>
                <w:rFonts w:ascii="Times New Roman" w:hAnsi="Times New Roman" w:cs="Times New Roman"/>
                <w:b/>
                <w:sz w:val="28"/>
                <w:szCs w:val="28"/>
              </w:rPr>
            </w:pPr>
          </w:p>
        </w:tc>
      </w:tr>
      <w:tr w:rsidR="00D27215" w:rsidRPr="005F0E63" w:rsidTr="00F273AF">
        <w:tc>
          <w:tcPr>
            <w:tcW w:w="790" w:type="dxa"/>
          </w:tcPr>
          <w:p w:rsidR="00D27215" w:rsidRPr="005F0E63" w:rsidRDefault="00D27215" w:rsidP="00F273AF">
            <w:pPr>
              <w:jc w:val="both"/>
              <w:rPr>
                <w:rFonts w:ascii="Times New Roman" w:hAnsi="Times New Roman" w:cs="Times New Roman"/>
                <w:b/>
                <w:sz w:val="28"/>
                <w:szCs w:val="28"/>
              </w:rPr>
            </w:pPr>
          </w:p>
        </w:tc>
        <w:tc>
          <w:tcPr>
            <w:tcW w:w="2565" w:type="dxa"/>
          </w:tcPr>
          <w:p w:rsidR="00D27215" w:rsidRPr="005F0E63" w:rsidRDefault="00D27215" w:rsidP="00F273AF">
            <w:pPr>
              <w:jc w:val="center"/>
              <w:rPr>
                <w:rFonts w:ascii="Times New Roman" w:hAnsi="Times New Roman" w:cs="Times New Roman"/>
                <w:b/>
                <w:sz w:val="28"/>
                <w:szCs w:val="28"/>
              </w:rPr>
            </w:pPr>
          </w:p>
        </w:tc>
        <w:tc>
          <w:tcPr>
            <w:tcW w:w="5186" w:type="dxa"/>
          </w:tcPr>
          <w:p w:rsidR="00D27215" w:rsidRPr="005F0E63" w:rsidRDefault="00D27215" w:rsidP="00F273AF">
            <w:pPr>
              <w:jc w:val="both"/>
              <w:rPr>
                <w:rFonts w:ascii="Times New Roman" w:hAnsi="Times New Roman" w:cs="Times New Roman"/>
                <w:sz w:val="28"/>
                <w:szCs w:val="28"/>
              </w:rPr>
            </w:pP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1" w:author="theirs" w:date="2014-09-10T22:51:00Z">
          <w:pPr>
            <w:pStyle w:val="ListParagraph"/>
            <w:numPr>
              <w:ilvl w:val="1"/>
              <w:numId w:val="2"/>
            </w:numPr>
            <w:ind w:left="1440" w:hanging="720"/>
          </w:pPr>
        </w:pPrChange>
      </w:pPr>
      <w:bookmarkStart w:id="22" w:name="_Toc398323426"/>
      <w:r w:rsidRPr="005F0E63">
        <w:rPr>
          <w:rFonts w:ascii="Times New Roman" w:hAnsi="Times New Roman" w:cs="Times New Roman"/>
          <w:b/>
          <w:sz w:val="28"/>
          <w:szCs w:val="28"/>
        </w:rPr>
        <w:t>Tài liệu tham khảo</w:t>
      </w:r>
      <w:bookmarkEnd w:id="22"/>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3"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4" w:author="theirs" w:date="2014-09-10T22:51:00Z">
          <w:pPr>
            <w:pStyle w:val="ListParagraph"/>
            <w:numPr>
              <w:ilvl w:val="1"/>
              <w:numId w:val="2"/>
            </w:numPr>
            <w:ind w:left="1440" w:hanging="720"/>
          </w:pPr>
        </w:pPrChange>
      </w:pPr>
      <w:bookmarkStart w:id="25" w:name="_Toc398323427"/>
      <w:r w:rsidRPr="005F0E63">
        <w:rPr>
          <w:rFonts w:ascii="Times New Roman" w:hAnsi="Times New Roman" w:cs="Times New Roman"/>
          <w:b/>
          <w:sz w:val="28"/>
          <w:szCs w:val="28"/>
        </w:rPr>
        <w:t>Tổng quan về tài liệu</w:t>
      </w:r>
      <w:bookmarkEnd w:id="25"/>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lastRenderedPageBreak/>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mô tả cấu trúc chương trình theo mô đun các mối quan hệ theo mô đun, sự phân rả,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26" w:author="theirs" w:date="2014-09-10T22:51:00Z">
          <w:pPr>
            <w:pStyle w:val="ListParagraph"/>
            <w:numPr>
              <w:numId w:val="1"/>
            </w:numPr>
            <w:ind w:hanging="360"/>
            <w:jc w:val="both"/>
          </w:pPr>
        </w:pPrChange>
      </w:pPr>
      <w:bookmarkStart w:id="27" w:name="_Toc398323428"/>
      <w:r w:rsidRPr="005F0E63">
        <w:rPr>
          <w:rFonts w:ascii="Times New Roman" w:hAnsi="Times New Roman" w:cs="Times New Roman"/>
          <w:b/>
          <w:sz w:val="28"/>
          <w:szCs w:val="28"/>
        </w:rPr>
        <w:t>Tổng quan hệ thống</w:t>
      </w:r>
      <w:bookmarkEnd w:id="27"/>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28" w:author="theirs" w:date="2014-09-10T22:51:00Z">
          <w:pPr>
            <w:pStyle w:val="ListParagraph"/>
            <w:numPr>
              <w:numId w:val="1"/>
            </w:numPr>
            <w:ind w:hanging="360"/>
          </w:pPr>
        </w:pPrChange>
      </w:pPr>
      <w:bookmarkStart w:id="29" w:name="_Toc398323431"/>
      <w:r w:rsidRPr="005F0E63">
        <w:rPr>
          <w:rFonts w:ascii="Times New Roman" w:hAnsi="Times New Roman" w:cs="Times New Roman"/>
          <w:b/>
          <w:sz w:val="28"/>
          <w:szCs w:val="28"/>
        </w:rPr>
        <w:t>Kiến trúc hệ thống</w:t>
      </w:r>
      <w:bookmarkEnd w:id="29"/>
    </w:p>
    <w:p w:rsidR="0050610C" w:rsidRPr="005F0E63" w:rsidRDefault="0050610C">
      <w:pPr>
        <w:pStyle w:val="Heading2"/>
        <w:ind w:firstLine="720"/>
        <w:rPr>
          <w:rFonts w:ascii="Times New Roman" w:hAnsi="Times New Roman" w:cs="Times New Roman"/>
          <w:b/>
          <w:sz w:val="28"/>
          <w:szCs w:val="28"/>
          <w:lang w:val="en-US"/>
        </w:rPr>
        <w:pPrChange w:id="30" w:author="theirs" w:date="2014-09-10T22:51:00Z">
          <w:pPr>
            <w:ind w:left="720"/>
          </w:pPr>
        </w:pPrChange>
      </w:pPr>
      <w:bookmarkStart w:id="31" w:name="_Toc398323432"/>
      <w:r w:rsidRPr="005F0E63">
        <w:rPr>
          <w:rFonts w:ascii="Times New Roman" w:hAnsi="Times New Roman" w:cs="Times New Roman"/>
          <w:b/>
          <w:color w:val="auto"/>
          <w:sz w:val="28"/>
          <w:szCs w:val="28"/>
          <w:rPrChange w:id="32"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33" w:author="theirs" w:date="2014-09-10T22:51:00Z">
            <w:rPr>
              <w:rFonts w:ascii="Arial" w:hAnsi="Arial" w:cs="Arial"/>
              <w:b/>
              <w:sz w:val="32"/>
              <w:szCs w:val="28"/>
            </w:rPr>
          </w:rPrChange>
        </w:rPr>
        <w:tab/>
        <w:t>Thiết kế kiến trúc</w:t>
      </w:r>
      <w:bookmarkEnd w:id="31"/>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A67D496" wp14:editId="6C534931">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7">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14:anchorId="522BE0AC" wp14:editId="78571AB2">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8">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50610C">
      <w:pPr>
        <w:pStyle w:val="Heading2"/>
        <w:ind w:firstLine="720"/>
        <w:rPr>
          <w:rFonts w:ascii="Times New Roman" w:hAnsi="Times New Roman" w:cs="Times New Roman"/>
          <w:b/>
          <w:sz w:val="28"/>
          <w:szCs w:val="28"/>
        </w:rPr>
        <w:pPrChange w:id="34" w:author="theirs" w:date="2014-09-10T22:51:00Z">
          <w:pPr>
            <w:ind w:left="720"/>
          </w:pPr>
        </w:pPrChange>
      </w:pPr>
      <w:bookmarkStart w:id="35" w:name="_Toc398323433"/>
      <w:r w:rsidRPr="005F0E63">
        <w:rPr>
          <w:rFonts w:ascii="Times New Roman" w:hAnsi="Times New Roman" w:cs="Times New Roman"/>
          <w:b/>
          <w:color w:val="auto"/>
          <w:sz w:val="28"/>
          <w:szCs w:val="28"/>
          <w:rPrChange w:id="36" w:author="theirs" w:date="2014-09-10T22:51:00Z">
            <w:rPr>
              <w:rFonts w:ascii="Arial" w:hAnsi="Arial" w:cs="Arial"/>
              <w:b/>
              <w:sz w:val="32"/>
              <w:szCs w:val="28"/>
            </w:rPr>
          </w:rPrChange>
        </w:rPr>
        <w:lastRenderedPageBreak/>
        <w:t>3.2</w:t>
      </w:r>
      <w:r w:rsidRPr="005F0E63">
        <w:rPr>
          <w:rFonts w:ascii="Times New Roman" w:hAnsi="Times New Roman" w:cs="Times New Roman"/>
          <w:b/>
          <w:color w:val="auto"/>
          <w:sz w:val="28"/>
          <w:szCs w:val="28"/>
          <w:rPrChange w:id="37" w:author="theirs" w:date="2014-09-10T22:51:00Z">
            <w:rPr>
              <w:rFonts w:ascii="Arial" w:hAnsi="Arial" w:cs="Arial"/>
              <w:b/>
              <w:sz w:val="32"/>
              <w:szCs w:val="28"/>
            </w:rPr>
          </w:rPrChange>
        </w:rPr>
        <w:tab/>
        <w:t>Mô tả sự phân rã</w:t>
      </w:r>
      <w:bookmarkEnd w:id="35"/>
    </w:p>
    <w:p w:rsidR="001C152C" w:rsidRPr="005F0E63" w:rsidRDefault="001C152C" w:rsidP="008E797F">
      <w:pPr>
        <w:rPr>
          <w:rFonts w:ascii="Times New Roman" w:hAnsi="Times New Roman" w:cs="Times New Roman"/>
          <w:b/>
          <w:sz w:val="28"/>
          <w:szCs w:val="28"/>
        </w:rPr>
      </w:pPr>
    </w:p>
    <w:p w:rsidR="0050610C" w:rsidRPr="005F0E63" w:rsidRDefault="0050610C">
      <w:pPr>
        <w:pStyle w:val="Heading2"/>
        <w:ind w:firstLine="720"/>
        <w:rPr>
          <w:rFonts w:ascii="Times New Roman" w:hAnsi="Times New Roman" w:cs="Times New Roman"/>
          <w:b/>
          <w:sz w:val="28"/>
          <w:szCs w:val="28"/>
        </w:rPr>
        <w:pPrChange w:id="38" w:author="theirs" w:date="2014-09-10T22:51:00Z">
          <w:pPr>
            <w:ind w:left="720"/>
          </w:pPr>
        </w:pPrChange>
      </w:pPr>
      <w:bookmarkStart w:id="39" w:name="_Toc398323434"/>
      <w:r w:rsidRPr="005F0E63">
        <w:rPr>
          <w:rFonts w:ascii="Times New Roman" w:hAnsi="Times New Roman" w:cs="Times New Roman"/>
          <w:b/>
          <w:color w:val="auto"/>
          <w:sz w:val="28"/>
          <w:szCs w:val="28"/>
          <w:rPrChange w:id="40"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41" w:author="theirs" w:date="2014-09-10T22:51:00Z">
            <w:rPr>
              <w:rFonts w:ascii="Arial" w:hAnsi="Arial" w:cs="Arial"/>
              <w:b/>
              <w:sz w:val="32"/>
              <w:szCs w:val="28"/>
            </w:rPr>
          </w:rPrChange>
        </w:rPr>
        <w:tab/>
        <w:t>Cơ sở thiết kế</w:t>
      </w:r>
      <w:bookmarkEnd w:id="39"/>
    </w:p>
    <w:p w:rsidR="0050610C" w:rsidRPr="005F0E63" w:rsidRDefault="0050610C">
      <w:pPr>
        <w:pStyle w:val="ListParagraph"/>
        <w:numPr>
          <w:ilvl w:val="0"/>
          <w:numId w:val="1"/>
        </w:numPr>
        <w:outlineLvl w:val="0"/>
        <w:rPr>
          <w:rFonts w:ascii="Times New Roman" w:hAnsi="Times New Roman" w:cs="Times New Roman"/>
          <w:b/>
          <w:sz w:val="28"/>
          <w:szCs w:val="28"/>
        </w:rPr>
        <w:pPrChange w:id="42" w:author="theirs" w:date="2014-09-10T22:51:00Z">
          <w:pPr>
            <w:pStyle w:val="ListParagraph"/>
            <w:numPr>
              <w:numId w:val="1"/>
            </w:numPr>
            <w:ind w:hanging="360"/>
          </w:pPr>
        </w:pPrChange>
      </w:pPr>
      <w:bookmarkStart w:id="43" w:name="_Toc398323435"/>
      <w:r w:rsidRPr="005F0E63">
        <w:rPr>
          <w:rFonts w:ascii="Times New Roman" w:hAnsi="Times New Roman" w:cs="Times New Roman"/>
          <w:b/>
          <w:sz w:val="28"/>
          <w:szCs w:val="28"/>
        </w:rPr>
        <w:t>Thiết kế dữ liệu</w:t>
      </w:r>
      <w:bookmarkEnd w:id="43"/>
    </w:p>
    <w:p w:rsidR="0050610C" w:rsidRPr="005F0E63" w:rsidRDefault="0050610C">
      <w:pPr>
        <w:pStyle w:val="ListParagraph"/>
        <w:outlineLvl w:val="1"/>
        <w:rPr>
          <w:rFonts w:ascii="Times New Roman" w:hAnsi="Times New Roman" w:cs="Times New Roman"/>
          <w:b/>
          <w:sz w:val="28"/>
          <w:szCs w:val="28"/>
        </w:rPr>
        <w:pPrChange w:id="44" w:author="theirs" w:date="2014-09-10T22:51:00Z">
          <w:pPr>
            <w:pStyle w:val="ListParagraph"/>
          </w:pPr>
        </w:pPrChange>
      </w:pPr>
      <w:bookmarkStart w:id="45" w:name="_Toc3983234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45"/>
    </w:p>
    <w:p w:rsidR="00ED67D6" w:rsidRPr="005F0E63" w:rsidRDefault="00ED67D6" w:rsidP="00ED67D6">
      <w:pPr>
        <w:pStyle w:val="ListParagraph"/>
        <w:rPr>
          <w:ins w:id="46" w:author="theirs" w:date="2014-09-10T22:51:00Z"/>
          <w:rFonts w:ascii="Times New Roman" w:hAnsi="Times New Roman" w:cs="Times New Roman"/>
          <w:b/>
          <w:sz w:val="28"/>
          <w:szCs w:val="28"/>
        </w:rPr>
      </w:pPr>
    </w:p>
    <w:p w:rsidR="0050610C" w:rsidRPr="005F0E63" w:rsidRDefault="0050610C">
      <w:pPr>
        <w:pStyle w:val="ListParagraph"/>
        <w:outlineLvl w:val="1"/>
        <w:rPr>
          <w:rFonts w:ascii="Times New Roman" w:hAnsi="Times New Roman" w:cs="Times New Roman"/>
          <w:b/>
          <w:sz w:val="28"/>
          <w:szCs w:val="28"/>
        </w:rPr>
        <w:pPrChange w:id="47" w:author="ChiTam" w:date="2014-09-10T22:51:00Z">
          <w:pPr>
            <w:pStyle w:val="ListParagraph"/>
          </w:pPr>
        </w:pPrChange>
      </w:pPr>
      <w:bookmarkStart w:id="48" w:name="_Toc3983234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48"/>
    </w:p>
    <w:p w:rsidR="007C4425" w:rsidRPr="005F0E63" w:rsidRDefault="007C4425" w:rsidP="007C4425">
      <w:pPr>
        <w:pStyle w:val="ListParagraph"/>
        <w:spacing w:after="200" w:line="276" w:lineRule="auto"/>
        <w:rPr>
          <w:rFonts w:ascii="Times New Roman" w:hAnsi="Times New Roman" w:cs="Times New Roman"/>
          <w:sz w:val="28"/>
          <w:szCs w:val="28"/>
        </w:rPr>
      </w:pPr>
    </w:p>
    <w:p w:rsidR="00E361A8" w:rsidRPr="005F0E63" w:rsidRDefault="00E361A8" w:rsidP="00E361A8">
      <w:pPr>
        <w:numPr>
          <w:ilvl w:val="0"/>
          <w:numId w:val="10"/>
        </w:numPr>
        <w:spacing w:after="200" w:line="276" w:lineRule="auto"/>
        <w:contextualSpacing/>
        <w:rPr>
          <w:rFonts w:ascii="Times New Roman" w:eastAsia="Calibri" w:hAnsi="Times New Roman" w:cs="Times New Roman"/>
          <w:sz w:val="28"/>
          <w:szCs w:val="28"/>
          <w:lang w:val="en-US"/>
        </w:rPr>
        <w:sectPr w:rsidR="00E361A8" w:rsidRPr="005F0E63">
          <w:pgSz w:w="12240" w:h="15840"/>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49" w:author="theirs" w:date="2014-09-10T22:51:00Z">
          <w:pPr>
            <w:pStyle w:val="ListParagraph"/>
            <w:numPr>
              <w:numId w:val="1"/>
            </w:numPr>
            <w:ind w:hanging="360"/>
          </w:pPr>
        </w:pPrChange>
      </w:pPr>
      <w:bookmarkStart w:id="50" w:name="_Toc398323438"/>
      <w:r w:rsidRPr="005F0E63">
        <w:rPr>
          <w:rFonts w:ascii="Times New Roman" w:hAnsi="Times New Roman" w:cs="Times New Roman"/>
          <w:b/>
          <w:sz w:val="28"/>
          <w:szCs w:val="28"/>
        </w:rPr>
        <w:lastRenderedPageBreak/>
        <w:t>Thiết kế theo chức năng</w:t>
      </w:r>
      <w:bookmarkEnd w:id="50"/>
    </w:p>
    <w:p w:rsidR="009A7E54" w:rsidRPr="005F0E63" w:rsidRDefault="0050610C" w:rsidP="00BA3269">
      <w:pPr>
        <w:pStyle w:val="ListParagraph"/>
        <w:outlineLvl w:val="1"/>
        <w:rPr>
          <w:rFonts w:ascii="Times New Roman" w:hAnsi="Times New Roman" w:cs="Times New Roman"/>
          <w:b/>
          <w:sz w:val="28"/>
          <w:szCs w:val="28"/>
          <w:lang w:val="en-US"/>
        </w:rPr>
      </w:pPr>
      <w:bookmarkStart w:id="51" w:name="_Toc3983234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51"/>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40A8144D" wp14:editId="0B1FAE8F">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9">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59785C98" wp14:editId="79851958">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0">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022A34EA" wp14:editId="283CB6B9">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1">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3C3A9626" wp14:editId="2E9F1077">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374E0">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374E0">
            <w:pPr>
              <w:pStyle w:val="ListParagraph"/>
              <w:ind w:left="0"/>
              <w:rPr>
                <w:rFonts w:ascii="Times New Roman" w:hAnsi="Times New Roman" w:cs="Times New Roman"/>
                <w:sz w:val="28"/>
                <w:szCs w:val="28"/>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374E0">
            <w:pPr>
              <w:pStyle w:val="ListParagraph"/>
              <w:ind w:left="0"/>
              <w:rPr>
                <w:rFonts w:ascii="Times New Roman" w:hAnsi="Times New Roman" w:cs="Times New Roman"/>
                <w:sz w:val="28"/>
                <w:szCs w:val="28"/>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374E0">
        <w:tc>
          <w:tcPr>
            <w:tcW w:w="895" w:type="dxa"/>
            <w:vMerge w:val="restart"/>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374E0">
        <w:tc>
          <w:tcPr>
            <w:tcW w:w="895" w:type="dxa"/>
            <w:vMerge/>
            <w:vAlign w:val="center"/>
          </w:tcPr>
          <w:p w:rsidR="00900D5D" w:rsidRPr="005F0E63" w:rsidRDefault="00900D5D" w:rsidP="009374E0">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374E0">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374E0">
        <w:tc>
          <w:tcPr>
            <w:tcW w:w="895" w:type="dxa"/>
          </w:tcPr>
          <w:p w:rsidR="00900D5D" w:rsidRPr="005F0E63" w:rsidRDefault="00900D5D"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374E0">
            <w:pPr>
              <w:pStyle w:val="ListParagraph"/>
              <w:ind w:left="0"/>
              <w:rPr>
                <w:rFonts w:ascii="Times New Roman" w:hAnsi="Times New Roman" w:cs="Times New Roman"/>
                <w:sz w:val="28"/>
                <w:szCs w:val="28"/>
              </w:rPr>
            </w:pPr>
          </w:p>
        </w:tc>
        <w:tc>
          <w:tcPr>
            <w:tcW w:w="1438" w:type="dxa"/>
          </w:tcPr>
          <w:p w:rsidR="00900D5D" w:rsidRPr="005F0E63" w:rsidRDefault="00900D5D" w:rsidP="009374E0">
            <w:pPr>
              <w:pStyle w:val="ListParagraph"/>
              <w:ind w:left="0"/>
              <w:rPr>
                <w:rFonts w:ascii="Times New Roman" w:hAnsi="Times New Roman" w:cs="Times New Roman"/>
                <w:sz w:val="28"/>
                <w:szCs w:val="28"/>
              </w:rPr>
            </w:pPr>
          </w:p>
        </w:tc>
        <w:tc>
          <w:tcPr>
            <w:tcW w:w="1439" w:type="dxa"/>
          </w:tcPr>
          <w:p w:rsidR="00900D5D" w:rsidRPr="005F0E63" w:rsidRDefault="00900D5D" w:rsidP="009374E0">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274764D9" wp14:editId="78F49479">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52" w:name="_Toc3983234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52"/>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59F0D646" wp14:editId="0759201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EF5A9D">
        <w:tc>
          <w:tcPr>
            <w:tcW w:w="959"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EF5A9D">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FB7F20">
      <w:pPr>
        <w:pStyle w:val="ListParagraph"/>
        <w:outlineLvl w:val="1"/>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14:anchorId="012FB71F" wp14:editId="1E90C14F">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5">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53" w:name="_Toc3983234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53"/>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 xml:space="preserve">Mục đích: Cho phép người dùng đăng </w:t>
      </w:r>
      <w:r w:rsidR="004A68BB">
        <w:rPr>
          <w:rFonts w:ascii="Times New Roman" w:hAnsi="Times New Roman" w:cs="Times New Roman"/>
          <w:sz w:val="28"/>
          <w:szCs w:val="28"/>
          <w:lang w:val="en-US"/>
        </w:rPr>
        <w:t>ký</w:t>
      </w:r>
      <w:r w:rsidR="008A5215">
        <w:rPr>
          <w:rFonts w:ascii="Times New Roman" w:hAnsi="Times New Roman" w:cs="Times New Roman"/>
          <w:sz w:val="28"/>
          <w:szCs w:val="28"/>
          <w:lang w:val="en-US"/>
        </w:rPr>
        <w:t xml:space="preserve"> tài khoản </w:t>
      </w:r>
      <w:r w:rsidR="00E90B17">
        <w:rPr>
          <w:rFonts w:ascii="Times New Roman" w:hAnsi="Times New Roman" w:cs="Times New Roman"/>
          <w:sz w:val="28"/>
          <w:szCs w:val="28"/>
          <w:lang w:val="en-US"/>
        </w:rPr>
        <w:t xml:space="preserve">trên </w:t>
      </w:r>
      <w:r w:rsidRPr="005F0E63">
        <w:rPr>
          <w:rFonts w:ascii="Times New Roman" w:hAnsi="Times New Roman" w:cs="Times New Roman"/>
          <w:sz w:val="28"/>
          <w:szCs w:val="28"/>
        </w:rPr>
        <w:t>hệ thống.</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Giao diện:</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Nút đăng ký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3254AB26" wp14:editId="75369FAA">
            <wp:extent cx="1047619" cy="37142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6">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4B98308F" wp14:editId="288BC07B">
            <wp:extent cx="4847619" cy="40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1.png"/>
                    <pic:cNvPicPr/>
                  </pic:nvPicPr>
                  <pic:blipFill>
                    <a:blip r:embed="rId17">
                      <a:extLst>
                        <a:ext uri="{28A0092B-C50C-407E-A947-70E740481C1C}">
                          <a14:useLocalDpi xmlns:a14="http://schemas.microsoft.com/office/drawing/2010/main" val="0"/>
                        </a:ext>
                      </a:extLst>
                    </a:blip>
                    <a:stretch>
                      <a:fillRect/>
                    </a:stretch>
                  </pic:blipFill>
                  <pic:spPr>
                    <a:xfrm>
                      <a:off x="0" y="0"/>
                      <a:ext cx="4847619" cy="40000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1464030E" wp14:editId="5BD5F7CA">
            <wp:extent cx="5943600" cy="3113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590"/>
        <w:gridCol w:w="1424"/>
        <w:gridCol w:w="5848"/>
      </w:tblGrid>
      <w:tr w:rsidR="001D3230" w:rsidRPr="005F0E63" w:rsidTr="00D85AD0">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1</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5F67CD" w:rsidP="00D85AD0">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Các thông tin người dùng phải nhập.</w:t>
            </w: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nhập các thong tin vào đây.</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thì ghi nhớ cho đến khi người dùng nhấn reload trang này.</w:t>
            </w: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nhấn vào đây sẽ hoàn tất đăng ký. Nếu:</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-Lỗi khi đăng ký sẽ có thông báo tương ứng (xem sơ đồ xử lý bên dưới)</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-Đăng ký thành công sẽ chuyển đến trang đăng nhập.</w:t>
            </w:r>
          </w:p>
        </w:tc>
      </w:tr>
    </w:tbl>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1D3230" w:rsidRPr="005F0E63" w:rsidTr="00D85AD0">
        <w:tc>
          <w:tcPr>
            <w:tcW w:w="895" w:type="dxa"/>
            <w:vMerge w:val="restart"/>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1D3230" w:rsidRPr="005F0E63" w:rsidTr="00D85AD0">
        <w:tc>
          <w:tcPr>
            <w:tcW w:w="895" w:type="dxa"/>
            <w:vMerge/>
            <w:vAlign w:val="center"/>
          </w:tcPr>
          <w:p w:rsidR="001D3230" w:rsidRPr="005F0E63" w:rsidRDefault="001D3230" w:rsidP="00D85AD0">
            <w:pPr>
              <w:pStyle w:val="ListParagraph"/>
              <w:ind w:left="0"/>
              <w:jc w:val="center"/>
              <w:rPr>
                <w:rFonts w:ascii="Times New Roman" w:hAnsi="Times New Roman" w:cs="Times New Roman"/>
                <w:sz w:val="28"/>
                <w:szCs w:val="28"/>
              </w:rPr>
            </w:pPr>
          </w:p>
        </w:tc>
        <w:tc>
          <w:tcPr>
            <w:tcW w:w="1981" w:type="dxa"/>
            <w:vMerge/>
            <w:vAlign w:val="center"/>
          </w:tcPr>
          <w:p w:rsidR="001D3230" w:rsidRPr="005F0E63" w:rsidRDefault="001D3230" w:rsidP="00D85AD0">
            <w:pPr>
              <w:pStyle w:val="ListParagraph"/>
              <w:ind w:left="0"/>
              <w:jc w:val="center"/>
              <w:rPr>
                <w:rFonts w:ascii="Times New Roman" w:hAnsi="Times New Roman" w:cs="Times New Roman"/>
                <w:sz w:val="28"/>
                <w:szCs w:val="28"/>
              </w:rPr>
            </w:pP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1D3230" w:rsidRPr="005F0E63" w:rsidTr="00D85AD0">
        <w:tc>
          <w:tcPr>
            <w:tcW w:w="895" w:type="dxa"/>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X</w:t>
            </w:r>
          </w:p>
        </w:tc>
        <w:tc>
          <w:tcPr>
            <w:tcW w:w="1438" w:type="dxa"/>
          </w:tcPr>
          <w:p w:rsidR="001D3230" w:rsidRPr="005F0E63" w:rsidRDefault="001D3230" w:rsidP="00D85AD0">
            <w:pPr>
              <w:pStyle w:val="ListParagraph"/>
              <w:ind w:left="0"/>
              <w:rPr>
                <w:rFonts w:ascii="Times New Roman" w:hAnsi="Times New Roman" w:cs="Times New Roman"/>
                <w:sz w:val="28"/>
                <w:szCs w:val="28"/>
              </w:rPr>
            </w:pPr>
          </w:p>
        </w:tc>
        <w:tc>
          <w:tcPr>
            <w:tcW w:w="1439" w:type="dxa"/>
          </w:tcPr>
          <w:p w:rsidR="001D3230" w:rsidRPr="005F0E63" w:rsidRDefault="001D3230" w:rsidP="00D85AD0">
            <w:pPr>
              <w:pStyle w:val="ListParagraph"/>
              <w:ind w:left="0"/>
              <w:rPr>
                <w:rFonts w:ascii="Times New Roman" w:hAnsi="Times New Roman" w:cs="Times New Roman"/>
                <w:sz w:val="28"/>
                <w:szCs w:val="28"/>
              </w:rPr>
            </w:pP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3A8FFA11" wp14:editId="4079376A">
            <wp:extent cx="5943600" cy="4889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54" w:name="_Toc3983234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54"/>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drawing>
          <wp:inline distT="0" distB="0" distL="0" distR="0" wp14:anchorId="1CB300A9" wp14:editId="1A2D02C0">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416B6803" wp14:editId="50821261">
                <wp:simplePos x="0" y="0"/>
                <wp:positionH relativeFrom="column">
                  <wp:posOffset>1066800</wp:posOffset>
                </wp:positionH>
                <wp:positionV relativeFrom="paragraph">
                  <wp:posOffset>1728470</wp:posOffset>
                </wp:positionV>
                <wp:extent cx="438150" cy="361950"/>
                <wp:effectExtent l="0" t="0" r="762000" b="19050"/>
                <wp:wrapNone/>
                <wp:docPr id="25" name="Rounded Rectangular Callout 25"/>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16123"/>
                            <a:gd name="adj2" fmla="val -34868"/>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left:0;text-align:left;margin-left:84pt;margin-top:136.1pt;width:34.5pt;height:2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951538" w:rsidRPr="00C70475" w:rsidRDefault="00951538" w:rsidP="00951538">
                      <w:pPr>
                        <w:jc w:val="center"/>
                        <w:rPr>
                          <w:sz w:val="28"/>
                          <w:szCs w:val="28"/>
                        </w:rPr>
                      </w:pPr>
                      <w:r>
                        <w:rPr>
                          <w:sz w:val="28"/>
                          <w:szCs w:val="28"/>
                        </w:rPr>
                        <w:t>6</w:t>
                      </w:r>
                    </w:p>
                  </w:txbxContent>
                </v:textbox>
              </v:shape>
            </w:pict>
          </mc:Fallback>
        </mc:AlternateContent>
      </w:r>
      <w:r w:rsidRPr="00C70475">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29080488" wp14:editId="33A2A176">
                <wp:simplePos x="0" y="0"/>
                <wp:positionH relativeFrom="column">
                  <wp:posOffset>3962400</wp:posOffset>
                </wp:positionH>
                <wp:positionV relativeFrom="paragraph">
                  <wp:posOffset>2271395</wp:posOffset>
                </wp:positionV>
                <wp:extent cx="438150" cy="361950"/>
                <wp:effectExtent l="381000" t="19050" r="19050" b="19050"/>
                <wp:wrapNone/>
                <wp:docPr id="26" name="Rounded Rectangular Callout 26"/>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3877"/>
                            <a:gd name="adj2" fmla="val -53289"/>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6" o:spid="_x0000_s1027" type="#_x0000_t62" style="position:absolute;left:0;text-align:left;margin-left:312pt;margin-top:178.85pt;width:34.5pt;height:2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951538" w:rsidRPr="00C70475" w:rsidRDefault="00951538" w:rsidP="00951538">
                      <w:pPr>
                        <w:jc w:val="center"/>
                        <w:rPr>
                          <w:sz w:val="28"/>
                          <w:szCs w:val="28"/>
                        </w:rPr>
                      </w:pPr>
                      <w:r>
                        <w:rPr>
                          <w:sz w:val="28"/>
                          <w:szCs w:val="28"/>
                        </w:rPr>
                        <w:t>5</w:t>
                      </w:r>
                    </w:p>
                  </w:txbxContent>
                </v:textbox>
              </v:shape>
            </w:pict>
          </mc:Fallback>
        </mc:AlternateContent>
      </w:r>
      <w:r w:rsidRPr="00C70475">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0118ED5C" wp14:editId="34568C75">
                <wp:simplePos x="0" y="0"/>
                <wp:positionH relativeFrom="column">
                  <wp:posOffset>4305300</wp:posOffset>
                </wp:positionH>
                <wp:positionV relativeFrom="paragraph">
                  <wp:posOffset>1661795</wp:posOffset>
                </wp:positionV>
                <wp:extent cx="438150" cy="361950"/>
                <wp:effectExtent l="304800" t="38100" r="19050" b="19050"/>
                <wp:wrapNone/>
                <wp:docPr id="27" name="Rounded Rectangular Callout 27"/>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16485"/>
                            <a:gd name="adj2" fmla="val -55921"/>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7" o:spid="_x0000_s1028" type="#_x0000_t62" style="position:absolute;left:0;text-align:left;margin-left:339pt;margin-top:130.85pt;width:34.5pt;height:2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951538" w:rsidRPr="00C70475" w:rsidRDefault="00951538" w:rsidP="00951538">
                      <w:pPr>
                        <w:jc w:val="center"/>
                        <w:rPr>
                          <w:sz w:val="28"/>
                          <w:szCs w:val="28"/>
                        </w:rPr>
                      </w:pPr>
                      <w:r>
                        <w:rPr>
                          <w:sz w:val="28"/>
                          <w:szCs w:val="28"/>
                        </w:rPr>
                        <w:t>4</w:t>
                      </w:r>
                    </w:p>
                  </w:txbxContent>
                </v:textbox>
              </v:shape>
            </w:pict>
          </mc:Fallback>
        </mc:AlternateContent>
      </w:r>
      <w:r w:rsidRPr="00C70475">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77573A85" wp14:editId="686CF9BC">
                <wp:simplePos x="0" y="0"/>
                <wp:positionH relativeFrom="column">
                  <wp:posOffset>4448175</wp:posOffset>
                </wp:positionH>
                <wp:positionV relativeFrom="paragraph">
                  <wp:posOffset>1109345</wp:posOffset>
                </wp:positionV>
                <wp:extent cx="438150" cy="361950"/>
                <wp:effectExtent l="381000" t="0" r="19050" b="19050"/>
                <wp:wrapNone/>
                <wp:docPr id="28" name="Rounded Rectangular Callout 28"/>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6050"/>
                            <a:gd name="adj2" fmla="val 1974"/>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8" o:spid="_x0000_s1029" type="#_x0000_t62" style="position:absolute;left:0;text-align:left;margin-left:350.25pt;margin-top:87.35pt;width:34.5pt;height: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951538" w:rsidRPr="00C70475" w:rsidRDefault="00951538" w:rsidP="00951538">
                      <w:pPr>
                        <w:jc w:val="center"/>
                        <w:rPr>
                          <w:sz w:val="28"/>
                          <w:szCs w:val="28"/>
                        </w:rPr>
                      </w:pPr>
                      <w:r>
                        <w:rPr>
                          <w:sz w:val="28"/>
                          <w:szCs w:val="28"/>
                        </w:rPr>
                        <w:t>3</w:t>
                      </w:r>
                    </w:p>
                  </w:txbxContent>
                </v:textbox>
              </v:shape>
            </w:pict>
          </mc:Fallback>
        </mc:AlternateContent>
      </w:r>
      <w:r w:rsidRPr="00C70475">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7B59BA8" wp14:editId="4D214742">
                <wp:simplePos x="0" y="0"/>
                <wp:positionH relativeFrom="column">
                  <wp:posOffset>4343400</wp:posOffset>
                </wp:positionH>
                <wp:positionV relativeFrom="paragraph">
                  <wp:posOffset>680720</wp:posOffset>
                </wp:positionV>
                <wp:extent cx="438150" cy="361950"/>
                <wp:effectExtent l="26670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07790"/>
                            <a:gd name="adj2" fmla="val 44080"/>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9" o:spid="_x0000_s1030" type="#_x0000_t62" style="position:absolute;left:0;text-align:left;margin-left:342pt;margin-top:53.6pt;width:34.5pt;height: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951538" w:rsidRPr="00C70475" w:rsidRDefault="00951538" w:rsidP="00951538">
                      <w:pPr>
                        <w:jc w:val="center"/>
                        <w:rPr>
                          <w:sz w:val="28"/>
                          <w:szCs w:val="28"/>
                        </w:rPr>
                      </w:pPr>
                      <w:r>
                        <w:rPr>
                          <w:sz w:val="28"/>
                          <w:szCs w:val="28"/>
                        </w:rPr>
                        <w:t>2</w:t>
                      </w:r>
                    </w:p>
                  </w:txbxContent>
                </v:textbox>
              </v:shape>
            </w:pict>
          </mc:Fallback>
        </mc:AlternateContent>
      </w:r>
      <w:r w:rsidRPr="00C70475">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10B796E8" wp14:editId="6E24F348">
                <wp:simplePos x="0" y="0"/>
                <wp:positionH relativeFrom="column">
                  <wp:posOffset>3962400</wp:posOffset>
                </wp:positionH>
                <wp:positionV relativeFrom="paragraph">
                  <wp:posOffset>223520</wp:posOffset>
                </wp:positionV>
                <wp:extent cx="438150" cy="361950"/>
                <wp:effectExtent l="0" t="0" r="19050" b="114300"/>
                <wp:wrapNone/>
                <wp:docPr id="30" name="Rounded Rectangular Callout 30"/>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5181"/>
                            <a:gd name="adj2" fmla="val 73026"/>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sidRPr="00C70475">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30" o:spid="_x0000_s1031" type="#_x0000_t62" style="position:absolute;left:0;text-align:left;margin-left:312pt;margin-top:17.6pt;width:34.5pt;height: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951538" w:rsidRPr="00C70475" w:rsidRDefault="00951538" w:rsidP="00951538">
                      <w:pPr>
                        <w:jc w:val="center"/>
                        <w:rPr>
                          <w:sz w:val="28"/>
                          <w:szCs w:val="28"/>
                        </w:rPr>
                      </w:pPr>
                      <w:r w:rsidRPr="00C70475">
                        <w:rPr>
                          <w:sz w:val="28"/>
                          <w:szCs w:val="28"/>
                        </w:rPr>
                        <w:t>1</w:t>
                      </w:r>
                    </w:p>
                  </w:txbxContent>
                </v:textbox>
              </v:shape>
            </w:pict>
          </mc:Fallback>
        </mc:AlternateContent>
      </w:r>
      <w:r w:rsidRPr="00C70475">
        <w:rPr>
          <w:noProof/>
          <w:sz w:val="28"/>
          <w:szCs w:val="28"/>
        </w:rPr>
        <w:drawing>
          <wp:inline distT="0" distB="0" distL="0" distR="0" wp14:anchorId="1A96096B" wp14:editId="08F415E2">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firstRow="1" w:lastRow="0" w:firstColumn="1" w:lastColumn="0" w:noHBand="0" w:noVBand="1"/>
      </w:tblPr>
      <w:tblGrid>
        <w:gridCol w:w="714"/>
        <w:gridCol w:w="1968"/>
        <w:gridCol w:w="1960"/>
        <w:gridCol w:w="4214"/>
      </w:tblGrid>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21112B">
            <w:pPr>
              <w:rPr>
                <w:rFonts w:ascii="Times New Roman" w:hAnsi="Times New Roman" w:cs="Times New Roman"/>
                <w:noProof/>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21112B">
            <w:pPr>
              <w:rPr>
                <w:rFonts w:ascii="Times New Roman" w:hAnsi="Times New Roman" w:cs="Times New Roman"/>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Hệ thống sẽ gữi đường link trong mail cho người dùng xác nhận lại mật khẩu.</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firstRow="1" w:lastRow="0" w:firstColumn="1" w:lastColumn="0" w:noHBand="0" w:noVBand="1"/>
      </w:tblPr>
      <w:tblGrid>
        <w:gridCol w:w="827"/>
        <w:gridCol w:w="2161"/>
        <w:gridCol w:w="1469"/>
        <w:gridCol w:w="1466"/>
        <w:gridCol w:w="1466"/>
        <w:gridCol w:w="1467"/>
      </w:tblGrid>
      <w:tr w:rsidR="00951538" w:rsidRPr="00C70475" w:rsidTr="0021112B">
        <w:tc>
          <w:tcPr>
            <w:tcW w:w="828" w:type="dxa"/>
            <w:vMerge w:val="restart"/>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21112B">
        <w:tc>
          <w:tcPr>
            <w:tcW w:w="828" w:type="dxa"/>
            <w:vMerge/>
          </w:tcPr>
          <w:p w:rsidR="00951538" w:rsidRPr="00C70475" w:rsidRDefault="00951538" w:rsidP="0021112B">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21112B">
        <w:tc>
          <w:tcPr>
            <w:tcW w:w="82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rPr>
        <w:drawing>
          <wp:inline distT="0" distB="0" distL="0" distR="0" wp14:anchorId="5740F126" wp14:editId="71702AA0">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55" w:name="_Toc3983234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55"/>
      <w:r w:rsidR="004F655B" w:rsidRPr="005F0E63">
        <w:rPr>
          <w:rFonts w:ascii="Times New Roman" w:hAnsi="Times New Roman" w:cs="Times New Roman"/>
          <w:b/>
          <w:sz w:val="28"/>
          <w:szCs w:val="28"/>
          <w:lang w:val="en-US"/>
        </w:rPr>
        <w:t>đổi mật khẩu</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4384" behindDoc="0" locked="0" layoutInCell="1" allowOverlap="1" wp14:anchorId="054FC42A" wp14:editId="60252CE3">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3">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1A07E1">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5408" behindDoc="0" locked="0" layoutInCell="1" allowOverlap="1" wp14:anchorId="0D37F20F" wp14:editId="364DEB03">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6A57A6">
      <w:pPr>
        <w:pStyle w:val="ListParagraph"/>
        <w:outlineLvl w:val="1"/>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56" w:name="_Toc3983234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56"/>
      <w:r w:rsidR="004F655B" w:rsidRPr="005F0E63">
        <w:rPr>
          <w:rFonts w:ascii="Times New Roman" w:hAnsi="Times New Roman" w:cs="Times New Roman"/>
          <w:b/>
          <w:sz w:val="28"/>
          <w:szCs w:val="28"/>
        </w:rPr>
        <w:t>xem thông tin nhà trọ</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7456" behindDoc="0" locked="0" layoutInCell="1" allowOverlap="1" wp14:anchorId="663DA974" wp14:editId="669ABF66">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1A07E1">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8480" behindDoc="1" locked="0" layoutInCell="1" allowOverlap="1" wp14:anchorId="59AD9A59" wp14:editId="7407308E">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6">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1A07E1">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về nha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pStyle w:val="ListParagraph"/>
        <w:outlineLvl w:val="1"/>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5B1C36">
      <w:pPr>
        <w:pStyle w:val="ListParagraph"/>
        <w:outlineLvl w:val="1"/>
        <w:rPr>
          <w:ins w:id="57"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52DEAAD3" wp14:editId="434C486E">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7">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Default="00671085" w:rsidP="006A57A6">
      <w:pPr>
        <w:pStyle w:val="ListParagraph"/>
        <w:outlineLvl w:val="1"/>
        <w:rPr>
          <w:rFonts w:ascii="Times New Roman" w:hAnsi="Times New Roman" w:cs="Times New Roman"/>
          <w:b/>
          <w:sz w:val="28"/>
          <w:szCs w:val="28"/>
          <w:lang w:val="en-US"/>
        </w:rPr>
      </w:pPr>
      <w:bookmarkStart w:id="58" w:name="_Toc3983234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58"/>
      <w:r w:rsidR="004F655B" w:rsidRPr="005F0E63">
        <w:rPr>
          <w:rFonts w:ascii="Times New Roman" w:hAnsi="Times New Roman" w:cs="Times New Roman"/>
          <w:b/>
          <w:sz w:val="28"/>
          <w:szCs w:val="28"/>
        </w:rPr>
        <w:t>nhà trọ</w:t>
      </w:r>
    </w:p>
    <w:p w:rsidR="00747315" w:rsidRPr="001443B8"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w:t>
      </w:r>
      <w:r w:rsidR="00747315" w:rsidRPr="001443B8">
        <w:rPr>
          <w:rFonts w:ascii="Times New Roman" w:hAnsi="Times New Roman" w:cs="Times New Roman"/>
          <w:sz w:val="28"/>
          <w:szCs w:val="28"/>
        </w:rPr>
        <w:t xml:space="preserve"> </w:t>
      </w:r>
      <w:r w:rsidR="00747315">
        <w:rPr>
          <w:rFonts w:ascii="Times New Roman" w:hAnsi="Times New Roman" w:cs="Times New Roman"/>
          <w:sz w:val="28"/>
          <w:szCs w:val="28"/>
        </w:rPr>
        <w:t>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63762F" wp14:editId="31B9E588">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3A76102" wp14:editId="074151F6">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21112B">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21112B">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284F66"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21112B">
        <w:tc>
          <w:tcPr>
            <w:tcW w:w="895" w:type="dxa"/>
            <w:vMerge w:val="restart"/>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21112B">
        <w:tc>
          <w:tcPr>
            <w:tcW w:w="895" w:type="dxa"/>
            <w:vMerge/>
            <w:vAlign w:val="center"/>
          </w:tcPr>
          <w:p w:rsidR="00747315" w:rsidRPr="001443B8" w:rsidRDefault="00747315" w:rsidP="0021112B">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21112B">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21112B">
        <w:tc>
          <w:tcPr>
            <w:tcW w:w="895" w:type="dxa"/>
          </w:tcPr>
          <w:p w:rsidR="00747315" w:rsidRPr="001443B8" w:rsidRDefault="00747315" w:rsidP="0021112B">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45875AE9" wp14:editId="74B7861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59" w:author="mine" w:date="2014-09-10T22:51:00Z"/>
          <w:rFonts w:ascii="Times New Roman" w:hAnsi="Times New Roman" w:cs="Times New Roman"/>
          <w:b/>
          <w:sz w:val="28"/>
          <w:szCs w:val="28"/>
          <w:lang w:val="en-US"/>
        </w:rPr>
      </w:pPr>
    </w:p>
    <w:p w:rsidR="00A64D7E" w:rsidRPr="00D22E56" w:rsidRDefault="00671085" w:rsidP="00D22E56">
      <w:pPr>
        <w:pStyle w:val="ListParagraph"/>
        <w:outlineLvl w:val="1"/>
        <w:rPr>
          <w:ins w:id="60" w:author="theirs" w:date="2014-09-10T22:51:00Z"/>
          <w:rFonts w:ascii="Times New Roman" w:hAnsi="Times New Roman" w:cs="Times New Roman"/>
          <w:b/>
          <w:sz w:val="28"/>
          <w:szCs w:val="28"/>
          <w:lang w:val="en-US"/>
        </w:rPr>
      </w:pPr>
      <w:bookmarkStart w:id="61" w:name="_Toc3983234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61"/>
      <w:r w:rsidR="004744DE" w:rsidRPr="005F0E63">
        <w:rPr>
          <w:rFonts w:ascii="Times New Roman" w:hAnsi="Times New Roman" w:cs="Times New Roman"/>
          <w:b/>
          <w:sz w:val="28"/>
          <w:szCs w:val="28"/>
        </w:rPr>
        <w:t xml:space="preserve"> cập nhật thông tin nhà trọ</w:t>
      </w:r>
      <w:r w:rsidR="00DE49A6" w:rsidRPr="005F0E63">
        <w:rPr>
          <w:rFonts w:ascii="Times New Roman" w:hAnsi="Times New Roman" w:cs="Times New Roman"/>
          <w:b/>
          <w:sz w:val="28"/>
          <w:szCs w:val="28"/>
          <w:lang w:val="en-US"/>
        </w:rPr>
        <w:t xml:space="preserve">  </w:t>
      </w:r>
    </w:p>
    <w:p w:rsidR="00ED67D6" w:rsidRPr="005F0E63" w:rsidRDefault="00671085" w:rsidP="00890005">
      <w:pPr>
        <w:pStyle w:val="ListParagraph"/>
        <w:outlineLvl w:val="1"/>
        <w:rPr>
          <w:rFonts w:ascii="Times New Roman" w:hAnsi="Times New Roman" w:cs="Times New Roman"/>
          <w:b/>
          <w:sz w:val="28"/>
          <w:szCs w:val="28"/>
        </w:rPr>
      </w:pPr>
      <w:bookmarkStart w:id="62" w:name="_Toc3983234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62"/>
      <w:r w:rsidR="006A57A6" w:rsidRPr="005F0E63">
        <w:rPr>
          <w:rFonts w:ascii="Times New Roman" w:hAnsi="Times New Roman" w:cs="Times New Roman"/>
          <w:b/>
          <w:sz w:val="28"/>
          <w:szCs w:val="28"/>
        </w:rPr>
        <w:t>quản lý danh sách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1312" behindDoc="0" locked="0" layoutInCell="1" allowOverlap="1" wp14:anchorId="60836D64" wp14:editId="2D086F78">
            <wp:simplePos x="0" y="0"/>
            <wp:positionH relativeFrom="margin">
              <wp:align>left</wp:align>
            </wp:positionH>
            <wp:positionV relativeFrom="paragraph">
              <wp:posOffset>407255</wp:posOffset>
            </wp:positionV>
            <wp:extent cx="5819140" cy="3736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1">
                      <a:extLst>
                        <a:ext uri="{28A0092B-C50C-407E-A947-70E740481C1C}">
                          <a14:useLocalDpi xmlns:a14="http://schemas.microsoft.com/office/drawing/2010/main" val="0"/>
                        </a:ext>
                      </a:extLst>
                    </a:blip>
                    <a:stretch>
                      <a:fillRect/>
                    </a:stretch>
                  </pic:blipFill>
                  <pic:spPr>
                    <a:xfrm>
                      <a:off x="0" y="0"/>
                      <a:ext cx="5819140" cy="3736380"/>
                    </a:xfrm>
                    <a:prstGeom prst="rect">
                      <a:avLst/>
                    </a:prstGeom>
                  </pic:spPr>
                </pic:pic>
              </a:graphicData>
            </a:graphic>
            <wp14:sizeRelH relativeFrom="margin">
              <wp14:pctWidth>0</wp14:pctWidth>
            </wp14:sizeRelH>
            <wp14:sizeRelV relativeFrom="margin">
              <wp14:pctHeight>0</wp14:pctHeight>
            </wp14:sizeRelV>
          </wp:anchor>
        </w:drawing>
      </w:r>
      <w:r w:rsidRPr="005F0E63">
        <w:rPr>
          <w:rFonts w:ascii="Times New Roman" w:hAnsi="Times New Roman" w:cs="Times New Roman"/>
          <w:sz w:val="28"/>
          <w:szCs w:val="28"/>
        </w:rPr>
        <w:tab/>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ab/>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p w:rsidR="00C11D55" w:rsidRPr="005F0E63" w:rsidRDefault="00C11D55" w:rsidP="00C11D55">
      <w:pPr>
        <w:pStyle w:val="ListParagraph"/>
        <w:rPr>
          <w:rFonts w:ascii="Times New Roman" w:hAnsi="Times New Roman" w:cs="Times New Roman"/>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C11D55" w:rsidRPr="005F0E63" w:rsidTr="00FE5675">
        <w:trPr>
          <w:trHeight w:val="961"/>
        </w:trPr>
        <w:tc>
          <w:tcPr>
            <w:tcW w:w="875"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72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899"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860"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Combobox</w:t>
            </w:r>
          </w:p>
        </w:tc>
        <w:tc>
          <w:tcPr>
            <w:tcW w:w="189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10</w:t>
            </w: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dòng hiển thị ở bảng hiển thị danh sách nhà trọ</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thông tim tìm kiếm nhà trọ</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3</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mã chủ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4</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5</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chủ nhà trọ</w:t>
            </w:r>
          </w:p>
        </w:tc>
      </w:tr>
      <w:tr w:rsidR="00C11D55" w:rsidRPr="005F0E63" w:rsidTr="00FE5675">
        <w:trPr>
          <w:trHeight w:val="646"/>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6</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điện thoại liên hệ của chủ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7</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địa chỉ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8</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phóng của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9</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giá thuê phóng của nhà trọ</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10</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các mô tả tổng quan về nhà trọ.</w:t>
            </w:r>
          </w:p>
        </w:tc>
      </w:tr>
      <w:tr w:rsidR="00C11D55" w:rsidRPr="005F0E63" w:rsidTr="00FE5675">
        <w:trPr>
          <w:trHeight w:val="630"/>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11</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các thao tác liên quan đến nhà trọ bao gồm xem, sửa, xóa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12</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Xem thông tin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13</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 thông tin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14</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Xóa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15</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Về trang phân trang trước</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16</w:t>
            </w:r>
          </w:p>
        </w:tc>
        <w:tc>
          <w:tcPr>
            <w:tcW w:w="1721"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lang w:val="fr-FR"/>
              </w:rPr>
            </w:pPr>
          </w:p>
        </w:tc>
        <w:tc>
          <w:tcPr>
            <w:tcW w:w="4860"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Về trang phân trang sau</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17</w:t>
            </w:r>
          </w:p>
        </w:tc>
        <w:tc>
          <w:tcPr>
            <w:tcW w:w="1721"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lang w:val="fr-FR"/>
              </w:rPr>
            </w:pPr>
          </w:p>
        </w:tc>
        <w:tc>
          <w:tcPr>
            <w:tcW w:w="4860"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Thêm nhà trọ</w:t>
            </w:r>
          </w:p>
        </w:tc>
      </w:tr>
    </w:tbl>
    <w:p w:rsidR="00C11D55" w:rsidRPr="005F0E63" w:rsidRDefault="00C11D55" w:rsidP="00C11D55">
      <w:pPr>
        <w:rPr>
          <w:rFonts w:ascii="Times New Roman" w:hAnsi="Times New Roman" w:cs="Times New Roman"/>
          <w:sz w:val="28"/>
          <w:szCs w:val="28"/>
        </w:rPr>
      </w:pP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sz w:val="28"/>
          <w:szCs w:val="28"/>
        </w:rPr>
        <w:t>- Giao diện trang thêm và sửa thông tin nhà trọ</w:t>
      </w: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37A915C7" wp14:editId="6CB53C32">
            <wp:extent cx="5731510" cy="53362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336234"/>
                    </a:xfrm>
                    <a:prstGeom prst="rect">
                      <a:avLst/>
                    </a:prstGeom>
                  </pic:spPr>
                </pic:pic>
              </a:graphicData>
            </a:graphic>
          </wp:inline>
        </w:drawing>
      </w: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p w:rsidR="00C11D55" w:rsidRPr="005F0E63" w:rsidRDefault="00C11D55" w:rsidP="00C11D55">
      <w:pPr>
        <w:pStyle w:val="ListParagraph"/>
        <w:rPr>
          <w:rFonts w:ascii="Times New Roman" w:hAnsi="Times New Roman" w:cs="Times New Roman"/>
          <w:sz w:val="28"/>
          <w:szCs w:val="28"/>
        </w:rPr>
      </w:pPr>
    </w:p>
    <w:tbl>
      <w:tblPr>
        <w:tblStyle w:val="TableGrid"/>
        <w:tblW w:w="9175" w:type="dxa"/>
        <w:tblLook w:val="04A0" w:firstRow="1" w:lastRow="0" w:firstColumn="1" w:lastColumn="0" w:noHBand="0" w:noVBand="1"/>
      </w:tblPr>
      <w:tblGrid>
        <w:gridCol w:w="1571"/>
        <w:gridCol w:w="1571"/>
        <w:gridCol w:w="1524"/>
        <w:gridCol w:w="4509"/>
      </w:tblGrid>
      <w:tr w:rsidR="00C11D55" w:rsidRPr="005F0E63" w:rsidTr="00FE5675">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09"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Combobox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đối tượng chủ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3</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địa chỉ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4</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phóng của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5</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giá thuê phóng của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6</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mô tả của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7</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Lưu thông tin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8</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Xóa các thông tin được nhập</w:t>
            </w:r>
          </w:p>
        </w:tc>
      </w:tr>
    </w:tbl>
    <w:p w:rsidR="00C11D55" w:rsidRPr="005F0E63" w:rsidRDefault="00C11D55" w:rsidP="00C11D55">
      <w:pPr>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Giao diện xác nhận thêm đơn hàng:</w:t>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7FD3403F" wp14:editId="6654BB47">
            <wp:extent cx="3438525" cy="13906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hem thanh cong.JPG"/>
                    <pic:cNvPicPr/>
                  </pic:nvPicPr>
                  <pic:blipFill>
                    <a:blip r:embed="rId33">
                      <a:extLst>
                        <a:ext uri="{28A0092B-C50C-407E-A947-70E740481C1C}">
                          <a14:useLocalDpi xmlns:a14="http://schemas.microsoft.com/office/drawing/2010/main" val="0"/>
                        </a:ext>
                      </a:extLst>
                    </a:blip>
                    <a:stretch>
                      <a:fillRect/>
                    </a:stretch>
                  </pic:blipFill>
                  <pic:spPr>
                    <a:xfrm>
                      <a:off x="0" y="0"/>
                      <a:ext cx="3438525" cy="1390650"/>
                    </a:xfrm>
                    <a:prstGeom prst="rect">
                      <a:avLst/>
                    </a:prstGeom>
                  </pic:spPr>
                </pic:pic>
              </a:graphicData>
            </a:graphic>
          </wp:inline>
        </w:drawing>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lang w:val="en-US"/>
        </w:rPr>
      </w:pPr>
      <w:r w:rsidRPr="005F0E63">
        <w:rPr>
          <w:rFonts w:ascii="Times New Roman" w:hAnsi="Times New Roman" w:cs="Times New Roman"/>
          <w:sz w:val="28"/>
          <w:szCs w:val="28"/>
          <w:lang w:val="en-US"/>
        </w:rPr>
        <w:t>Các thành phần trong giao diện</w:t>
      </w:r>
    </w:p>
    <w:p w:rsidR="00C11D55" w:rsidRPr="005F0E63" w:rsidRDefault="00C11D55" w:rsidP="00C11D55">
      <w:pPr>
        <w:pStyle w:val="ListParagraph"/>
        <w:rPr>
          <w:rFonts w:ascii="Times New Roman" w:hAnsi="Times New Roman" w:cs="Times New Roman"/>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C11D55" w:rsidRPr="005F0E63" w:rsidTr="00FE5675">
        <w:tc>
          <w:tcPr>
            <w:tcW w:w="2230"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75"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c>
          <w:tcPr>
            <w:tcW w:w="223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Ok</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Xác nhận thao tác thêm</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Giao diện xác nhận xóa đơn hàng:</w:t>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5BA17F83" wp14:editId="5DA5B3EF">
            <wp:extent cx="3429000" cy="134302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34">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Các thành phần trong giao diện</w:t>
      </w:r>
    </w:p>
    <w:p w:rsidR="00C11D55" w:rsidRPr="005F0E63" w:rsidRDefault="00C11D55" w:rsidP="00C11D55">
      <w:pPr>
        <w:pStyle w:val="ListParagraph"/>
        <w:ind w:left="1080"/>
        <w:rPr>
          <w:rFonts w:ascii="Times New Roman" w:hAnsi="Times New Roman" w:cs="Times New Roman"/>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C11D55" w:rsidRPr="005F0E63" w:rsidTr="00FE5675">
        <w:tc>
          <w:tcPr>
            <w:tcW w:w="2230"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75"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c>
          <w:tcPr>
            <w:tcW w:w="223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Ok</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Xác nhận thao tác xóa</w:t>
            </w:r>
          </w:p>
        </w:tc>
      </w:tr>
      <w:tr w:rsidR="00C11D55" w:rsidRPr="005F0E63" w:rsidTr="00FE5675">
        <w:tc>
          <w:tcPr>
            <w:tcW w:w="223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Hủy</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Hủy thao tác xóa</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Giao diện xác nhận thao tác sửa đơn hàng:</w:t>
      </w:r>
    </w:p>
    <w:p w:rsidR="00C11D55" w:rsidRPr="005F0E63" w:rsidRDefault="00C11D55" w:rsidP="00C11D55">
      <w:pPr>
        <w:pStyle w:val="ListParagraph"/>
        <w:ind w:left="1080"/>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38F4AE84" wp14:editId="1DD7DDDD">
            <wp:extent cx="3409950" cy="13906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ua thanh cong.JPG"/>
                    <pic:cNvPicPr/>
                  </pic:nvPicPr>
                  <pic:blipFill>
                    <a:blip r:embed="rId35">
                      <a:extLst>
                        <a:ext uri="{28A0092B-C50C-407E-A947-70E740481C1C}">
                          <a14:useLocalDpi xmlns:a14="http://schemas.microsoft.com/office/drawing/2010/main" val="0"/>
                        </a:ext>
                      </a:extLst>
                    </a:blip>
                    <a:stretch>
                      <a:fillRect/>
                    </a:stretch>
                  </pic:blipFill>
                  <pic:spPr>
                    <a:xfrm>
                      <a:off x="0" y="0"/>
                      <a:ext cx="3409950" cy="1390650"/>
                    </a:xfrm>
                    <a:prstGeom prst="rect">
                      <a:avLst/>
                    </a:prstGeom>
                  </pic:spPr>
                </pic:pic>
              </a:graphicData>
            </a:graphic>
          </wp:inline>
        </w:drawing>
      </w:r>
    </w:p>
    <w:p w:rsidR="00C11D55" w:rsidRPr="005F0E63" w:rsidRDefault="00C11D55" w:rsidP="00C11D55">
      <w:pPr>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C11D55" w:rsidRPr="005F0E63" w:rsidRDefault="00C11D55" w:rsidP="00C11D55">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C11D55" w:rsidRPr="005F0E63" w:rsidTr="00FE5675">
        <w:tc>
          <w:tcPr>
            <w:tcW w:w="895" w:type="dxa"/>
            <w:vMerge w:val="restart"/>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C11D55" w:rsidRPr="005F0E63" w:rsidTr="00FE5675">
        <w:tc>
          <w:tcPr>
            <w:tcW w:w="895" w:type="dxa"/>
            <w:vMerge/>
          </w:tcPr>
          <w:p w:rsidR="00C11D55" w:rsidRPr="005F0E63" w:rsidRDefault="00C11D55" w:rsidP="00FE5675">
            <w:pPr>
              <w:pStyle w:val="ListParagraph"/>
              <w:ind w:left="0"/>
              <w:rPr>
                <w:rFonts w:ascii="Times New Roman" w:hAnsi="Times New Roman" w:cs="Times New Roman"/>
                <w:sz w:val="28"/>
                <w:szCs w:val="28"/>
              </w:rPr>
            </w:pPr>
          </w:p>
        </w:tc>
        <w:tc>
          <w:tcPr>
            <w:tcW w:w="1981" w:type="dxa"/>
            <w:vMerge/>
          </w:tcPr>
          <w:p w:rsidR="00C11D55" w:rsidRPr="005F0E63" w:rsidRDefault="00C11D55" w:rsidP="00FE5675">
            <w:pPr>
              <w:pStyle w:val="ListParagraph"/>
              <w:ind w:left="0"/>
              <w:rPr>
                <w:rFonts w:ascii="Times New Roman" w:hAnsi="Times New Roman" w:cs="Times New Roman"/>
                <w:sz w:val="28"/>
                <w:szCs w:val="28"/>
              </w:rPr>
            </w:pP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C11D55" w:rsidRPr="005F0E63" w:rsidTr="00FE5675">
        <w:tc>
          <w:tcPr>
            <w:tcW w:w="89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Chủ nhà trọ</w:t>
            </w:r>
          </w:p>
        </w:tc>
        <w:tc>
          <w:tcPr>
            <w:tcW w:w="1438" w:type="dxa"/>
          </w:tcPr>
          <w:p w:rsidR="00C11D55" w:rsidRPr="005F0E63" w:rsidRDefault="00C11D55" w:rsidP="00FE5675">
            <w:pPr>
              <w:pStyle w:val="ListParagraph"/>
              <w:ind w:left="0"/>
              <w:rPr>
                <w:rFonts w:ascii="Times New Roman" w:hAnsi="Times New Roman" w:cs="Times New Roman"/>
                <w:sz w:val="28"/>
                <w:szCs w:val="28"/>
              </w:rPr>
            </w:pPr>
          </w:p>
        </w:tc>
        <w:tc>
          <w:tcPr>
            <w:tcW w:w="1438" w:type="dxa"/>
          </w:tcPr>
          <w:p w:rsidR="00C11D55" w:rsidRPr="005F0E63" w:rsidRDefault="00C11D55" w:rsidP="00FE5675">
            <w:pPr>
              <w:pStyle w:val="ListParagraph"/>
              <w:ind w:left="0"/>
              <w:rPr>
                <w:rFonts w:ascii="Times New Roman" w:hAnsi="Times New Roman" w:cs="Times New Roman"/>
                <w:sz w:val="28"/>
                <w:szCs w:val="28"/>
              </w:rPr>
            </w:pPr>
          </w:p>
        </w:tc>
        <w:tc>
          <w:tcPr>
            <w:tcW w:w="1439" w:type="dxa"/>
          </w:tcPr>
          <w:p w:rsidR="00C11D55" w:rsidRPr="005F0E63" w:rsidRDefault="00C11D55" w:rsidP="00FE5675">
            <w:pPr>
              <w:pStyle w:val="ListParagraph"/>
              <w:ind w:left="0"/>
              <w:rPr>
                <w:rFonts w:ascii="Times New Roman" w:hAnsi="Times New Roman" w:cs="Times New Roman"/>
                <w:sz w:val="28"/>
                <w:szCs w:val="28"/>
              </w:rPr>
            </w:pP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r w:rsidR="00C11D55" w:rsidRPr="005F0E63" w:rsidTr="00FE5675">
        <w:tc>
          <w:tcPr>
            <w:tcW w:w="89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98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Nhà trọ</w:t>
            </w: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cho thấy các hoạt động quản lý danh sách nhà trọ của quản trị.</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2336" behindDoc="0" locked="0" layoutInCell="1" allowOverlap="1" wp14:anchorId="7D672DF0" wp14:editId="7A5A5B67">
            <wp:simplePos x="0" y="0"/>
            <wp:positionH relativeFrom="column">
              <wp:posOffset>-169186</wp:posOffset>
            </wp:positionH>
            <wp:positionV relativeFrom="paragraph">
              <wp:posOffset>244475</wp:posOffset>
            </wp:positionV>
            <wp:extent cx="6022975" cy="5303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6">
                      <a:extLst>
                        <a:ext uri="{28A0092B-C50C-407E-A947-70E740481C1C}">
                          <a14:useLocalDpi xmlns:a14="http://schemas.microsoft.com/office/drawing/2010/main" val="0"/>
                        </a:ext>
                      </a:extLst>
                    </a:blip>
                    <a:stretch>
                      <a:fillRect/>
                    </a:stretch>
                  </pic:blipFill>
                  <pic:spPr>
                    <a:xfrm>
                      <a:off x="0" y="0"/>
                      <a:ext cx="6022975" cy="5303520"/>
                    </a:xfrm>
                    <a:prstGeom prst="rect">
                      <a:avLst/>
                    </a:prstGeom>
                  </pic:spPr>
                </pic:pic>
              </a:graphicData>
            </a:graphic>
            <wp14:sizeRelH relativeFrom="margin">
              <wp14:pctWidth>0</wp14:pctWidth>
            </wp14:sizeRelH>
            <wp14:sizeRelV relativeFrom="margin">
              <wp14:pctHeight>0</wp14:pctHeight>
            </wp14:sizeRelV>
          </wp:anchor>
        </w:drawing>
      </w:r>
    </w:p>
    <w:p w:rsidR="00C11D55" w:rsidRPr="005F0E63" w:rsidRDefault="00C11D55" w:rsidP="00890005">
      <w:pPr>
        <w:pStyle w:val="ListParagraph"/>
        <w:outlineLvl w:val="1"/>
        <w:rPr>
          <w:ins w:id="63" w:author="theirs" w:date="2014-09-10T22:51:00Z"/>
          <w:rFonts w:ascii="Times New Roman" w:hAnsi="Times New Roman" w:cs="Times New Roman"/>
          <w:b/>
          <w:sz w:val="28"/>
          <w:szCs w:val="28"/>
        </w:rPr>
      </w:pPr>
    </w:p>
    <w:p w:rsidR="008A13D7" w:rsidRDefault="00671085" w:rsidP="008A13D7">
      <w:pPr>
        <w:pStyle w:val="ListParagraph"/>
        <w:outlineLvl w:val="1"/>
        <w:rPr>
          <w:rFonts w:ascii="Times New Roman" w:hAnsi="Times New Roman" w:cs="Times New Roman"/>
          <w:b/>
          <w:sz w:val="28"/>
          <w:szCs w:val="28"/>
          <w:lang w:val="en-US"/>
        </w:rPr>
      </w:pPr>
      <w:bookmarkStart w:id="64" w:name="_Toc3983234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64"/>
      <w:r w:rsidR="006A57A6" w:rsidRPr="005F0E63">
        <w:rPr>
          <w:rFonts w:ascii="Times New Roman" w:hAnsi="Times New Roman" w:cs="Times New Roman"/>
          <w:b/>
          <w:sz w:val="28"/>
          <w:szCs w:val="28"/>
        </w:rPr>
        <w:t>quản lý người dùng</w:t>
      </w:r>
    </w:p>
    <w:p w:rsidR="007F740A" w:rsidRPr="007F740A" w:rsidRDefault="007F740A" w:rsidP="008A13D7">
      <w:pPr>
        <w:pStyle w:val="ListParagraph"/>
        <w:outlineLvl w:val="1"/>
        <w:rPr>
          <w:ins w:id="65" w:author="theirs" w:date="2014-09-10T22:51:00Z"/>
          <w:rFonts w:ascii="Times New Roman" w:hAnsi="Times New Roman" w:cs="Times New Roman"/>
          <w:b/>
          <w:sz w:val="28"/>
          <w:szCs w:val="28"/>
          <w:lang w:val="en-US"/>
        </w:rPr>
      </w:pPr>
      <w:bookmarkStart w:id="66" w:name="_GoBack"/>
      <w:bookmarkEnd w:id="66"/>
    </w:p>
    <w:p w:rsidR="008A13D7" w:rsidRPr="005F0E63" w:rsidRDefault="00671085" w:rsidP="008A13D7">
      <w:pPr>
        <w:pStyle w:val="ListParagraph"/>
        <w:outlineLvl w:val="1"/>
        <w:rPr>
          <w:ins w:id="67" w:author="theirs" w:date="2014-09-10T22:51:00Z"/>
          <w:rFonts w:ascii="Times New Roman" w:hAnsi="Times New Roman" w:cs="Times New Roman"/>
          <w:b/>
          <w:sz w:val="28"/>
          <w:szCs w:val="28"/>
          <w:lang w:val="en-US"/>
        </w:rPr>
      </w:pPr>
      <w:bookmarkStart w:id="68" w:name="_Toc3983234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68"/>
    </w:p>
    <w:p w:rsidR="00ED67D6" w:rsidRPr="00F72F1D" w:rsidRDefault="00671085" w:rsidP="00890005">
      <w:pPr>
        <w:pStyle w:val="ListParagraph"/>
        <w:outlineLvl w:val="1"/>
        <w:rPr>
          <w:ins w:id="69" w:author="ChiTam" w:date="2014-09-10T22:51:00Z"/>
          <w:rFonts w:ascii="Times New Roman" w:hAnsi="Times New Roman" w:cs="Times New Roman"/>
          <w:b/>
          <w:sz w:val="28"/>
          <w:szCs w:val="28"/>
          <w:lang w:val="en-US"/>
        </w:rPr>
      </w:pPr>
      <w:bookmarkStart w:id="70" w:name="_Toc3983234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70"/>
      <w:r w:rsidR="004D5AAE" w:rsidRPr="005F0E63">
        <w:rPr>
          <w:rFonts w:ascii="Times New Roman" w:hAnsi="Times New Roman" w:cs="Times New Roman"/>
          <w:b/>
          <w:sz w:val="28"/>
          <w:szCs w:val="28"/>
        </w:rPr>
        <w:t>quản lý bình luận</w:t>
      </w:r>
      <w:r w:rsidR="00F72F1D">
        <w:rPr>
          <w:rFonts w:ascii="Times New Roman" w:hAnsi="Times New Roman" w:cs="Times New Roman"/>
          <w:b/>
          <w:sz w:val="28"/>
          <w:szCs w:val="28"/>
          <w:lang w:val="en-US"/>
        </w:rPr>
        <w:t xml:space="preserve"> </w:t>
      </w:r>
    </w:p>
    <w:p w:rsidR="00671085" w:rsidRPr="005F0E63" w:rsidRDefault="00241EA4">
      <w:pPr>
        <w:pStyle w:val="ListParagraph"/>
        <w:outlineLvl w:val="1"/>
        <w:rPr>
          <w:rFonts w:ascii="Times New Roman" w:hAnsi="Times New Roman" w:cs="Times New Roman"/>
          <w:b/>
          <w:sz w:val="28"/>
          <w:szCs w:val="28"/>
        </w:rPr>
        <w:pPrChange w:id="71" w:author="theirs" w:date="2014-09-10T22:51:00Z">
          <w:pPr>
            <w:pStyle w:val="ListParagraph"/>
          </w:pPr>
        </w:pPrChange>
      </w:pPr>
      <w:bookmarkStart w:id="72" w:name="_Toc398323453"/>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72"/>
      <w:r w:rsidR="00890005" w:rsidRPr="005F0E63">
        <w:rPr>
          <w:rFonts w:ascii="Times New Roman" w:hAnsi="Times New Roman" w:cs="Times New Roman"/>
          <w:b/>
          <w:sz w:val="28"/>
          <w:szCs w:val="28"/>
        </w:rPr>
        <w:t>đăng tin</w:t>
      </w:r>
    </w:p>
    <w:p w:rsidR="006C4228" w:rsidRPr="005F0E63" w:rsidRDefault="00241EA4" w:rsidP="006C4228">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p>
    <w:p w:rsidR="00D87B69" w:rsidRPr="005F0E63" w:rsidRDefault="005E3B29" w:rsidP="006C4228">
      <w:pPr>
        <w:pStyle w:val="ListParagraph"/>
        <w:outlineLvl w:val="1"/>
        <w:rPr>
          <w:rFonts w:ascii="Times New Roman" w:hAnsi="Times New Roman" w:cs="Times New Roman"/>
          <w:b/>
          <w:sz w:val="28"/>
          <w:szCs w:val="28"/>
          <w:lang w:val="en-US"/>
        </w:rPr>
      </w:pPr>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thông tin cá nhân và lưu vào hệ thống.</w:t>
      </w:r>
    </w:p>
    <w:p w:rsidR="00E26208" w:rsidRPr="005F0E63" w:rsidRDefault="00E26208" w:rsidP="00E26208">
      <w:pPr>
        <w:rPr>
          <w:rFonts w:ascii="Times New Roman" w:hAnsi="Times New Roman" w:cs="Times New Roman"/>
          <w:sz w:val="28"/>
          <w:szCs w:val="28"/>
        </w:rPr>
      </w:pP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lastRenderedPageBreak/>
        <w:t>Giao diện:</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77716AFC" wp14:editId="55224D64">
            <wp:extent cx="5011420" cy="2861945"/>
            <wp:effectExtent l="0" t="0" r="0" b="0"/>
            <wp:docPr id="24" name="Picture 24" descr="C:\Users\Windows\AppData\Local\Microsoft\Windows\INetCache\Content.Word\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AppData\Local\Microsoft\Windows\INetCache\Content.Word\thongt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1420" cy="2861945"/>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E26208" w:rsidRPr="005F0E63" w:rsidTr="00D85AD0">
        <w:tc>
          <w:tcPr>
            <w:tcW w:w="3776"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người dùng đã đăng nhập vào hệ thống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người dùng tạo tài khoản</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cá nhân của người dùng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6</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1FFFDB4F" wp14:editId="358D2158">
            <wp:extent cx="5943600" cy="3642516"/>
            <wp:effectExtent l="0" t="0" r="0" b="0"/>
            <wp:docPr id="23" name="Picture 23"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thongtincanhn_n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42516"/>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73">
          <w:tblGrid>
            <w:gridCol w:w="265"/>
            <w:gridCol w:w="1544"/>
            <w:gridCol w:w="1929"/>
            <w:gridCol w:w="1446"/>
            <w:gridCol w:w="273"/>
            <w:gridCol w:w="988"/>
            <w:gridCol w:w="272"/>
            <w:gridCol w:w="3183"/>
            <w:gridCol w:w="265"/>
          </w:tblGrid>
        </w:tblGridChange>
      </w:tblGrid>
      <w:tr w:rsidR="00E26208" w:rsidRPr="005F0E63" w:rsidTr="003E7DC6">
        <w:trPr>
          <w:ins w:id="74" w:author="mine" w:date="2014-09-10T22:51:00Z"/>
        </w:trPr>
        <w:tc>
          <w:tcPr>
            <w:tcW w:w="1544" w:type="dxa"/>
            <w:shd w:val="clear" w:color="auto" w:fill="9CC2E5" w:themeFill="accent1" w:themeFillTint="99"/>
          </w:tcPr>
          <w:p w:rsidR="00E26208" w:rsidRPr="005F0E63" w:rsidRDefault="00E26208" w:rsidP="00D85AD0">
            <w:pPr>
              <w:pStyle w:val="ListParagraph"/>
              <w:ind w:left="0"/>
              <w:jc w:val="center"/>
              <w:rPr>
                <w:ins w:id="75" w:author="mine" w:date="2014-09-10T22:51:00Z"/>
                <w:rFonts w:ascii="Times New Roman" w:hAnsi="Times New Roman" w:cs="Times New Roman"/>
                <w:sz w:val="28"/>
                <w:szCs w:val="28"/>
              </w:rPr>
            </w:pPr>
            <w:ins w:id="76"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E26208" w:rsidRPr="005F0E63" w:rsidRDefault="00E26208" w:rsidP="00D85AD0">
            <w:pPr>
              <w:pStyle w:val="ListParagraph"/>
              <w:ind w:left="0"/>
              <w:jc w:val="center"/>
              <w:rPr>
                <w:ins w:id="77" w:author="mine" w:date="2014-09-10T22:51:00Z"/>
                <w:rFonts w:ascii="Times New Roman" w:hAnsi="Times New Roman" w:cs="Times New Roman"/>
                <w:sz w:val="28"/>
                <w:szCs w:val="28"/>
              </w:rPr>
            </w:pPr>
            <w:ins w:id="78"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E26208" w:rsidRPr="005F0E63" w:rsidRDefault="00E26208" w:rsidP="00D85AD0">
            <w:pPr>
              <w:pStyle w:val="ListParagraph"/>
              <w:ind w:left="0"/>
              <w:jc w:val="center"/>
              <w:rPr>
                <w:ins w:id="79" w:author="mine" w:date="2014-09-10T22:51:00Z"/>
                <w:rFonts w:ascii="Times New Roman" w:hAnsi="Times New Roman" w:cs="Times New Roman"/>
                <w:sz w:val="28"/>
                <w:szCs w:val="28"/>
              </w:rPr>
            </w:pPr>
            <w:ins w:id="80"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E26208" w:rsidRPr="005F0E63" w:rsidRDefault="00E26208" w:rsidP="00D85AD0">
            <w:pPr>
              <w:pStyle w:val="ListParagraph"/>
              <w:ind w:left="0"/>
              <w:jc w:val="center"/>
              <w:rPr>
                <w:ins w:id="81" w:author="mine" w:date="2014-09-10T22:51:00Z"/>
                <w:rFonts w:ascii="Times New Roman" w:hAnsi="Times New Roman" w:cs="Times New Roman"/>
                <w:sz w:val="28"/>
                <w:szCs w:val="28"/>
              </w:rPr>
            </w:pPr>
            <w:ins w:id="82" w:author="mine" w:date="2014-09-10T22:51:00Z">
              <w:r w:rsidRPr="005F0E63">
                <w:rPr>
                  <w:rFonts w:ascii="Times New Roman" w:hAnsi="Times New Roman" w:cs="Times New Roman"/>
                  <w:sz w:val="28"/>
                  <w:szCs w:val="28"/>
                </w:rPr>
                <w:t>Ghi chú</w:t>
              </w:r>
            </w:ins>
          </w:p>
        </w:tc>
      </w:tr>
      <w:tr w:rsidR="00E26208" w:rsidRPr="005F0E63" w:rsidTr="003E7DC6">
        <w:tblPrEx>
          <w:tblW w:w="9900" w:type="dxa"/>
          <w:tblInd w:w="265" w:type="dxa"/>
          <w:tblPrExChange w:id="83" w:author="mine" w:date="2014-09-10T22:51:00Z">
            <w:tblPrEx>
              <w:tblW w:w="9900" w:type="dxa"/>
              <w:tblInd w:w="265" w:type="dxa"/>
            </w:tblPrEx>
          </w:tblPrExChange>
        </w:tblPrEx>
        <w:trPr>
          <w:trPrChange w:id="84" w:author="mine" w:date="2014-09-10T22:51:00Z">
            <w:trPr>
              <w:gridAfter w:val="0"/>
            </w:trPr>
          </w:trPrChange>
        </w:trPr>
        <w:tc>
          <w:tcPr>
            <w:tcW w:w="1544" w:type="dxa"/>
            <w:tcPrChange w:id="85"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86"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87"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88"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E26208" w:rsidRPr="005F0E63" w:rsidTr="003E7DC6">
        <w:tblPrEx>
          <w:tblW w:w="9900" w:type="dxa"/>
          <w:tblInd w:w="265" w:type="dxa"/>
          <w:tblPrExChange w:id="89" w:author="mine" w:date="2014-09-10T22:51:00Z">
            <w:tblPrEx>
              <w:tblW w:w="9900" w:type="dxa"/>
              <w:tblInd w:w="265" w:type="dxa"/>
            </w:tblPrEx>
          </w:tblPrExChange>
        </w:tblPrEx>
        <w:trPr>
          <w:trPrChange w:id="90" w:author="mine" w:date="2014-09-10T22:51:00Z">
            <w:trPr>
              <w:gridAfter w:val="0"/>
            </w:trPr>
          </w:trPrChange>
        </w:trPr>
        <w:tc>
          <w:tcPr>
            <w:tcW w:w="1544" w:type="dxa"/>
            <w:tcPrChange w:id="91"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92"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3"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94"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E26208" w:rsidRPr="005F0E63" w:rsidTr="003E7DC6">
        <w:tblPrEx>
          <w:tblW w:w="9900" w:type="dxa"/>
          <w:tblInd w:w="265" w:type="dxa"/>
          <w:tblPrExChange w:id="95" w:author="mine" w:date="2014-09-10T22:51:00Z">
            <w:tblPrEx>
              <w:tblW w:w="9900" w:type="dxa"/>
              <w:tblInd w:w="265" w:type="dxa"/>
            </w:tblPrEx>
          </w:tblPrExChange>
        </w:tblPrEx>
        <w:trPr>
          <w:trPrChange w:id="96" w:author="mine" w:date="2014-09-10T22:51:00Z">
            <w:trPr>
              <w:gridAfter w:val="0"/>
            </w:trPr>
          </w:trPrChange>
        </w:trPr>
        <w:tc>
          <w:tcPr>
            <w:tcW w:w="1544" w:type="dxa"/>
            <w:tcPrChange w:id="97"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98"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9"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00"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E26208" w:rsidRPr="005F0E63" w:rsidTr="003E7DC6">
        <w:tblPrEx>
          <w:tblW w:w="9900" w:type="dxa"/>
          <w:tblInd w:w="265" w:type="dxa"/>
          <w:tblPrExChange w:id="101" w:author="mine" w:date="2014-09-10T22:51:00Z">
            <w:tblPrEx>
              <w:tblW w:w="9900" w:type="dxa"/>
              <w:tblInd w:w="265" w:type="dxa"/>
            </w:tblPrEx>
          </w:tblPrExChange>
        </w:tblPrEx>
        <w:trPr>
          <w:trPrChange w:id="102" w:author="mine" w:date="2014-09-10T22:51:00Z">
            <w:trPr>
              <w:gridAfter w:val="0"/>
            </w:trPr>
          </w:trPrChange>
        </w:trPr>
        <w:tc>
          <w:tcPr>
            <w:tcW w:w="1544" w:type="dxa"/>
            <w:tcPrChange w:id="103"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04"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05"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06"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E26208" w:rsidRPr="005F0E63" w:rsidTr="003E7DC6">
        <w:tblPrEx>
          <w:tblW w:w="9900" w:type="dxa"/>
          <w:tblInd w:w="265" w:type="dxa"/>
          <w:tblPrExChange w:id="107" w:author="mine" w:date="2014-09-10T22:51:00Z">
            <w:tblPrEx>
              <w:tblW w:w="9900" w:type="dxa"/>
              <w:tblInd w:w="265" w:type="dxa"/>
            </w:tblPrEx>
          </w:tblPrExChange>
        </w:tblPrEx>
        <w:trPr>
          <w:trPrChange w:id="108" w:author="mine" w:date="2014-09-10T22:51:00Z">
            <w:trPr>
              <w:gridAfter w:val="0"/>
            </w:trPr>
          </w:trPrChange>
        </w:trPr>
        <w:tc>
          <w:tcPr>
            <w:tcW w:w="1544" w:type="dxa"/>
            <w:tcPrChange w:id="109"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1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1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1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hiện hộp thoại thay đổi mật khẩu cho người dùng</w:t>
            </w:r>
          </w:p>
        </w:tc>
      </w:tr>
      <w:tr w:rsidR="00E26208" w:rsidRPr="005F0E63" w:rsidTr="003E7DC6">
        <w:tblPrEx>
          <w:tblW w:w="9900" w:type="dxa"/>
          <w:tblInd w:w="265" w:type="dxa"/>
          <w:tblPrExChange w:id="113" w:author="mine" w:date="2014-09-10T22:51:00Z">
            <w:tblPrEx>
              <w:tblW w:w="9900" w:type="dxa"/>
              <w:tblInd w:w="265" w:type="dxa"/>
            </w:tblPrEx>
          </w:tblPrExChange>
        </w:tblPrEx>
        <w:trPr>
          <w:trPrChange w:id="114" w:author="mine" w:date="2014-09-10T22:51:00Z">
            <w:trPr>
              <w:gridAfter w:val="0"/>
            </w:trPr>
          </w:trPrChange>
        </w:trPr>
        <w:tc>
          <w:tcPr>
            <w:tcW w:w="1544" w:type="dxa"/>
            <w:tcPrChange w:id="115"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6</w:t>
            </w:r>
          </w:p>
        </w:tc>
        <w:tc>
          <w:tcPr>
            <w:tcW w:w="3648" w:type="dxa"/>
            <w:tcPrChange w:id="116"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1260" w:type="dxa"/>
            <w:tcPrChange w:id="117"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18"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giới tính của mình</w:t>
            </w:r>
          </w:p>
        </w:tc>
      </w:tr>
      <w:tr w:rsidR="00E26208" w:rsidRPr="005F0E63" w:rsidTr="003E7DC6">
        <w:tblPrEx>
          <w:tblW w:w="9900" w:type="dxa"/>
          <w:tblInd w:w="265" w:type="dxa"/>
          <w:tblPrExChange w:id="119" w:author="mine" w:date="2014-09-10T22:51:00Z">
            <w:tblPrEx>
              <w:tblW w:w="9900" w:type="dxa"/>
              <w:tblInd w:w="265" w:type="dxa"/>
            </w:tblPrEx>
          </w:tblPrExChange>
        </w:tblPrEx>
        <w:trPr>
          <w:trPrChange w:id="120" w:author="mine" w:date="2014-09-10T22:51:00Z">
            <w:trPr>
              <w:gridAfter w:val="0"/>
            </w:trPr>
          </w:trPrChange>
        </w:trPr>
        <w:tc>
          <w:tcPr>
            <w:tcW w:w="1544" w:type="dxa"/>
            <w:tcPrChange w:id="121"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7</w:t>
            </w:r>
          </w:p>
        </w:tc>
        <w:tc>
          <w:tcPr>
            <w:tcW w:w="3648" w:type="dxa"/>
            <w:tcPrChange w:id="122"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Combobox</w:t>
            </w:r>
          </w:p>
        </w:tc>
        <w:tc>
          <w:tcPr>
            <w:tcW w:w="1260" w:type="dxa"/>
            <w:tcPrChange w:id="123"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24"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ngày sinh</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8</w:t>
            </w:r>
          </w:p>
        </w:tc>
        <w:tc>
          <w:tcPr>
            <w:tcW w:w="3648"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Textbox</w:t>
            </w:r>
          </w:p>
        </w:tc>
        <w:tc>
          <w:tcPr>
            <w:tcW w:w="1260" w:type="dxa"/>
          </w:tcPr>
          <w:p w:rsidR="00E26208" w:rsidRPr="005F0E63" w:rsidRDefault="00E26208" w:rsidP="00D85AD0">
            <w:pPr>
              <w:pStyle w:val="ListParagraph"/>
              <w:ind w:left="0"/>
              <w:rPr>
                <w:rFonts w:ascii="Times New Roman" w:hAnsi="Times New Roman" w:cs="Times New Roman"/>
                <w:sz w:val="28"/>
                <w:szCs w:val="28"/>
              </w:rPr>
            </w:pPr>
          </w:p>
        </w:tc>
        <w:tc>
          <w:tcPr>
            <w:tcW w:w="3448"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Số chứng minh nhân dân của người dùng</w:t>
            </w:r>
          </w:p>
        </w:tc>
      </w:tr>
      <w:tr w:rsidR="00E26208" w:rsidRPr="005F0E63" w:rsidTr="003E7DC6">
        <w:tblPrEx>
          <w:tblW w:w="9900" w:type="dxa"/>
          <w:tblInd w:w="265" w:type="dxa"/>
          <w:tblPrExChange w:id="125" w:author="mine" w:date="2014-09-10T22:51:00Z">
            <w:tblPrEx>
              <w:tblW w:w="9900" w:type="dxa"/>
              <w:tblInd w:w="265" w:type="dxa"/>
            </w:tblPrEx>
          </w:tblPrExChange>
        </w:tblPrEx>
        <w:trPr>
          <w:trPrChange w:id="126" w:author="mine" w:date="2014-09-10T22:51:00Z">
            <w:trPr>
              <w:gridAfter w:val="0"/>
            </w:trPr>
          </w:trPrChange>
        </w:trPr>
        <w:tc>
          <w:tcPr>
            <w:tcW w:w="1544" w:type="dxa"/>
            <w:tcPrChange w:id="127"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lastRenderedPageBreak/>
              <w:t>9</w:t>
            </w:r>
          </w:p>
        </w:tc>
        <w:tc>
          <w:tcPr>
            <w:tcW w:w="3648" w:type="dxa"/>
            <w:tcPrChange w:id="128"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9"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30"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E26208" w:rsidRPr="005F0E63" w:rsidTr="003E7DC6">
        <w:tblPrEx>
          <w:tblW w:w="9900" w:type="dxa"/>
          <w:tblInd w:w="265" w:type="dxa"/>
          <w:tblPrExChange w:id="131" w:author="mine" w:date="2014-09-10T22:51:00Z">
            <w:tblPrEx>
              <w:tblW w:w="9900" w:type="dxa"/>
              <w:tblInd w:w="265" w:type="dxa"/>
            </w:tblPrEx>
          </w:tblPrExChange>
        </w:tblPrEx>
        <w:trPr>
          <w:trPrChange w:id="132" w:author="mine" w:date="2014-09-10T22:51:00Z">
            <w:trPr>
              <w:gridAfter w:val="0"/>
            </w:trPr>
          </w:trPrChange>
        </w:trPr>
        <w:tc>
          <w:tcPr>
            <w:tcW w:w="1544" w:type="dxa"/>
            <w:tcPrChange w:id="133"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10</w:t>
            </w:r>
          </w:p>
        </w:tc>
        <w:tc>
          <w:tcPr>
            <w:tcW w:w="3648" w:type="dxa"/>
            <w:tcPrChange w:id="134"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5"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36"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11</w:t>
            </w:r>
          </w:p>
        </w:tc>
        <w:tc>
          <w:tcPr>
            <w:tcW w:w="364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E26208" w:rsidRPr="005F0E63" w:rsidRDefault="00E26208" w:rsidP="00D85AD0">
            <w:pPr>
              <w:pStyle w:val="ListParagraph"/>
              <w:ind w:left="0"/>
              <w:rPr>
                <w:rFonts w:ascii="Times New Roman" w:hAnsi="Times New Roman" w:cs="Times New Roman"/>
                <w:sz w:val="28"/>
                <w:szCs w:val="28"/>
              </w:rPr>
            </w:pPr>
          </w:p>
        </w:tc>
        <w:tc>
          <w:tcPr>
            <w:tcW w:w="3448"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chọn để về hình ảnh mặc định</w:t>
            </w:r>
          </w:p>
        </w:tc>
      </w:tr>
      <w:tr w:rsidR="00E26208" w:rsidRPr="005F0E63" w:rsidTr="003E7DC6">
        <w:tblPrEx>
          <w:tblW w:w="9900" w:type="dxa"/>
          <w:tblInd w:w="265" w:type="dxa"/>
          <w:tblPrExChange w:id="137" w:author="mine" w:date="2014-09-10T22:51:00Z">
            <w:tblPrEx>
              <w:tblW w:w="9900" w:type="dxa"/>
              <w:tblInd w:w="265" w:type="dxa"/>
            </w:tblPrEx>
          </w:tblPrExChange>
        </w:tblPrEx>
        <w:trPr>
          <w:trPrChange w:id="138" w:author="mine" w:date="2014-09-10T22:51:00Z">
            <w:trPr>
              <w:gridAfter w:val="0"/>
            </w:trPr>
          </w:trPrChange>
        </w:trPr>
        <w:tc>
          <w:tcPr>
            <w:tcW w:w="1544" w:type="dxa"/>
            <w:vAlign w:val="center"/>
            <w:tcPrChange w:id="139" w:author="mine" w:date="2014-09-10T22:51:00Z">
              <w:tcPr>
                <w:tcW w:w="3980" w:type="dxa"/>
                <w:gridSpan w:val="3"/>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12</w:t>
            </w:r>
          </w:p>
        </w:tc>
        <w:tc>
          <w:tcPr>
            <w:tcW w:w="3648" w:type="dxa"/>
            <w:tcPrChange w:id="14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4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4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E26208" w:rsidRPr="005F0E63" w:rsidTr="003E7DC6">
        <w:tblPrEx>
          <w:tblW w:w="9900" w:type="dxa"/>
          <w:tblInd w:w="265" w:type="dxa"/>
          <w:tblPrExChange w:id="143" w:author="mine" w:date="2014-09-10T22:51:00Z">
            <w:tblPrEx>
              <w:tblW w:w="9900" w:type="dxa"/>
              <w:tblInd w:w="265" w:type="dxa"/>
            </w:tblPrEx>
          </w:tblPrExChange>
        </w:tblPrEx>
        <w:trPr>
          <w:trPrChange w:id="144" w:author="mine" w:date="2014-09-10T22:51:00Z">
            <w:trPr>
              <w:gridAfter w:val="0"/>
            </w:trPr>
          </w:trPrChange>
        </w:trPr>
        <w:tc>
          <w:tcPr>
            <w:tcW w:w="1544" w:type="dxa"/>
            <w:vAlign w:val="center"/>
            <w:tcPrChange w:id="145" w:author="mine" w:date="2014-09-10T22:51:00Z">
              <w:tcPr>
                <w:tcW w:w="3980" w:type="dxa"/>
                <w:gridSpan w:val="3"/>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13</w:t>
            </w:r>
          </w:p>
        </w:tc>
        <w:tc>
          <w:tcPr>
            <w:tcW w:w="3648" w:type="dxa"/>
            <w:tcPrChange w:id="146"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47"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48"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E26208" w:rsidRPr="005F0E63" w:rsidRDefault="00E26208" w:rsidP="00E26208">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26208" w:rsidRPr="005F0E63" w:rsidTr="00D85AD0">
        <w:tc>
          <w:tcPr>
            <w:tcW w:w="895" w:type="dxa"/>
            <w:vMerge w:val="restart"/>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E26208" w:rsidRPr="005F0E63" w:rsidTr="00D85AD0">
        <w:tc>
          <w:tcPr>
            <w:tcW w:w="895" w:type="dxa"/>
            <w:vMerge/>
          </w:tcPr>
          <w:p w:rsidR="00E26208" w:rsidRPr="005F0E63" w:rsidRDefault="00E26208" w:rsidP="00D85AD0">
            <w:pPr>
              <w:pStyle w:val="ListParagraph"/>
              <w:ind w:left="0"/>
              <w:rPr>
                <w:rFonts w:ascii="Times New Roman" w:hAnsi="Times New Roman" w:cs="Times New Roman"/>
                <w:sz w:val="28"/>
                <w:szCs w:val="28"/>
              </w:rPr>
            </w:pPr>
          </w:p>
        </w:tc>
        <w:tc>
          <w:tcPr>
            <w:tcW w:w="1981" w:type="dxa"/>
            <w:vMerge/>
          </w:tcPr>
          <w:p w:rsidR="00E26208" w:rsidRPr="005F0E63" w:rsidRDefault="00E26208" w:rsidP="00D85AD0">
            <w:pPr>
              <w:pStyle w:val="ListParagraph"/>
              <w:ind w:left="0"/>
              <w:rPr>
                <w:rFonts w:ascii="Times New Roman" w:hAnsi="Times New Roman" w:cs="Times New Roman"/>
                <w:sz w:val="28"/>
                <w:szCs w:val="28"/>
              </w:rPr>
            </w:pP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E26208" w:rsidRPr="005F0E63" w:rsidTr="00D85AD0">
        <w:tc>
          <w:tcPr>
            <w:tcW w:w="895"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E26208" w:rsidRPr="005F0E63" w:rsidRDefault="00E26208" w:rsidP="00D85AD0">
            <w:pPr>
              <w:pStyle w:val="ListParagraph"/>
              <w:ind w:left="0"/>
              <w:rPr>
                <w:rFonts w:ascii="Times New Roman" w:hAnsi="Times New Roman" w:cs="Times New Roman"/>
                <w:sz w:val="28"/>
                <w:szCs w:val="28"/>
              </w:rPr>
            </w:pP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E26208" w:rsidRPr="005F0E63" w:rsidRDefault="00E26208" w:rsidP="00D85AD0">
            <w:pPr>
              <w:pStyle w:val="ListParagraph"/>
              <w:ind w:left="0"/>
              <w:rPr>
                <w:rFonts w:ascii="Times New Roman" w:hAnsi="Times New Roman" w:cs="Times New Roman"/>
                <w:sz w:val="28"/>
                <w:szCs w:val="28"/>
              </w:rPr>
            </w:pP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0244F6ED" wp14:editId="2AC1A04A">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39">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E26208" w:rsidRPr="005F0E63" w:rsidRDefault="00E26208" w:rsidP="006C4228">
      <w:pPr>
        <w:pStyle w:val="ListParagraph"/>
        <w:outlineLvl w:val="1"/>
        <w:rPr>
          <w:rFonts w:ascii="Times New Roman" w:hAnsi="Times New Roman" w:cs="Times New Roman"/>
          <w:b/>
          <w:sz w:val="28"/>
          <w:szCs w:val="28"/>
          <w:lang w:val="en-US"/>
        </w:rPr>
      </w:pPr>
    </w:p>
    <w:p w:rsidR="00F118F8" w:rsidRPr="005F0E63" w:rsidRDefault="00F118F8" w:rsidP="00671085">
      <w:pPr>
        <w:pStyle w:val="ListParagraph"/>
        <w:rPr>
          <w:rFonts w:ascii="Times New Roman" w:hAnsi="Times New Roman" w:cs="Times New Roman"/>
          <w:b/>
          <w:sz w:val="28"/>
          <w:szCs w:val="28"/>
        </w:rPr>
      </w:pPr>
    </w:p>
    <w:p w:rsidR="004629DE" w:rsidRPr="005F0E63" w:rsidRDefault="004629DE" w:rsidP="00473199">
      <w:pPr>
        <w:pStyle w:val="ListParagraph"/>
        <w:rPr>
          <w:rFonts w:ascii="Times New Roman" w:hAnsi="Times New Roman" w:cs="Times New Roman"/>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49" w:author="theirs" w:date="2014-09-10T22:51:00Z">
          <w:pPr>
            <w:pStyle w:val="ListParagraph"/>
            <w:numPr>
              <w:numId w:val="1"/>
            </w:numPr>
            <w:ind w:hanging="360"/>
          </w:pPr>
        </w:pPrChange>
      </w:pPr>
      <w:bookmarkStart w:id="150" w:name="_Toc398323458"/>
      <w:r w:rsidRPr="005F0E63">
        <w:rPr>
          <w:rFonts w:ascii="Times New Roman" w:hAnsi="Times New Roman" w:cs="Times New Roman"/>
          <w:b/>
          <w:sz w:val="28"/>
          <w:szCs w:val="28"/>
        </w:rPr>
        <w:t>Bảng tham khảo tới các yêu cầu</w:t>
      </w:r>
      <w:bookmarkEnd w:id="150"/>
    </w:p>
    <w:tbl>
      <w:tblPr>
        <w:tblStyle w:val="TableGrid"/>
        <w:tblW w:w="0" w:type="auto"/>
        <w:tblInd w:w="720" w:type="dxa"/>
        <w:tblLook w:val="04A0" w:firstRow="1" w:lastRow="0" w:firstColumn="1" w:lastColumn="0" w:noHBand="0" w:noVBand="1"/>
      </w:tblPr>
      <w:tblGrid>
        <w:gridCol w:w="4424"/>
        <w:gridCol w:w="4432"/>
      </w:tblGrid>
      <w:tr w:rsidR="00DF1683" w:rsidRPr="005F0E63" w:rsidTr="00DF1683">
        <w:tc>
          <w:tcPr>
            <w:tcW w:w="4675"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675"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REQ01</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REQ02</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Đăng ký</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REQ03</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Yêu cầu lấy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REQ06</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REQ07</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Cập nhật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REQ08</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danh sách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REQ09</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REQ10</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REQ11</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REQ12</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REQ13</w:t>
            </w:r>
          </w:p>
        </w:tc>
      </w:tr>
      <w:tr w:rsidR="0030459B" w:rsidRPr="005F0E63" w:rsidTr="00DF1683">
        <w:tc>
          <w:tcPr>
            <w:tcW w:w="4675"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REQ14</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thông báo</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REQ15</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nhà sản xuất</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REQ16</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đơn hàng</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REQ17</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bình luận</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REQ18</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Thống kê</w:t>
            </w:r>
          </w:p>
        </w:tc>
        <w:tc>
          <w:tcPr>
            <w:tcW w:w="4675" w:type="dxa"/>
          </w:tcPr>
          <w:p w:rsidR="0030459B" w:rsidRPr="005F0E63" w:rsidRDefault="008A7BAE"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REQ19</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51" w:author="theirs" w:date="2014-09-10T22:51:00Z">
          <w:pPr>
            <w:pStyle w:val="ListParagraph"/>
            <w:numPr>
              <w:numId w:val="1"/>
            </w:numPr>
            <w:ind w:hanging="360"/>
          </w:pPr>
        </w:pPrChange>
      </w:pPr>
      <w:bookmarkStart w:id="152" w:name="_Toc398323459"/>
      <w:r w:rsidRPr="005F0E63">
        <w:rPr>
          <w:rFonts w:ascii="Times New Roman" w:hAnsi="Times New Roman" w:cs="Times New Roman"/>
          <w:b/>
          <w:sz w:val="28"/>
          <w:szCs w:val="28"/>
        </w:rPr>
        <w:t>Các phụ lục</w:t>
      </w:r>
      <w:bookmarkEnd w:id="152"/>
    </w:p>
    <w:sectPr w:rsidR="0050610C" w:rsidRPr="005F0E63" w:rsidSect="00E36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1"/>
  </w:num>
  <w:num w:numId="3">
    <w:abstractNumId w:val="13"/>
  </w:num>
  <w:num w:numId="4">
    <w:abstractNumId w:val="4"/>
  </w:num>
  <w:num w:numId="5">
    <w:abstractNumId w:val="0"/>
  </w:num>
  <w:num w:numId="6">
    <w:abstractNumId w:val="9"/>
  </w:num>
  <w:num w:numId="7">
    <w:abstractNumId w:val="11"/>
  </w:num>
  <w:num w:numId="8">
    <w:abstractNumId w:val="8"/>
  </w:num>
  <w:num w:numId="9">
    <w:abstractNumId w:val="5"/>
  </w:num>
  <w:num w:numId="10">
    <w:abstractNumId w:val="5"/>
  </w:num>
  <w:num w:numId="11">
    <w:abstractNumId w:val="7"/>
  </w:num>
  <w:num w:numId="12">
    <w:abstractNumId w:val="7"/>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2"/>
  </w:num>
  <w:num w:numId="16">
    <w:abstractNumId w:val="3"/>
  </w:num>
  <w:num w:numId="17">
    <w:abstractNumId w:val="1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82703"/>
    <w:rsid w:val="0009676F"/>
    <w:rsid w:val="000A3793"/>
    <w:rsid w:val="000B14F6"/>
    <w:rsid w:val="000B21B6"/>
    <w:rsid w:val="000B6A8A"/>
    <w:rsid w:val="000D6394"/>
    <w:rsid w:val="000F14F4"/>
    <w:rsid w:val="000F2D85"/>
    <w:rsid w:val="000F551F"/>
    <w:rsid w:val="00110D1B"/>
    <w:rsid w:val="00136B32"/>
    <w:rsid w:val="00175F3A"/>
    <w:rsid w:val="00197663"/>
    <w:rsid w:val="001A188B"/>
    <w:rsid w:val="001A7B10"/>
    <w:rsid w:val="001B41B2"/>
    <w:rsid w:val="001C152C"/>
    <w:rsid w:val="001D3230"/>
    <w:rsid w:val="001F69B5"/>
    <w:rsid w:val="00200E15"/>
    <w:rsid w:val="002063A1"/>
    <w:rsid w:val="00211212"/>
    <w:rsid w:val="002213EE"/>
    <w:rsid w:val="00237D53"/>
    <w:rsid w:val="00241EA4"/>
    <w:rsid w:val="00247CB0"/>
    <w:rsid w:val="00252A54"/>
    <w:rsid w:val="00274150"/>
    <w:rsid w:val="002A47B8"/>
    <w:rsid w:val="002B4F30"/>
    <w:rsid w:val="0030123A"/>
    <w:rsid w:val="00301CE4"/>
    <w:rsid w:val="0030459B"/>
    <w:rsid w:val="003163F1"/>
    <w:rsid w:val="00351901"/>
    <w:rsid w:val="00354963"/>
    <w:rsid w:val="00357B04"/>
    <w:rsid w:val="0038569A"/>
    <w:rsid w:val="003A509D"/>
    <w:rsid w:val="003C5342"/>
    <w:rsid w:val="003C588F"/>
    <w:rsid w:val="003D5E67"/>
    <w:rsid w:val="003E7DC6"/>
    <w:rsid w:val="004306E8"/>
    <w:rsid w:val="004629DE"/>
    <w:rsid w:val="0046387F"/>
    <w:rsid w:val="00473199"/>
    <w:rsid w:val="004744DE"/>
    <w:rsid w:val="004A4F94"/>
    <w:rsid w:val="004A68BB"/>
    <w:rsid w:val="004B3203"/>
    <w:rsid w:val="004B7902"/>
    <w:rsid w:val="004D031E"/>
    <w:rsid w:val="004D560C"/>
    <w:rsid w:val="004D5AAE"/>
    <w:rsid w:val="004F14C6"/>
    <w:rsid w:val="004F655B"/>
    <w:rsid w:val="00503798"/>
    <w:rsid w:val="0050610C"/>
    <w:rsid w:val="00512AAC"/>
    <w:rsid w:val="00555CB3"/>
    <w:rsid w:val="00567BF2"/>
    <w:rsid w:val="005754EF"/>
    <w:rsid w:val="005B1C36"/>
    <w:rsid w:val="005B4C14"/>
    <w:rsid w:val="005B4D7B"/>
    <w:rsid w:val="005E3B29"/>
    <w:rsid w:val="005E3C4A"/>
    <w:rsid w:val="005F0E63"/>
    <w:rsid w:val="005F67CD"/>
    <w:rsid w:val="005F6A5B"/>
    <w:rsid w:val="00670714"/>
    <w:rsid w:val="00671085"/>
    <w:rsid w:val="00673D9F"/>
    <w:rsid w:val="0067408C"/>
    <w:rsid w:val="00687735"/>
    <w:rsid w:val="006954D7"/>
    <w:rsid w:val="006A57A6"/>
    <w:rsid w:val="006C4228"/>
    <w:rsid w:val="006D0C95"/>
    <w:rsid w:val="006F020D"/>
    <w:rsid w:val="0072411B"/>
    <w:rsid w:val="00727CD3"/>
    <w:rsid w:val="00747315"/>
    <w:rsid w:val="007525EC"/>
    <w:rsid w:val="00760A6F"/>
    <w:rsid w:val="00776FD8"/>
    <w:rsid w:val="007851EA"/>
    <w:rsid w:val="007943CC"/>
    <w:rsid w:val="007B21F7"/>
    <w:rsid w:val="007B67A5"/>
    <w:rsid w:val="007C4425"/>
    <w:rsid w:val="007D0A69"/>
    <w:rsid w:val="007F740A"/>
    <w:rsid w:val="00813BB2"/>
    <w:rsid w:val="00817D41"/>
    <w:rsid w:val="00850ABF"/>
    <w:rsid w:val="00855036"/>
    <w:rsid w:val="00855DEA"/>
    <w:rsid w:val="008658BA"/>
    <w:rsid w:val="00866A54"/>
    <w:rsid w:val="00883FD5"/>
    <w:rsid w:val="00890005"/>
    <w:rsid w:val="008A13D7"/>
    <w:rsid w:val="008A5215"/>
    <w:rsid w:val="008A73DD"/>
    <w:rsid w:val="008A7BAE"/>
    <w:rsid w:val="008C631D"/>
    <w:rsid w:val="008D6AD8"/>
    <w:rsid w:val="008E4E62"/>
    <w:rsid w:val="008E797F"/>
    <w:rsid w:val="00900D5D"/>
    <w:rsid w:val="00937875"/>
    <w:rsid w:val="00951538"/>
    <w:rsid w:val="00951590"/>
    <w:rsid w:val="009769B6"/>
    <w:rsid w:val="00980D9D"/>
    <w:rsid w:val="00990D6E"/>
    <w:rsid w:val="009A7E54"/>
    <w:rsid w:val="00A01793"/>
    <w:rsid w:val="00A07E3F"/>
    <w:rsid w:val="00A07F19"/>
    <w:rsid w:val="00A21A5E"/>
    <w:rsid w:val="00A2789F"/>
    <w:rsid w:val="00A3623C"/>
    <w:rsid w:val="00A4079A"/>
    <w:rsid w:val="00A61C16"/>
    <w:rsid w:val="00A64D7E"/>
    <w:rsid w:val="00A75C04"/>
    <w:rsid w:val="00A76FFA"/>
    <w:rsid w:val="00AC30F5"/>
    <w:rsid w:val="00AE2FC7"/>
    <w:rsid w:val="00AF031C"/>
    <w:rsid w:val="00AF1030"/>
    <w:rsid w:val="00B22B51"/>
    <w:rsid w:val="00B402FF"/>
    <w:rsid w:val="00B958A8"/>
    <w:rsid w:val="00BA3269"/>
    <w:rsid w:val="00BA56BA"/>
    <w:rsid w:val="00BB0225"/>
    <w:rsid w:val="00BB1AFA"/>
    <w:rsid w:val="00BB5D62"/>
    <w:rsid w:val="00BE415B"/>
    <w:rsid w:val="00C040AB"/>
    <w:rsid w:val="00C07D36"/>
    <w:rsid w:val="00C11D55"/>
    <w:rsid w:val="00C131DF"/>
    <w:rsid w:val="00C22E3D"/>
    <w:rsid w:val="00C345F1"/>
    <w:rsid w:val="00C41B73"/>
    <w:rsid w:val="00C64397"/>
    <w:rsid w:val="00CA5236"/>
    <w:rsid w:val="00CB694F"/>
    <w:rsid w:val="00CC2BC5"/>
    <w:rsid w:val="00CF0C48"/>
    <w:rsid w:val="00CF18F4"/>
    <w:rsid w:val="00D078E7"/>
    <w:rsid w:val="00D126EE"/>
    <w:rsid w:val="00D22E56"/>
    <w:rsid w:val="00D27215"/>
    <w:rsid w:val="00D276D1"/>
    <w:rsid w:val="00D41872"/>
    <w:rsid w:val="00D61DE0"/>
    <w:rsid w:val="00D85E61"/>
    <w:rsid w:val="00D87B69"/>
    <w:rsid w:val="00DC3C52"/>
    <w:rsid w:val="00DC67DB"/>
    <w:rsid w:val="00DC72CF"/>
    <w:rsid w:val="00DE3177"/>
    <w:rsid w:val="00DE49A6"/>
    <w:rsid w:val="00DE7B31"/>
    <w:rsid w:val="00DF1683"/>
    <w:rsid w:val="00E002CD"/>
    <w:rsid w:val="00E06442"/>
    <w:rsid w:val="00E101A6"/>
    <w:rsid w:val="00E16D31"/>
    <w:rsid w:val="00E215DF"/>
    <w:rsid w:val="00E26208"/>
    <w:rsid w:val="00E361A8"/>
    <w:rsid w:val="00E43A31"/>
    <w:rsid w:val="00E7233C"/>
    <w:rsid w:val="00E8195C"/>
    <w:rsid w:val="00E87B89"/>
    <w:rsid w:val="00E90B17"/>
    <w:rsid w:val="00EA4864"/>
    <w:rsid w:val="00EA762D"/>
    <w:rsid w:val="00ED3675"/>
    <w:rsid w:val="00ED67D6"/>
    <w:rsid w:val="00F118F8"/>
    <w:rsid w:val="00F1470A"/>
    <w:rsid w:val="00F15446"/>
    <w:rsid w:val="00F33807"/>
    <w:rsid w:val="00F409FA"/>
    <w:rsid w:val="00F47027"/>
    <w:rsid w:val="00F50F0C"/>
    <w:rsid w:val="00F60AC9"/>
    <w:rsid w:val="00F72F1D"/>
    <w:rsid w:val="00F76859"/>
    <w:rsid w:val="00F80210"/>
    <w:rsid w:val="00FA3803"/>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
    <w:name w:val="Grid Table 4"/>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
    <w:name w:val="Grid Table 4"/>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A1299-5012-4207-A47B-0D8613139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38</Pages>
  <Words>2387</Words>
  <Characters>13609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Microsoft Windows</cp:lastModifiedBy>
  <cp:revision>160</cp:revision>
  <dcterms:created xsi:type="dcterms:W3CDTF">2014-09-05T06:26:00Z</dcterms:created>
  <dcterms:modified xsi:type="dcterms:W3CDTF">2014-09-24T13:13:00Z</dcterms:modified>
</cp:coreProperties>
</file>