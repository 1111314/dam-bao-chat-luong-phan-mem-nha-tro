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4A1" w:rsidRPr="00EE70F5" w:rsidRDefault="00334614" w:rsidP="008F5AC8">
      <w:pPr>
        <w:jc w:val="right"/>
        <w:rPr>
          <w:rFonts w:ascii="Times New Roman" w:hAnsi="Times New Roman" w:cs="Times New Roman"/>
          <w:b/>
          <w:sz w:val="40"/>
          <w:szCs w:val="28"/>
        </w:rPr>
      </w:pPr>
      <w:r w:rsidRPr="00EE70F5">
        <w:rPr>
          <w:rFonts w:ascii="Times New Roman" w:hAnsi="Times New Roman" w:cs="Times New Roman"/>
          <w:b/>
          <w:noProof/>
          <w:sz w:val="52"/>
          <w:szCs w:val="28"/>
        </w:rPr>
        <mc:AlternateContent>
          <mc:Choice Requires="wps">
            <w:drawing>
              <wp:anchor distT="0" distB="0" distL="114300" distR="114300" simplePos="0" relativeHeight="251655168" behindDoc="0" locked="0" layoutInCell="1" allowOverlap="1" wp14:anchorId="24EA2950" wp14:editId="463FB48F">
                <wp:simplePos x="0" y="0"/>
                <wp:positionH relativeFrom="column">
                  <wp:posOffset>9525</wp:posOffset>
                </wp:positionH>
                <wp:positionV relativeFrom="paragraph">
                  <wp:posOffset>-342900</wp:posOffset>
                </wp:positionV>
                <wp:extent cx="592455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9245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1333CBD" id="Straight Connector 1"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7pt" to="467.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ibwQEAAMgDAAAOAAAAZHJzL2Uyb0RvYy54bWysU02P0zAQvSPxHyzfqdMuRUvUdA9dwQVB&#10;xcIP8DrjxsJfGpsm/feM3Ta7ArQHxMXxx3tv5s1MNneTs+wImEzwHV8uGs7Aq9Abf+j4928f3txy&#10;lrL0vbTBQ8dPkPjd9vWrzRhbWIUh2B6QkYhP7Rg7PuQcWyGSGsDJtAgRPD3qgE5mOuJB9ChHUndW&#10;rJrmnRgD9hGDgpTo9v78yLdVX2tQ+YvWCTKzHafccl2xro9lFduNbA8o42DUJQ35D1k4aTwFnaXu&#10;ZZbsJ5o/pJxRGFLQeaGCE0Fro6B6IDfL5jc3D4OMUL1QcVKcy5T+n6z6fNwjMz31jjMvHbXoIaM0&#10;hyGzXfCeChiQLUudxphagu/8Hi+nFPdYTE8aXfmSHTbV2p7m2sKUmaLL9fvV2/WaWqCub+KJGDHl&#10;jxAcK5uOW+OLbdnK46eUKRhBr5BybT0bO35zu2xqA0XJ7JxL3eWThTPsK2jyRtFvqlydKthZZEdJ&#10;89D/qL5I3HpCFoo21s6k5mXSBVtoUCdtJq5eJs7oGjH4PBOd8QH/Rs7TNVV9xlNNnnkt28fQn2pn&#10;6gONSy3bZbTLPD4/V/rTD7j9BQAA//8DAFBLAwQUAAYACAAAACEAhRevWNoAAAAJAQAADwAAAGRy&#10;cy9kb3ducmV2LnhtbExPS0vDQBC+C/6HZQRv7abaio3ZFKvkogXpg3rdJmMSzM6G7DSJ/94RBD1+&#10;D75Hshpdo3rsQu3JwGwagULKfVFTaeCwzyb3oAJbKmzjCQ18YYBVenmR2LjwA22x33GpJIRCbA1U&#10;zG2sdcgrdDZMfYsk2ofvnGWBXamLzg4S7hp9E0V32tmapKGyLT5VmH/uzs7A5pmHdXZ86fnwnoXl&#10;22zL4+vamOur8fEBFOPIf2b4mS/TIZVNJ3+mIqhG8EKMBiaLuVwSfXk7F+b0y+g00f8fpN8AAAD/&#10;/wMAUEsBAi0AFAAGAAgAAAAhALaDOJL+AAAA4QEAABMAAAAAAAAAAAAAAAAAAAAAAFtDb250ZW50&#10;X1R5cGVzXS54bWxQSwECLQAUAAYACAAAACEAOP0h/9YAAACUAQAACwAAAAAAAAAAAAAAAAAvAQAA&#10;X3JlbHMvLnJlbHNQSwECLQAUAAYACAAAACEAItnom8EBAADIAwAADgAAAAAAAAAAAAAAAAAuAgAA&#10;ZHJzL2Uyb0RvYy54bWxQSwECLQAUAAYACAAAACEAhRevWNoAAAAJAQAADwAAAAAAAAAAAAAAAAAb&#10;BAAAZHJzL2Rvd25yZXYueG1sUEsFBgAAAAAEAAQA8wAAACIFAAAAAA==&#10;" strokecolor="black [3200]" strokeweight="3pt">
                <v:stroke joinstyle="miter"/>
              </v:line>
            </w:pict>
          </mc:Fallback>
        </mc:AlternateContent>
      </w:r>
      <w:r w:rsidRPr="00EE70F5">
        <w:rPr>
          <w:rFonts w:ascii="Times New Roman" w:hAnsi="Times New Roman" w:cs="Times New Roman"/>
          <w:b/>
          <w:sz w:val="52"/>
          <w:szCs w:val="28"/>
        </w:rPr>
        <w:t>Đặc Tả Yêu Cầu Phần Mềm</w:t>
      </w:r>
    </w:p>
    <w:p w:rsidR="00334614" w:rsidRPr="00EE70F5" w:rsidRDefault="00334614" w:rsidP="008F5AC8">
      <w:pPr>
        <w:jc w:val="right"/>
        <w:rPr>
          <w:rFonts w:ascii="Times New Roman" w:hAnsi="Times New Roman" w:cs="Times New Roman"/>
          <w:b/>
          <w:sz w:val="36"/>
          <w:szCs w:val="28"/>
        </w:rPr>
      </w:pPr>
    </w:p>
    <w:p w:rsidR="00334614" w:rsidRPr="00EE70F5" w:rsidRDefault="00334614" w:rsidP="008F5AC8">
      <w:pPr>
        <w:jc w:val="right"/>
        <w:rPr>
          <w:rFonts w:ascii="Times New Roman" w:hAnsi="Times New Roman" w:cs="Times New Roman"/>
          <w:b/>
          <w:sz w:val="36"/>
          <w:szCs w:val="28"/>
        </w:rPr>
      </w:pPr>
      <w:r w:rsidRPr="00EE70F5">
        <w:rPr>
          <w:rFonts w:ascii="Times New Roman" w:hAnsi="Times New Roman" w:cs="Times New Roman"/>
          <w:b/>
          <w:sz w:val="36"/>
          <w:szCs w:val="28"/>
        </w:rPr>
        <w:t>Cho</w:t>
      </w:r>
    </w:p>
    <w:p w:rsidR="00334614" w:rsidRPr="00EE70F5" w:rsidRDefault="00334614" w:rsidP="008F5AC8">
      <w:pPr>
        <w:jc w:val="right"/>
        <w:rPr>
          <w:rFonts w:ascii="Times New Roman" w:hAnsi="Times New Roman" w:cs="Times New Roman"/>
          <w:b/>
          <w:sz w:val="32"/>
          <w:szCs w:val="28"/>
        </w:rPr>
      </w:pPr>
    </w:p>
    <w:p w:rsidR="00334614" w:rsidRPr="00EE70F5" w:rsidRDefault="00B47D09" w:rsidP="008F5AC8">
      <w:pPr>
        <w:jc w:val="right"/>
        <w:rPr>
          <w:rFonts w:ascii="Times New Roman" w:hAnsi="Times New Roman" w:cs="Times New Roman"/>
          <w:b/>
          <w:sz w:val="52"/>
          <w:szCs w:val="28"/>
        </w:rPr>
      </w:pPr>
      <w:r w:rsidRPr="00EE70F5">
        <w:rPr>
          <w:rFonts w:ascii="Times New Roman" w:hAnsi="Times New Roman" w:cs="Times New Roman"/>
          <w:b/>
          <w:sz w:val="52"/>
          <w:szCs w:val="28"/>
        </w:rPr>
        <w:t>Hệ thống quản lý nhà trọ</w:t>
      </w:r>
    </w:p>
    <w:p w:rsidR="00334614" w:rsidRPr="00D371E5" w:rsidRDefault="00334614" w:rsidP="008F5AC8">
      <w:pPr>
        <w:jc w:val="right"/>
        <w:rPr>
          <w:rFonts w:ascii="Times New Roman" w:hAnsi="Times New Roman" w:cs="Times New Roman"/>
          <w:b/>
          <w:sz w:val="32"/>
          <w:szCs w:val="28"/>
        </w:rPr>
      </w:pPr>
    </w:p>
    <w:p w:rsidR="00334614" w:rsidRPr="00D371E5" w:rsidRDefault="00334614" w:rsidP="008F5AC8">
      <w:pPr>
        <w:jc w:val="right"/>
        <w:rPr>
          <w:rFonts w:ascii="Times New Roman" w:hAnsi="Times New Roman" w:cs="Times New Roman"/>
          <w:b/>
          <w:sz w:val="32"/>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264B8C" w:rsidRDefault="00264B8C"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r w:rsidRPr="00D371E5">
        <w:rPr>
          <w:rFonts w:ascii="Times New Roman" w:hAnsi="Times New Roman" w:cs="Times New Roman"/>
          <w:b/>
          <w:sz w:val="28"/>
          <w:szCs w:val="28"/>
        </w:rPr>
        <w:t>Phiên bản 1.0 được phê chuẩn</w:t>
      </w:r>
    </w:p>
    <w:p w:rsidR="00334614" w:rsidRPr="00D371E5" w:rsidRDefault="00334614" w:rsidP="008F5AC8">
      <w:pPr>
        <w:jc w:val="right"/>
        <w:rPr>
          <w:rFonts w:ascii="Times New Roman" w:hAnsi="Times New Roman" w:cs="Times New Roman"/>
          <w:b/>
          <w:sz w:val="28"/>
          <w:szCs w:val="28"/>
        </w:rPr>
      </w:pPr>
    </w:p>
    <w:p w:rsidR="00334614" w:rsidRPr="00D371E5" w:rsidRDefault="00334614" w:rsidP="008F5AC8">
      <w:pPr>
        <w:jc w:val="right"/>
        <w:rPr>
          <w:rFonts w:ascii="Times New Roman" w:hAnsi="Times New Roman" w:cs="Times New Roman"/>
          <w:b/>
          <w:sz w:val="28"/>
          <w:szCs w:val="28"/>
        </w:rPr>
      </w:pPr>
    </w:p>
    <w:p w:rsidR="00334614" w:rsidRDefault="00334614" w:rsidP="008F5AC8">
      <w:pPr>
        <w:jc w:val="right"/>
        <w:rPr>
          <w:rFonts w:ascii="Times New Roman" w:hAnsi="Times New Roman" w:cs="Times New Roman"/>
          <w:b/>
          <w:sz w:val="28"/>
          <w:szCs w:val="28"/>
        </w:rPr>
      </w:pPr>
    </w:p>
    <w:p w:rsidR="002638E1" w:rsidRDefault="002638E1" w:rsidP="008F5AC8">
      <w:pPr>
        <w:jc w:val="right"/>
        <w:rPr>
          <w:rFonts w:ascii="Times New Roman" w:hAnsi="Times New Roman" w:cs="Times New Roman"/>
          <w:b/>
          <w:sz w:val="28"/>
          <w:szCs w:val="28"/>
        </w:rPr>
      </w:pPr>
    </w:p>
    <w:p w:rsidR="002638E1" w:rsidRPr="00D371E5" w:rsidRDefault="002638E1"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sz w:val="28"/>
          <w:szCs w:val="28"/>
        </w:rPr>
      </w:pPr>
    </w:p>
    <w:p w:rsidR="00334614" w:rsidRPr="00D371E5" w:rsidRDefault="00334614" w:rsidP="008F5AC8">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264B8C" w:rsidRDefault="00264B8C" w:rsidP="00EF3B61">
      <w:pPr>
        <w:jc w:val="right"/>
        <w:rPr>
          <w:rFonts w:ascii="Times New Roman" w:hAnsi="Times New Roman" w:cs="Times New Roman"/>
          <w:b/>
          <w:sz w:val="28"/>
          <w:szCs w:val="28"/>
        </w:rPr>
      </w:pPr>
    </w:p>
    <w:p w:rsidR="00334614" w:rsidRPr="00264B8C" w:rsidRDefault="00EF3B61" w:rsidP="00EF3B61">
      <w:pPr>
        <w:jc w:val="right"/>
        <w:rPr>
          <w:rFonts w:ascii="Times New Roman" w:hAnsi="Times New Roman" w:cs="Times New Roman"/>
          <w:i/>
          <w:sz w:val="28"/>
          <w:szCs w:val="28"/>
        </w:rPr>
        <w:sectPr w:rsidR="00334614" w:rsidRPr="00264B8C" w:rsidSect="002A1BD8">
          <w:headerReference w:type="default" r:id="rId8"/>
          <w:footerReference w:type="default" r:id="rId9"/>
          <w:pgSz w:w="12240" w:h="15840"/>
          <w:pgMar w:top="1440" w:right="1440" w:bottom="1440" w:left="1440" w:header="720" w:footer="720" w:gutter="0"/>
          <w:cols w:space="720"/>
          <w:titlePg/>
          <w:docGrid w:linePitch="360"/>
        </w:sectPr>
      </w:pPr>
      <w:r w:rsidRPr="00264B8C">
        <w:rPr>
          <w:rFonts w:ascii="Times New Roman" w:hAnsi="Times New Roman" w:cs="Times New Roman"/>
          <w:i/>
          <w:sz w:val="28"/>
          <w:szCs w:val="28"/>
        </w:rPr>
        <w:t xml:space="preserve">Ngày tạo ra bản kế </w:t>
      </w:r>
      <w:proofErr w:type="gramStart"/>
      <w:r w:rsidRPr="00264B8C">
        <w:rPr>
          <w:rFonts w:ascii="Times New Roman" w:hAnsi="Times New Roman" w:cs="Times New Roman"/>
          <w:i/>
          <w:sz w:val="28"/>
          <w:szCs w:val="28"/>
        </w:rPr>
        <w:t>hoạch :</w:t>
      </w:r>
      <w:proofErr w:type="gramEnd"/>
      <w:r w:rsidR="002638E1" w:rsidRPr="00264B8C">
        <w:rPr>
          <w:rFonts w:ascii="Times New Roman" w:hAnsi="Times New Roman" w:cs="Times New Roman"/>
          <w:i/>
          <w:sz w:val="28"/>
          <w:szCs w:val="28"/>
        </w:rPr>
        <w:t xml:space="preserve"> </w:t>
      </w:r>
      <w:r w:rsidR="008F5AC8" w:rsidRPr="00264B8C">
        <w:rPr>
          <w:rFonts w:ascii="Times New Roman" w:hAnsi="Times New Roman" w:cs="Times New Roman"/>
          <w:i/>
          <w:sz w:val="28"/>
          <w:szCs w:val="28"/>
        </w:rPr>
        <w:t>05/09/2014</w:t>
      </w:r>
    </w:p>
    <w:p w:rsidR="008F5AC8" w:rsidRDefault="008F5AC8" w:rsidP="003343B7">
      <w:pPr>
        <w:pStyle w:val="TOCHeading"/>
        <w:rPr>
          <w:rFonts w:ascii="Times New Roman" w:hAnsi="Times New Roman" w:cs="Times New Roman"/>
          <w:sz w:val="28"/>
          <w:szCs w:val="28"/>
        </w:rPr>
      </w:pPr>
    </w:p>
    <w:p w:rsidR="008F5AC8" w:rsidRPr="008F5AC8" w:rsidRDefault="008F5AC8" w:rsidP="008F5AC8"/>
    <w:p w:rsidR="00A31DA1" w:rsidRPr="00D371E5" w:rsidRDefault="00A31DA1" w:rsidP="008F5AC8">
      <w:pPr>
        <w:jc w:val="both"/>
        <w:rPr>
          <w:rFonts w:ascii="Times New Roman" w:hAnsi="Times New Roman" w:cs="Times New Roman"/>
        </w:rPr>
      </w:pPr>
    </w:p>
    <w:p w:rsidR="008A2A95" w:rsidRPr="00EF3B61" w:rsidRDefault="008A2A95" w:rsidP="00EF3B61">
      <w:pPr>
        <w:pStyle w:val="ListParagraph"/>
        <w:numPr>
          <w:ilvl w:val="0"/>
          <w:numId w:val="20"/>
        </w:numPr>
        <w:rPr>
          <w:rFonts w:ascii="Times New Roman" w:hAnsi="Times New Roman" w:cs="Times New Roman"/>
          <w:sz w:val="28"/>
          <w:szCs w:val="28"/>
        </w:rPr>
      </w:pPr>
      <w:bookmarkStart w:id="0" w:name="_Toc397647835"/>
      <w:r w:rsidRPr="00EF3B61">
        <w:rPr>
          <w:rFonts w:ascii="Times New Roman" w:hAnsi="Times New Roman" w:cs="Times New Roman"/>
          <w:sz w:val="28"/>
          <w:szCs w:val="28"/>
        </w:rPr>
        <w:t>Giới thiệu</w:t>
      </w:r>
      <w:bookmarkEnd w:id="0"/>
    </w:p>
    <w:p w:rsidR="008A2A95" w:rsidRPr="00D371E5" w:rsidRDefault="008A2A95" w:rsidP="008F5AC8">
      <w:pPr>
        <w:pStyle w:val="ListParagraph"/>
        <w:numPr>
          <w:ilvl w:val="1"/>
          <w:numId w:val="20"/>
        </w:numPr>
        <w:outlineLvl w:val="1"/>
        <w:rPr>
          <w:rFonts w:ascii="Times New Roman" w:hAnsi="Times New Roman" w:cs="Times New Roman"/>
          <w:sz w:val="28"/>
          <w:szCs w:val="28"/>
        </w:rPr>
      </w:pPr>
      <w:bookmarkStart w:id="1" w:name="_Toc397647836"/>
      <w:r w:rsidRPr="00D371E5">
        <w:rPr>
          <w:rFonts w:ascii="Times New Roman" w:hAnsi="Times New Roman" w:cs="Times New Roman"/>
          <w:sz w:val="28"/>
          <w:szCs w:val="28"/>
        </w:rPr>
        <w:t>Mục tiêu</w:t>
      </w:r>
      <w:bookmarkEnd w:id="1"/>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color w:val="000000"/>
          <w:sz w:val="28"/>
          <w:szCs w:val="28"/>
        </w:rPr>
        <w:t>Tài liệu này mô tả tổng quan và đầy đủ những yêu cầu về chức năng, yêu cầu phi chức năng, yêu cầu về giao tiếp bên ngoài nhằm cung cấp một cái nhìn toàn diện về các yêu cầu của ứng dụng.</w:t>
      </w:r>
      <w:r w:rsidRPr="00D371E5">
        <w:rPr>
          <w:rFonts w:ascii="Times New Roman" w:hAnsi="Times New Roman" w:cs="Times New Roman"/>
          <w:sz w:val="28"/>
          <w:szCs w:val="28"/>
        </w:rPr>
        <w:t xml:space="preserve"> Tài liệu liệt kê ra những giải pháp đã có, những tính năng sẽ làm trong dự án. Tài liệu còn mô tả khách hàng, người sử dụng và các bên liên quan, cung cấp cái nhìn khái quát về ứng dụng Website thông tin nhà trọ và được sử dụng làm nền tảng cho quá trình thiết kế, kiểm thử sau này.</w:t>
      </w:r>
    </w:p>
    <w:p w:rsidR="008A2A95" w:rsidRPr="00D371E5" w:rsidRDefault="008A2A95" w:rsidP="003343B7">
      <w:pPr>
        <w:spacing w:after="0" w:line="24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Xây dựng Website thông tin nhà trọ nhằm các mục tiêu sau:</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những người có nhu cầu ở trọ dễ dàng tìm được các thông tin cần thiết về nhà trọ trên địa bàn Cần Thơ.</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Giúp chủ nhà trọ giới thiệu nhà trọ của họ với các thông tin cụ thể như sau: địa chỉ, giá phòng, số phòng, chi tiế</w:t>
      </w:r>
      <w:r w:rsidR="003343B7" w:rsidRPr="00D371E5">
        <w:rPr>
          <w:rFonts w:ascii="Times New Roman" w:hAnsi="Times New Roman" w:cs="Times New Roman"/>
          <w:sz w:val="28"/>
          <w:szCs w:val="28"/>
        </w:rPr>
        <w:t>t phòng</w:t>
      </w:r>
      <w:proofErr w:type="gramStart"/>
      <w:r w:rsidR="003343B7" w:rsidRPr="00D371E5">
        <w:rPr>
          <w:rFonts w:ascii="Times New Roman" w:hAnsi="Times New Roman" w:cs="Times New Roman"/>
          <w:sz w:val="28"/>
          <w:szCs w:val="28"/>
        </w:rPr>
        <w:t>,…</w:t>
      </w:r>
      <w:proofErr w:type="gramEnd"/>
      <w:r w:rsidR="003343B7" w:rsidRPr="00D371E5">
        <w:rPr>
          <w:rFonts w:ascii="Times New Roman" w:hAnsi="Times New Roman" w:cs="Times New Roman"/>
          <w:sz w:val="28"/>
          <w:szCs w:val="28"/>
        </w:rPr>
        <w:t xml:space="preserve"> G</w:t>
      </w:r>
      <w:r w:rsidRPr="00D371E5">
        <w:rPr>
          <w:rFonts w:ascii="Times New Roman" w:hAnsi="Times New Roman" w:cs="Times New Roman"/>
          <w:sz w:val="28"/>
          <w:szCs w:val="28"/>
        </w:rPr>
        <w:t>óp phần giảm chi phí quảng bá cho chủ trọ đến người có nhu cầu thuê trọ.</w:t>
      </w:r>
    </w:p>
    <w:p w:rsidR="008A2A95" w:rsidRPr="00D371E5" w:rsidRDefault="008A2A95" w:rsidP="003343B7">
      <w:pPr>
        <w:pStyle w:val="ListParagraph"/>
        <w:numPr>
          <w:ilvl w:val="0"/>
          <w:numId w:val="21"/>
        </w:numPr>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Giảm thời gian công sức tìm kiếm nhà trọ của người thuê trọ.</w:t>
      </w:r>
    </w:p>
    <w:p w:rsidR="008A2A95" w:rsidRPr="00D371E5" w:rsidRDefault="008A2A95" w:rsidP="008A2A95">
      <w:pPr>
        <w:spacing w:after="0" w:line="360" w:lineRule="auto"/>
        <w:ind w:left="360" w:firstLine="360"/>
        <w:jc w:val="both"/>
        <w:rPr>
          <w:rFonts w:ascii="Times New Roman" w:hAnsi="Times New Roman" w:cs="Times New Roman"/>
          <w:sz w:val="28"/>
          <w:szCs w:val="28"/>
        </w:rPr>
      </w:pPr>
      <w:r w:rsidRPr="00D371E5">
        <w:rPr>
          <w:rFonts w:ascii="Times New Roman" w:hAnsi="Times New Roman" w:cs="Times New Roman"/>
          <w:sz w:val="28"/>
          <w:szCs w:val="28"/>
        </w:rPr>
        <w:t>Nhóm người dùng sử dụng tài liệu:</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 xml:space="preserve">Quản lý dự án: giúp nhóm người dùng này có thể nắm rõ thông tin </w:t>
      </w:r>
      <w:proofErr w:type="gramStart"/>
      <w:r w:rsidRPr="00D371E5">
        <w:rPr>
          <w:rFonts w:ascii="Times New Roman" w:hAnsi="Times New Roman" w:cs="Times New Roman"/>
          <w:sz w:val="28"/>
          <w:szCs w:val="28"/>
        </w:rPr>
        <w:t>chung</w:t>
      </w:r>
      <w:proofErr w:type="gramEnd"/>
      <w:r w:rsidRPr="00D371E5">
        <w:rPr>
          <w:rFonts w:ascii="Times New Roman" w:hAnsi="Times New Roman" w:cs="Times New Roman"/>
          <w:sz w:val="28"/>
          <w:szCs w:val="28"/>
        </w:rPr>
        <w:t xml:space="preserve"> của dự án. Giúp quản lý tiến độ, chất lượng của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phát triển: giúp nhóm người dùng này có thể nắm rõ những gì họ sẽ phải làm trong dự án. Xác định những chức năng và giao diện cần thiết của hệ thống.</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 xml:space="preserve">Nhóm thiết kế: giúp nhóm người dùng này có thể xem lại thiết kế </w:t>
      </w:r>
      <w:proofErr w:type="gramStart"/>
      <w:r w:rsidRPr="00D371E5">
        <w:rPr>
          <w:rFonts w:ascii="Times New Roman" w:hAnsi="Times New Roman" w:cs="Times New Roman"/>
          <w:sz w:val="28"/>
          <w:szCs w:val="28"/>
        </w:rPr>
        <w:t>chung</w:t>
      </w:r>
      <w:proofErr w:type="gramEnd"/>
      <w:r w:rsidRPr="00D371E5">
        <w:rPr>
          <w:rFonts w:ascii="Times New Roman" w:hAnsi="Times New Roman" w:cs="Times New Roman"/>
          <w:sz w:val="28"/>
          <w:szCs w:val="28"/>
        </w:rPr>
        <w:t xml:space="preserve"> của dự án, truy vết những lỗi phát sinh, phát triển những chức năng mới cho dự án.</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Nhóm kiểm thử: giúp nhóm này có thể biết được những chức năng nào sẽ cần kiểm thử, những chức năng nào không cần phải kiểm thử.</w:t>
      </w:r>
    </w:p>
    <w:p w:rsidR="008A2A95" w:rsidRPr="00D371E5" w:rsidRDefault="008A2A95" w:rsidP="008A2A95">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Khách hàng: giúp khách hàng có cái nhìn tổng quan về hệ thống, từ đó có những đánh giá, góp ý để hoàn thiện và hoàn thành hợp đồng dự án.</w:t>
      </w:r>
    </w:p>
    <w:p w:rsidR="008A2A95" w:rsidRPr="00D371E5" w:rsidRDefault="003343B7" w:rsidP="008F5AC8">
      <w:pPr>
        <w:pStyle w:val="ListParagraph"/>
        <w:numPr>
          <w:ilvl w:val="1"/>
          <w:numId w:val="20"/>
        </w:numPr>
        <w:outlineLvl w:val="1"/>
        <w:rPr>
          <w:rFonts w:ascii="Times New Roman" w:hAnsi="Times New Roman" w:cs="Times New Roman"/>
          <w:sz w:val="28"/>
          <w:szCs w:val="28"/>
        </w:rPr>
      </w:pPr>
      <w:r w:rsidRPr="00D371E5">
        <w:rPr>
          <w:rFonts w:ascii="Times New Roman" w:hAnsi="Times New Roman" w:cs="Times New Roman"/>
          <w:sz w:val="28"/>
          <w:szCs w:val="28"/>
        </w:rPr>
        <w:t xml:space="preserve"> </w:t>
      </w:r>
      <w:bookmarkStart w:id="2" w:name="_Toc397647837"/>
      <w:r w:rsidR="008A2A95" w:rsidRPr="00D371E5">
        <w:rPr>
          <w:rFonts w:ascii="Times New Roman" w:hAnsi="Times New Roman" w:cs="Times New Roman"/>
          <w:sz w:val="28"/>
          <w:szCs w:val="28"/>
        </w:rPr>
        <w:t>Phạm vi sản phẩm</w:t>
      </w:r>
      <w:bookmarkEnd w:id="2"/>
    </w:p>
    <w:p w:rsidR="008A2A95" w:rsidRPr="00D371E5" w:rsidRDefault="008A2A95" w:rsidP="003343B7">
      <w:pPr>
        <w:pStyle w:val="ListParagraph"/>
        <w:ind w:left="792" w:firstLine="648"/>
        <w:jc w:val="both"/>
        <w:rPr>
          <w:rFonts w:ascii="Times New Roman" w:hAnsi="Times New Roman" w:cs="Times New Roman"/>
          <w:sz w:val="28"/>
          <w:szCs w:val="28"/>
        </w:rPr>
      </w:pPr>
      <w:r w:rsidRPr="00D371E5">
        <w:rPr>
          <w:rFonts w:ascii="Times New Roman" w:hAnsi="Times New Roman" w:cs="Times New Roman"/>
          <w:sz w:val="28"/>
          <w:szCs w:val="28"/>
        </w:rPr>
        <w:t xml:space="preserve">Website thông tin nhà trọ quản lý thông tin các nhà trọ trong khu vực nội thành Cần Thơ. Các chủ nhà trọ có thể đăng ký là thành viên của Website </w:t>
      </w:r>
      <w:r w:rsidRPr="00D371E5">
        <w:rPr>
          <w:rFonts w:ascii="Times New Roman" w:hAnsi="Times New Roman" w:cs="Times New Roman"/>
          <w:sz w:val="28"/>
          <w:szCs w:val="28"/>
        </w:rPr>
        <w:lastRenderedPageBreak/>
        <w:t>này và đăng tải các thông tin về nhà trọ của họ. Khách có thể xem qua và tìm kiếm chổ trọ phù hợp với mình.</w:t>
      </w: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3" w:name="_Toc397647838"/>
      <w:r w:rsidRPr="00D371E5">
        <w:rPr>
          <w:rFonts w:ascii="Times New Roman" w:hAnsi="Times New Roman" w:cs="Times New Roman"/>
          <w:sz w:val="28"/>
          <w:szCs w:val="28"/>
        </w:rPr>
        <w:t>Bảng chú giải thuật ngữ</w:t>
      </w:r>
      <w:bookmarkEnd w:id="3"/>
    </w:p>
    <w:p w:rsidR="003343B7" w:rsidRPr="00D371E5" w:rsidRDefault="003343B7" w:rsidP="003343B7">
      <w:pPr>
        <w:pStyle w:val="ListParagraph"/>
        <w:spacing w:after="0"/>
        <w:ind w:left="792"/>
        <w:rPr>
          <w:rFonts w:ascii="Times New Roman" w:hAnsi="Times New Roman" w:cs="Times New Roman"/>
          <w:sz w:val="28"/>
          <w:szCs w:val="28"/>
        </w:rPr>
      </w:pPr>
    </w:p>
    <w:tbl>
      <w:tblPr>
        <w:tblStyle w:val="TableGrid"/>
        <w:tblW w:w="0" w:type="auto"/>
        <w:tblInd w:w="792" w:type="dxa"/>
        <w:tblLook w:val="04A0" w:firstRow="1" w:lastRow="0" w:firstColumn="1" w:lastColumn="0" w:noHBand="0" w:noVBand="1"/>
      </w:tblPr>
      <w:tblGrid>
        <w:gridCol w:w="842"/>
        <w:gridCol w:w="2981"/>
        <w:gridCol w:w="4735"/>
      </w:tblGrid>
      <w:tr w:rsidR="003343B7" w:rsidRPr="00800555" w:rsidTr="00800555">
        <w:tc>
          <w:tcPr>
            <w:tcW w:w="846"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STT</w:t>
            </w:r>
          </w:p>
        </w:tc>
        <w:tc>
          <w:tcPr>
            <w:tcW w:w="3060"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Thuật ngữ / Từ viết tắt</w:t>
            </w:r>
          </w:p>
        </w:tc>
        <w:tc>
          <w:tcPr>
            <w:tcW w:w="4878" w:type="dxa"/>
          </w:tcPr>
          <w:p w:rsidR="003343B7" w:rsidRPr="00800555" w:rsidRDefault="003343B7" w:rsidP="00800555">
            <w:pPr>
              <w:pStyle w:val="ListParagraph"/>
              <w:ind w:left="0"/>
              <w:jc w:val="center"/>
              <w:rPr>
                <w:rFonts w:ascii="Times New Roman" w:hAnsi="Times New Roman" w:cs="Times New Roman"/>
                <w:b/>
                <w:sz w:val="28"/>
                <w:szCs w:val="28"/>
              </w:rPr>
            </w:pPr>
            <w:r w:rsidRPr="00800555">
              <w:rPr>
                <w:rFonts w:ascii="Times New Roman" w:hAnsi="Times New Roman" w:cs="Times New Roman"/>
                <w:b/>
                <w:sz w:val="28"/>
                <w:szCs w:val="28"/>
              </w:rPr>
              <w:t>Định nghĩa</w:t>
            </w:r>
          </w:p>
        </w:tc>
      </w:tr>
      <w:tr w:rsidR="003343B7" w:rsidRPr="00D371E5" w:rsidTr="00800555">
        <w:tc>
          <w:tcPr>
            <w:tcW w:w="846" w:type="dxa"/>
          </w:tcPr>
          <w:p w:rsidR="003343B7" w:rsidRPr="00D371E5" w:rsidRDefault="00800555" w:rsidP="0080055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3060" w:type="dxa"/>
          </w:tcPr>
          <w:p w:rsidR="003343B7" w:rsidRPr="00D371E5" w:rsidRDefault="00800555" w:rsidP="003343B7">
            <w:pPr>
              <w:pStyle w:val="ListParagraph"/>
              <w:ind w:left="0"/>
              <w:rPr>
                <w:rFonts w:ascii="Times New Roman" w:hAnsi="Times New Roman" w:cs="Times New Roman"/>
                <w:sz w:val="28"/>
                <w:szCs w:val="28"/>
              </w:rPr>
            </w:pPr>
            <w:r w:rsidRPr="00843A4F">
              <w:rPr>
                <w:rFonts w:ascii="Times New Roman" w:hAnsi="Times New Roman" w:cs="Times New Roman"/>
                <w:sz w:val="28"/>
                <w:szCs w:val="28"/>
              </w:rPr>
              <w:t>Captcha</w:t>
            </w:r>
          </w:p>
        </w:tc>
        <w:tc>
          <w:tcPr>
            <w:tcW w:w="4878" w:type="dxa"/>
          </w:tcPr>
          <w:p w:rsidR="003343B7" w:rsidRPr="00D371E5" w:rsidRDefault="00800555" w:rsidP="003343B7">
            <w:pPr>
              <w:pStyle w:val="ListParagraph"/>
              <w:ind w:left="0"/>
              <w:rPr>
                <w:rFonts w:ascii="Times New Roman" w:hAnsi="Times New Roman" w:cs="Times New Roman"/>
                <w:sz w:val="28"/>
                <w:szCs w:val="28"/>
              </w:rPr>
            </w:pPr>
            <w:r w:rsidRPr="00800555">
              <w:rPr>
                <w:rFonts w:ascii="Times New Roman" w:hAnsi="Times New Roman" w:cs="Times New Roman"/>
                <w:sz w:val="28"/>
                <w:szCs w:val="28"/>
              </w:rPr>
              <w:t>Là một loại kiểm thử </w:t>
            </w:r>
            <w:hyperlink r:id="rId10" w:tooltip="Xác minh dạng hỏi-đáp (trang chưa được viết)" w:history="1">
              <w:r w:rsidRPr="00800555">
                <w:rPr>
                  <w:rFonts w:ascii="Times New Roman" w:hAnsi="Times New Roman" w:cs="Times New Roman"/>
                  <w:sz w:val="28"/>
                  <w:szCs w:val="28"/>
                </w:rPr>
                <w:t>dạng hỏi đáp</w:t>
              </w:r>
            </w:hyperlink>
            <w:r w:rsidRPr="00800555">
              <w:rPr>
                <w:rFonts w:ascii="Times New Roman" w:hAnsi="Times New Roman" w:cs="Times New Roman"/>
                <w:sz w:val="28"/>
                <w:szCs w:val="28"/>
              </w:rPr>
              <w:t> được dùng trong </w:t>
            </w:r>
            <w:hyperlink r:id="rId11" w:tooltip="Máy tính" w:history="1">
              <w:r w:rsidRPr="00800555">
                <w:rPr>
                  <w:rFonts w:ascii="Times New Roman" w:hAnsi="Times New Roman" w:cs="Times New Roman"/>
                  <w:sz w:val="28"/>
                  <w:szCs w:val="28"/>
                </w:rPr>
                <w:t>máy tính</w:t>
              </w:r>
            </w:hyperlink>
            <w:r w:rsidRPr="00800555">
              <w:rPr>
                <w:rFonts w:ascii="Times New Roman" w:hAnsi="Times New Roman" w:cs="Times New Roman"/>
                <w:sz w:val="28"/>
                <w:szCs w:val="28"/>
              </w:rPr>
              <w:t> để xác định xem người dùng có phải là </w:t>
            </w:r>
            <w:hyperlink r:id="rId12" w:tooltip="Loài người" w:history="1">
              <w:r w:rsidRPr="00800555">
                <w:rPr>
                  <w:rFonts w:ascii="Times New Roman" w:hAnsi="Times New Roman" w:cs="Times New Roman"/>
                  <w:sz w:val="28"/>
                  <w:szCs w:val="28"/>
                </w:rPr>
                <w:t>con người</w:t>
              </w:r>
            </w:hyperlink>
            <w:r w:rsidRPr="00800555">
              <w:rPr>
                <w:rFonts w:ascii="Times New Roman" w:hAnsi="Times New Roman" w:cs="Times New Roman"/>
                <w:sz w:val="28"/>
                <w:szCs w:val="28"/>
              </w:rPr>
              <w:t> hay không</w:t>
            </w:r>
          </w:p>
        </w:tc>
      </w:tr>
    </w:tbl>
    <w:p w:rsidR="003343B7" w:rsidRPr="00D371E5" w:rsidRDefault="003343B7" w:rsidP="003343B7">
      <w:pPr>
        <w:pStyle w:val="ListParagraph"/>
        <w:spacing w:after="0"/>
        <w:ind w:left="792"/>
        <w:rPr>
          <w:rFonts w:ascii="Times New Roman" w:hAnsi="Times New Roman" w:cs="Times New Roman"/>
          <w:sz w:val="28"/>
          <w:szCs w:val="28"/>
        </w:rPr>
      </w:pPr>
    </w:p>
    <w:p w:rsidR="008A2A95"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4" w:name="_Toc397647839"/>
      <w:r w:rsidRPr="00D371E5">
        <w:rPr>
          <w:rFonts w:ascii="Times New Roman" w:hAnsi="Times New Roman" w:cs="Times New Roman"/>
          <w:sz w:val="28"/>
          <w:szCs w:val="28"/>
        </w:rPr>
        <w:t>Tài liệu tham khảo</w:t>
      </w:r>
      <w:bookmarkEnd w:id="4"/>
    </w:p>
    <w:p w:rsidR="008A2A95" w:rsidRPr="00D371E5" w:rsidRDefault="008A2A95" w:rsidP="008A2A95">
      <w:pPr>
        <w:pStyle w:val="NormalWeb"/>
        <w:spacing w:before="0" w:beforeAutospacing="0" w:after="0" w:afterAutospacing="0"/>
        <w:ind w:firstLine="360"/>
        <w:jc w:val="both"/>
        <w:rPr>
          <w:sz w:val="28"/>
          <w:szCs w:val="28"/>
        </w:rPr>
      </w:pPr>
      <w:r w:rsidRPr="00D371E5">
        <w:rPr>
          <w:sz w:val="28"/>
          <w:szCs w:val="28"/>
        </w:rPr>
        <w:t>Giáo trình Nhập môn Công nghệ phần mềm- Phan Phương Lan, Huỳnh Xuân Hiệp, 2004.</w:t>
      </w:r>
    </w:p>
    <w:p w:rsidR="008A2A95" w:rsidRPr="00D371E5" w:rsidRDefault="008A2A95" w:rsidP="008A2A95">
      <w:pPr>
        <w:pStyle w:val="NormalWeb"/>
        <w:spacing w:before="0" w:beforeAutospacing="0" w:after="0" w:afterAutospacing="0"/>
        <w:ind w:left="360"/>
        <w:jc w:val="both"/>
        <w:rPr>
          <w:sz w:val="28"/>
          <w:szCs w:val="28"/>
        </w:rPr>
      </w:pPr>
      <w:r w:rsidRPr="00D371E5">
        <w:rPr>
          <w:sz w:val="28"/>
          <w:szCs w:val="28"/>
        </w:rPr>
        <w:t>Slide bài giảng Nhập môn Công nghệ phần mềm- Phan Phương Lan.</w:t>
      </w:r>
    </w:p>
    <w:p w:rsidR="008A2A95" w:rsidRPr="00D371E5" w:rsidRDefault="008A2A95" w:rsidP="008A2A95">
      <w:pPr>
        <w:pStyle w:val="NormalWeb"/>
        <w:spacing w:before="0" w:beforeAutospacing="0" w:after="0" w:afterAutospacing="0"/>
        <w:ind w:left="360"/>
        <w:jc w:val="both"/>
        <w:rPr>
          <w:sz w:val="28"/>
          <w:szCs w:val="28"/>
        </w:rPr>
      </w:pPr>
    </w:p>
    <w:p w:rsidR="007025AE" w:rsidRPr="00D371E5" w:rsidRDefault="008A2A95" w:rsidP="008F5AC8">
      <w:pPr>
        <w:pStyle w:val="ListParagraph"/>
        <w:numPr>
          <w:ilvl w:val="1"/>
          <w:numId w:val="20"/>
        </w:numPr>
        <w:spacing w:after="0"/>
        <w:outlineLvl w:val="1"/>
        <w:rPr>
          <w:rFonts w:ascii="Times New Roman" w:hAnsi="Times New Roman" w:cs="Times New Roman"/>
          <w:sz w:val="28"/>
          <w:szCs w:val="28"/>
        </w:rPr>
      </w:pPr>
      <w:bookmarkStart w:id="5" w:name="_Toc397647840"/>
      <w:r w:rsidRPr="00D371E5">
        <w:rPr>
          <w:rFonts w:ascii="Times New Roman" w:hAnsi="Times New Roman" w:cs="Times New Roman"/>
          <w:sz w:val="28"/>
          <w:szCs w:val="28"/>
        </w:rPr>
        <w:t>Bố cục tài liệu</w:t>
      </w:r>
      <w:bookmarkEnd w:id="5"/>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mô tả tổng quan: giúp cho người đọc có cái nhìn tổng quan về dự án, những chức năng sẽ có, những ràng buộc, thực thi</w:t>
      </w:r>
      <w:proofErr w:type="gramStart"/>
      <w:r w:rsidRPr="00D371E5">
        <w:rPr>
          <w:rFonts w:ascii="Times New Roman" w:hAnsi="Times New Roman" w:cs="Times New Roman"/>
          <w:sz w:val="28"/>
          <w:szCs w:val="28"/>
        </w:rPr>
        <w:t>,…</w:t>
      </w:r>
      <w:proofErr w:type="gramEnd"/>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giao tiếp bên ngoài: giúp người đọc hiểu được cách mà hệ thống sẽ giao tiếp như thế nào.</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 xml:space="preserve">Phần các tính năng của hệ thống: sẽ mô tả chi tiết các chức năng sẽ </w:t>
      </w:r>
      <w:proofErr w:type="gramStart"/>
      <w:r w:rsidRPr="00D371E5">
        <w:rPr>
          <w:rFonts w:ascii="Times New Roman" w:hAnsi="Times New Roman" w:cs="Times New Roman"/>
          <w:sz w:val="28"/>
          <w:szCs w:val="28"/>
        </w:rPr>
        <w:t>được</w:t>
      </w:r>
      <w:proofErr w:type="gramEnd"/>
      <w:r w:rsidRPr="00D371E5">
        <w:rPr>
          <w:rFonts w:ascii="Times New Roman" w:hAnsi="Times New Roman" w:cs="Times New Roman"/>
          <w:sz w:val="28"/>
          <w:szCs w:val="28"/>
        </w:rPr>
        <w:t xml:space="preserve"> xây dựng trong hệ thống.</w:t>
      </w:r>
    </w:p>
    <w:p w:rsidR="00D371E5" w:rsidRPr="00D371E5"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phi chức năng: sẽ mô tả các yêu cầu phi chức năng của hệ thống</w:t>
      </w:r>
    </w:p>
    <w:p w:rsidR="00D371E5" w:rsidRPr="00B253F8" w:rsidRDefault="00D371E5" w:rsidP="00D371E5">
      <w:pPr>
        <w:numPr>
          <w:ilvl w:val="0"/>
          <w:numId w:val="22"/>
        </w:numPr>
        <w:spacing w:after="0"/>
        <w:rPr>
          <w:rFonts w:ascii="Times New Roman" w:hAnsi="Times New Roman" w:cs="Times New Roman"/>
          <w:sz w:val="28"/>
          <w:szCs w:val="28"/>
        </w:rPr>
      </w:pPr>
      <w:r w:rsidRPr="00D371E5">
        <w:rPr>
          <w:rFonts w:ascii="Times New Roman" w:hAnsi="Times New Roman" w:cs="Times New Roman"/>
          <w:sz w:val="28"/>
          <w:szCs w:val="28"/>
        </w:rPr>
        <w:t>Phần các yêu cầu khác.</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 xml:space="preserve">Với quản lý dự </w:t>
      </w:r>
      <w:proofErr w:type="gramStart"/>
      <w:r w:rsidRPr="00D371E5">
        <w:rPr>
          <w:rFonts w:ascii="Times New Roman" w:hAnsi="Times New Roman" w:cs="Times New Roman"/>
          <w:sz w:val="28"/>
          <w:szCs w:val="28"/>
        </w:rPr>
        <w:t>án</w:t>
      </w:r>
      <w:proofErr w:type="gramEnd"/>
      <w:r w:rsidRPr="00D371E5">
        <w:rPr>
          <w:rFonts w:ascii="Times New Roman" w:hAnsi="Times New Roman" w:cs="Times New Roman"/>
          <w:sz w:val="28"/>
          <w:szCs w:val="28"/>
        </w:rPr>
        <w:t xml:space="preserve"> nên đọc</w:t>
      </w:r>
      <w:ins w:id="6" w:author="mine" w:date="2014-08-29T16:37:00Z">
        <w:r w:rsidRPr="00D371E5">
          <w:rPr>
            <w:rFonts w:ascii="Times New Roman" w:hAnsi="Times New Roman" w:cs="Times New Roman"/>
            <w:sz w:val="28"/>
            <w:szCs w:val="28"/>
          </w:rPr>
          <w:t xml:space="preserve"> phần </w:t>
        </w:r>
      </w:ins>
      <w:r w:rsidRPr="00D371E5">
        <w:rPr>
          <w:rFonts w:ascii="Times New Roman" w:hAnsi="Times New Roman" w:cs="Times New Roman"/>
          <w:sz w:val="28"/>
          <w:szCs w:val="28"/>
        </w:rPr>
        <w:t>mô tả tổng quan.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phát triển nên đọc cả 5 phần.</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nhóm thiết kế và nhóm kiểm thử nên đọc phần mô tả yêu cầu chức năng và phi chức năng.</w:t>
      </w:r>
    </w:p>
    <w:p w:rsidR="00B253F8" w:rsidRPr="00D371E5" w:rsidRDefault="00B253F8" w:rsidP="00B253F8">
      <w:pPr>
        <w:numPr>
          <w:ilvl w:val="0"/>
          <w:numId w:val="3"/>
        </w:numPr>
        <w:spacing w:after="0"/>
        <w:rPr>
          <w:rFonts w:ascii="Times New Roman" w:hAnsi="Times New Roman" w:cs="Times New Roman"/>
          <w:sz w:val="28"/>
          <w:szCs w:val="28"/>
        </w:rPr>
      </w:pPr>
      <w:r w:rsidRPr="00D371E5">
        <w:rPr>
          <w:rFonts w:ascii="Times New Roman" w:hAnsi="Times New Roman" w:cs="Times New Roman"/>
          <w:sz w:val="28"/>
          <w:szCs w:val="28"/>
        </w:rPr>
        <w:t>Với khách hàng nên đọc phần các tính</w:t>
      </w:r>
      <w:ins w:id="7" w:author="mine" w:date="2014-08-29T16:37:00Z">
        <w:r w:rsidRPr="00D371E5">
          <w:rPr>
            <w:rFonts w:ascii="Times New Roman" w:hAnsi="Times New Roman" w:cs="Times New Roman"/>
            <w:sz w:val="28"/>
            <w:szCs w:val="28"/>
          </w:rPr>
          <w:t xml:space="preserve"> năng của hệ thống.</w:t>
        </w:r>
      </w:ins>
    </w:p>
    <w:p w:rsidR="003343B7" w:rsidRPr="00D371E5" w:rsidRDefault="003343B7" w:rsidP="003343B7">
      <w:pPr>
        <w:spacing w:after="0"/>
        <w:rPr>
          <w:rFonts w:ascii="Times New Roman" w:hAnsi="Times New Roman" w:cs="Times New Roman"/>
          <w:sz w:val="28"/>
          <w:szCs w:val="28"/>
        </w:rPr>
      </w:pPr>
    </w:p>
    <w:p w:rsidR="003343B7" w:rsidRPr="00D371E5" w:rsidRDefault="003343B7" w:rsidP="003343B7">
      <w:pPr>
        <w:spacing w:after="0"/>
        <w:rPr>
          <w:rFonts w:ascii="Times New Roman" w:hAnsi="Times New Roman" w:cs="Times New Roman"/>
          <w:sz w:val="28"/>
          <w:szCs w:val="28"/>
        </w:rPr>
      </w:pPr>
    </w:p>
    <w:p w:rsidR="003C1D30" w:rsidRPr="00D371E5" w:rsidRDefault="003343B7" w:rsidP="008F5AC8">
      <w:pPr>
        <w:spacing w:after="0"/>
        <w:rPr>
          <w:rFonts w:ascii="Times New Roman" w:hAnsi="Times New Roman" w:cs="Times New Roman"/>
          <w:sz w:val="28"/>
          <w:szCs w:val="28"/>
        </w:rPr>
      </w:pPr>
      <w:r w:rsidRPr="00D371E5">
        <w:rPr>
          <w:rFonts w:ascii="Times New Roman" w:hAnsi="Times New Roman" w:cs="Times New Roman"/>
          <w:sz w:val="28"/>
          <w:szCs w:val="28"/>
        </w:rPr>
        <w:tab/>
      </w:r>
      <w:bookmarkStart w:id="8" w:name="_Toc396832760"/>
      <w:r w:rsidR="003C1D30" w:rsidRPr="00D371E5">
        <w:rPr>
          <w:rFonts w:ascii="Times New Roman" w:hAnsi="Times New Roman" w:cs="Times New Roman"/>
          <w:sz w:val="28"/>
          <w:szCs w:val="28"/>
        </w:rPr>
        <w:t>2.1</w:t>
      </w:r>
      <w:r w:rsidR="003C1D30" w:rsidRPr="00D371E5">
        <w:rPr>
          <w:rFonts w:ascii="Times New Roman" w:hAnsi="Times New Roman" w:cs="Times New Roman"/>
          <w:sz w:val="28"/>
          <w:szCs w:val="28"/>
        </w:rPr>
        <w:tab/>
        <w:t>Bối cảnh của sản phẩm</w:t>
      </w:r>
      <w:bookmarkEnd w:id="8"/>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w:t>
      </w:r>
      <w:r w:rsidRPr="00D371E5">
        <w:rPr>
          <w:rFonts w:ascii="Times New Roman" w:hAnsi="Times New Roman" w:cs="Times New Roman"/>
          <w:sz w:val="28"/>
          <w:szCs w:val="28"/>
        </w:rPr>
        <w:lastRenderedPageBreak/>
        <w:t>trọ. Đôi lúc không thể liên hệ với chủ nhà trọ hoặc đến nơi thì lại được thông báo là hết phòng trọ gây không ít phiền phức và mất nhiều công sức.</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Trong thời đại hiện nay, việc tin học hóa mọi công việc đang trở thành, giúp mọi chuyện trở nên dễ dàng và nhanh chóng hơn. Vì thế việc tin học hóa việc tìm nhà trọ trở nên cần thiết.</w:t>
      </w:r>
    </w:p>
    <w:p w:rsidR="003C1D30" w:rsidRPr="00D371E5" w:rsidRDefault="003C1D30" w:rsidP="003C1D30">
      <w:pPr>
        <w:pStyle w:val="ListParagraph"/>
        <w:jc w:val="both"/>
        <w:rPr>
          <w:rFonts w:ascii="Times New Roman" w:hAnsi="Times New Roman" w:cs="Times New Roman"/>
          <w:sz w:val="28"/>
          <w:szCs w:val="28"/>
        </w:rPr>
      </w:pPr>
    </w:p>
    <w:bookmarkStart w:id="9" w:name="_Toc396832761"/>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56192" behindDoc="1" locked="0" layoutInCell="1" allowOverlap="1" wp14:anchorId="32F5BB1C" wp14:editId="1817EFD9">
                <wp:simplePos x="0" y="0"/>
                <wp:positionH relativeFrom="margin">
                  <wp:posOffset>3590925</wp:posOffset>
                </wp:positionH>
                <wp:positionV relativeFrom="paragraph">
                  <wp:posOffset>8890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2" name="Rounded Rectangle 2"/>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Chủ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5BB1C" id="Rounded Rectangle 2" o:spid="_x0000_s1026" style="position:absolute;left:0;text-align:left;margin-left:282.75pt;margin-top:.7pt;width:93pt;height: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4RawIAACIFAAAOAAAAZHJzL2Uyb0RvYy54bWysVEtv2zAMvg/YfxB0Xx1nXR9BnSJo0WFA&#10;0QZth54VWUqMSaJGKbGzXz9KdtyiK3YYdpFJkx9f+qiLy84atlMYGnAVL48mnCknoW7cuuLfn24+&#10;nXEWonC1MOBUxfcq8Mv5xw8XrZ+pKWzA1AoZBXFh1vqKb2L0s6IIcqOsCEfglSOjBrQikorrokbR&#10;UnRriulkclK0gLVHkCoE+nvdG/k8x9dayXivdVCRmYpTbTGfmM9VOov5hZitUfhNI4cyxD9UYUXj&#10;KOkY6lpEwbbY/BHKNhIhgI5HEmwBWjdS5R6om3LyppvHjfAq90LDCX4cU/h/YeXdbomsqSs+5cwJ&#10;S1f0AFtXq5o90PCEWxvFpmlMrQ8z8n70Sxy0QGLqudNo05e6YV0e7X4creoik/SzLM/KckI3IMl2&#10;+vnkhGQKU7ygPYb4VYFlSag4pipSCXmsYncbYu9/8CNwKqkvIktxb1Sqw7gHpaknSjvN6MwmdWWQ&#10;7QTxoP5RDrmzZ4LoxpgRVL4HMvEAGnwTTGWGjcDJe8CXbKN3zggujkDbOMC/g3Xvf+i67zW1HbtV&#10;N1zICuo93SZCT/Pg5U1Dw7wVIS4FEq9p/rSr8Z4ObaCtOAwSZxvAX+/9T/5EN7Jy1tKeVDz83ApU&#10;nJlvjoh4Xh4fp8XKyvGX0ykp+Nqyem1xW3sFdAUlvQpeZjH5R3MQNYJ9ppVepKxkEk5S7orLiAfl&#10;Kvb7S4+CVItFdqNl8iLeukcvU/A04MSTp+5ZoB8YFYmLd3DYKTF7w6neNyEdLLYRdJMJl0bcz3UY&#10;PS1i5u3waKRNf61nr5enbf4bAAD//wMAUEsDBBQABgAIAAAAIQC2jQIv3gAAAAkBAAAPAAAAZHJz&#10;L2Rvd25yZXYueG1sTI9dS8NAEEXfBf/DMoJvdhNpWonZlKJIUZBi/HjeZsdsbHY2ZDdN/PeOT/p4&#10;uJc7Z4rN7DpxwiG0nhSkiwQEUu1NS42Ct9eHqxsQIWoyuvOECr4xwKY8Pyt0bvxEL3iqYiN4hEKu&#10;FdgY+1zKUFt0Oix8j8TZpx+cjoxDI82gJx53nbxOkpV0uiW+YHWPdxbrYzU6BR9bv9vL8en5/Wir&#10;aL8eabpPd0pdXszbWxAR5/hXhl99VoeSnQ5+JBNEpyBbZRlXOViC4HydpcwH5nS9BFkW8v8H5Q8A&#10;AAD//wMAUEsBAi0AFAAGAAgAAAAhALaDOJL+AAAA4QEAABMAAAAAAAAAAAAAAAAAAAAAAFtDb250&#10;ZW50X1R5cGVzXS54bWxQSwECLQAUAAYACAAAACEAOP0h/9YAAACUAQAACwAAAAAAAAAAAAAAAAAv&#10;AQAAX3JlbHMvLnJlbHNQSwECLQAUAAYACAAAACEAw7JuEWsCAAAiBQAADgAAAAAAAAAAAAAAAAAu&#10;AgAAZHJzL2Uyb0RvYy54bWxQSwECLQAUAAYACAAAACEAto0CL94AAAAJAQAADwAAAAAAAAAAAAAA&#10;AADFBAAAZHJzL2Rvd25yZXYueG1sUEsFBgAAAAAEAAQA8wAAANAFA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Chủ nhà trọ</w:t>
                      </w:r>
                    </w:p>
                  </w:txbxContent>
                </v:textbox>
                <w10:wrap type="tight" anchorx="margin"/>
              </v:roundrect>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4144" behindDoc="1" locked="0" layoutInCell="1" allowOverlap="1" wp14:anchorId="69592707" wp14:editId="1C3B3786">
                <wp:simplePos x="0" y="0"/>
                <wp:positionH relativeFrom="column">
                  <wp:posOffset>520700</wp:posOffset>
                </wp:positionH>
                <wp:positionV relativeFrom="paragraph">
                  <wp:posOffset>11430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3" name="Rounded Rectangle 3"/>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Người 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92707" id="Rounded Rectangle 3" o:spid="_x0000_s1027" style="position:absolute;left:0;text-align:left;margin-left:41pt;margin-top:.9pt;width:93pt;height: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p9bQIAACkFAAAOAAAAZHJzL2Uyb0RvYy54bWysVN9P2zAQfp+0/8Hy+0hTGLCKFFUgpkkI&#10;EDDx7Dp2G832eWe3SffX7+ykKWJoD9NekrPvvvv5nS8uO2vYVmFowFW8PJpwppyEunGrin9/vvl0&#10;zlmIwtXCgFMV36nAL+cfP1y0fqamsAZTK2TkxIVZ6yu+jtHPiiLItbIiHIFXjpQa0IpIR1wVNYqW&#10;vFtTTCeT06IFrD2CVCHQ7XWv5PPsX2sl473WQUVmKk65xfzF/F2mbzG/ELMVCr9u5JCG+IcsrGgc&#10;BR1dXYso2AabP1zZRiIE0PFIgi1A60aqXANVU07eVPO0Fl7lWqg5wY9tCv/PrbzbPiBr6oofc+aE&#10;pRE9wsbVqmaP1DzhVkax49Sm1ocZWT/5BxxOgcRUc6fRpj9Vw7rc2t3YWtVFJumyLM/LckITkKQ7&#10;Oz49JZncFAe0xxC/KrAsCRXHlEVKIbdVbG9D7O33dgROKfVJZCnujEp5GPeoNNVEYacZndmkrgyy&#10;rSAe1D/KIXa2TBDdGDOCyvdAJu5Bg22CqcywETh5D3iINlrniODiCLSNA/w7WPf2+6r7WlPZsVt2&#10;eYA5v3SzhHpHQ0Xo2R68vGmop7cixAeBRG8aA61svKePNtBWHAaJszXgr/fukz2xjrSctbQuFQ8/&#10;NwIVZ+abIz5+KU9O0n7lw8nnsykd8LVm+VrjNvYKaBIlPQ5eZjHZR7MXNYJ9oc1epKikEk5S7IrL&#10;iPvDVezXmN4GqRaLbEY75UW8dU9eJuepz4kuz92LQD8QKxIl72C/WmL2hlq9bUI6WGwi6Cbz7tDX&#10;YQK0j5m+w9uRFv71OVsdXrj5bwAAAP//AwBQSwMEFAAGAAgAAAAhAOtlRb3cAAAACAEAAA8AAABk&#10;cnMvZG93bnJldi54bWxMj8FOwzAQRO9I/IO1SNyokxxKlMapKhCqQEKIAD278RKHxusodprw9ywn&#10;OM7OaHZeuV1cL844hs6TgnSVgEBqvOmoVfD+9nCTgwhRk9G9J1TwjQG21eVFqQvjZ3rFcx1bwSUU&#10;Cq3AxjgUUobGotNh5Qck9j796HRkObbSjHrmctfLLEnW0umO+IPVA95ZbE715BQcdn7/Iqen54+T&#10;raP9eqT5Pt0rdX217DYgIi7xLwy/83k6VLzp6CcyQfQK8oxRIt8ZgO1snbM+sk5vc5BVKf8DVD8A&#10;AAD//wMAUEsBAi0AFAAGAAgAAAAhALaDOJL+AAAA4QEAABMAAAAAAAAAAAAAAAAAAAAAAFtDb250&#10;ZW50X1R5cGVzXS54bWxQSwECLQAUAAYACAAAACEAOP0h/9YAAACUAQAACwAAAAAAAAAAAAAAAAAv&#10;AQAAX3JlbHMvLnJlbHNQSwECLQAUAAYACAAAACEATQcafW0CAAApBQAADgAAAAAAAAAAAAAAAAAu&#10;AgAAZHJzL2Uyb0RvYy54bWxQSwECLQAUAAYACAAAACEA62VFvdwAAAAIAQAADwAAAAAAAAAAAAAA&#10;AADHBAAAZHJzL2Rvd25yZXYueG1sUEsFBgAAAAAEAAQA8wAAANAFA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Người tìm nhà trọ</w:t>
                      </w:r>
                    </w:p>
                  </w:txbxContent>
                </v:textbox>
                <w10:wrap type="tight"/>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6CDCC73" wp14:editId="4029172B">
                <wp:simplePos x="0" y="0"/>
                <wp:positionH relativeFrom="column">
                  <wp:posOffset>1701800</wp:posOffset>
                </wp:positionH>
                <wp:positionV relativeFrom="paragraph">
                  <wp:posOffset>82550</wp:posOffset>
                </wp:positionV>
                <wp:extent cx="1879600" cy="12700"/>
                <wp:effectExtent l="19050" t="76200" r="82550" b="101600"/>
                <wp:wrapNone/>
                <wp:docPr id="6" name="Straight Arrow Connector 6"/>
                <wp:cNvGraphicFramePr/>
                <a:graphic xmlns:a="http://schemas.openxmlformats.org/drawingml/2006/main">
                  <a:graphicData uri="http://schemas.microsoft.com/office/word/2010/wordprocessingShape">
                    <wps:wsp>
                      <wps:cNvCnPr/>
                      <wps:spPr>
                        <a:xfrm>
                          <a:off x="0" y="0"/>
                          <a:ext cx="1879600" cy="12700"/>
                        </a:xfrm>
                        <a:prstGeom prst="straightConnector1">
                          <a:avLst/>
                        </a:prstGeom>
                        <a:ln>
                          <a:prstDash val="lgDash"/>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1A6C4" id="_x0000_t32" coordsize="21600,21600" o:spt="32" o:oned="t" path="m,l21600,21600e" filled="f">
                <v:path arrowok="t" fillok="f" o:connecttype="none"/>
                <o:lock v:ext="edit" shapetype="t"/>
              </v:shapetype>
              <v:shape id="Straight Arrow Connector 6" o:spid="_x0000_s1026" type="#_x0000_t32" style="position:absolute;margin-left:134pt;margin-top:6.5pt;width:148pt;height: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AZ7QEAADoEAAAOAAAAZHJzL2Uyb0RvYy54bWysU9uO0zAQfUfiHyy/0yRF6i5V0xVqgRcE&#10;FQsf4HXGiSXfNDZN+/eMnWwWwQokxItv4zNzzhl7d3exhp0Bo/au5c2q5gyc9J12fcu/fX3/6paz&#10;mITrhPEOWn6FyO/2L1/sxrCFtR+86QAZJXFxO4aWDymFbVVFOYAVceUDOAoqj1Yk2mJfdShGym5N&#10;ta7rTTV67AJ6CTHS6XEK8n3JrxTI9FmpCImZlhO3VEYs40Meq/1ObHsUYdBypiH+gYUV2lHRJdVR&#10;JMG+o/4tldUSffQqraS3lVdKSygaSE1T/6LmfhABihYyJ4bFpvj/0spP5xMy3bV8w5kTllp0n1Do&#10;fkjsLaIf2cE7RzZ6ZJvs1hjilkAHd8J5F8MJs/SLQptnEsUuxeHr4jBcEpN02NzevNnU1AhJsWZ9&#10;Q0vKUj2BA8b0AbxledHyOHNZSDTFZXH+GNMEfATkysblMZ8cRRzYWVDTTZ/XU58HEN0717F0DaQz&#10;oRauNzDFktDm+Rixy4mrrHzSWlbpamAq+gUUOUjq1oVcebtwMDgREFKCS69nncbR7QxT2pgFWP8d&#10;ON/PUCjvegFPlvyx6oIolb1LC9hq5/G56unSzJTVdP/RgUl3tuDBd9fyCoo19EBLJ+fPlH/Az/sC&#10;f/ry+x8AAAD//wMAUEsDBBQABgAIAAAAIQApl51s3QAAAAkBAAAPAAAAZHJzL2Rvd25yZXYueG1s&#10;TE89T8MwEN2R+A/WIbEg6pDStApxKqiAgQlCB0YnucaB+BzZbhP+PccE0328p/dRbGc7iBP60DtS&#10;cLNIQCA1ru2pU7B/f7regAhRU6sHR6jgGwNsy/OzQuetm+gNT1XsBItQyLUCE+OYSxkag1aHhRuR&#10;GDs4b3Xk03ey9XpicTvINEkyaXVP7GD0iDuDzVd1tArWr9WD+ZweX6522hya2qXLD/+s1OXFfH8H&#10;IuIc/8jwG5+jQ8mZanekNohBQZptuEtkYMmTCavslpeaH6sEZFnI/w3KHwAAAP//AwBQSwECLQAU&#10;AAYACAAAACEAtoM4kv4AAADhAQAAEwAAAAAAAAAAAAAAAAAAAAAAW0NvbnRlbnRfVHlwZXNdLnht&#10;bFBLAQItABQABgAIAAAAIQA4/SH/1gAAAJQBAAALAAAAAAAAAAAAAAAAAC8BAABfcmVscy8ucmVs&#10;c1BLAQItABQABgAIAAAAIQCXggAZ7QEAADoEAAAOAAAAAAAAAAAAAAAAAC4CAABkcnMvZTJvRG9j&#10;LnhtbFBLAQItABQABgAIAAAAIQApl51s3QAAAAkBAAAPAAAAAAAAAAAAAAAAAEcEAABkcnMvZG93&#10;bnJldi54bWxQSwUGAAAAAAQABADzAAAAUQUAAAAA&#10;" strokecolor="#a5a5a5 [3206]" strokeweight="1pt">
                <v:stroke dashstyle="longDash"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36A99BA" wp14:editId="2B982487">
                <wp:simplePos x="0" y="0"/>
                <wp:positionH relativeFrom="column">
                  <wp:posOffset>2679700</wp:posOffset>
                </wp:positionH>
                <wp:positionV relativeFrom="paragraph">
                  <wp:posOffset>73660</wp:posOffset>
                </wp:positionV>
                <wp:extent cx="927100" cy="749300"/>
                <wp:effectExtent l="38100" t="38100" r="63500" b="50800"/>
                <wp:wrapNone/>
                <wp:docPr id="5" name="Straight Arrow Connector 5"/>
                <wp:cNvGraphicFramePr/>
                <a:graphic xmlns:a="http://schemas.openxmlformats.org/drawingml/2006/main">
                  <a:graphicData uri="http://schemas.microsoft.com/office/word/2010/wordprocessingShape">
                    <wps:wsp>
                      <wps:cNvCnPr/>
                      <wps:spPr>
                        <a:xfrm flipV="1">
                          <a:off x="0" y="0"/>
                          <a:ext cx="927100" cy="749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97CC1" id="Straight Arrow Connector 5" o:spid="_x0000_s1026" type="#_x0000_t32" style="position:absolute;margin-left:211pt;margin-top:5.8pt;width:73pt;height:5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b75AEAAB4EAAAOAAAAZHJzL2Uyb0RvYy54bWysU9uO0zAQfUfiHyy/06SFZdmq6Qp1gRcE&#10;1V549zrjxMI3jU3T/j1jJw0IFgkhXka+zDmec2a8uT5aww6AUXvX8OWi5gyc9K12XcMf7t+/eMNZ&#10;TMK1wngHDT9B5Nfb5882Q1jDyvfetICMSFxcD6HhfUphXVVR9mBFXPgAji6VRysSbbGrWhQDsVtT&#10;rer6dTV4bAN6CTHS6c14ybeFXymQ6bNSERIzDafaUolY4mOO1XYj1h2K0Gs5lSH+oQortKNHZ6ob&#10;kQT7hvo3Kqsl+uhVWkhvK6+UllA0kJpl/Yuau14EKFrInBhmm+L/o5WfDntkum34BWdOWGrRXUKh&#10;uz6xt4h+YDvvHNnokV1kt4YQ1wTauT1Ouxj2mKUfFVqmjA5faBCKGSSPHYvXp9lrOCYm6fBqdbms&#10;qSOSri5fXb2kNfFVI02mCxjTB/CW5UXD41TVXM74hDh8jGkEngEZbFyOPYj2nWtZOgXSlVAL1xkY&#10;e56ENk/fUQ0ZXmWlo7aySicDI/UtKHKMNIwllFmFnUF2EDRl7dflpMQ4yswQpY2ZQXWx5o+gKTfD&#10;oMzv3wLn7PKid2kGWu08PvVqOp5LVWP+WfWoNct+9O2pdLrYQUNYejR9mDzlP+8L/Me33n4HAAD/&#10;/wMAUEsDBBQABgAIAAAAIQCYfezY3gAAAAoBAAAPAAAAZHJzL2Rvd25yZXYueG1sTI/BTsMwEETv&#10;SPyDtUjcqFND0xDiVBWCCzcKEurNSZYkqr0OsdMGvp7lVI47M5p9U2xmZ8URx9B70rBcJCCQat/0&#10;1Gp4f3u+yUCEaKgx1hNq+MYAm/LyojB540/0isddbAWXUMiNhi7GIZcy1B06ExZ+QGLv04/ORD7H&#10;VjajOXG5s1IlSSqd6Yk/dGbAxw7rw25yGn6qW6OeDtsXmzlcTR+07vZfo9bXV/P2AUTEOZ7D8IfP&#10;6FAyU+UnaoKwGu6U4i2RjWUKggOrNGOhYkHdpyDLQv6fUP4CAAD//wMAUEsBAi0AFAAGAAgAAAAh&#10;ALaDOJL+AAAA4QEAABMAAAAAAAAAAAAAAAAAAAAAAFtDb250ZW50X1R5cGVzXS54bWxQSwECLQAU&#10;AAYACAAAACEAOP0h/9YAAACUAQAACwAAAAAAAAAAAAAAAAAvAQAAX3JlbHMvLnJlbHNQSwECLQAU&#10;AAYACAAAACEApiQG++QBAAAeBAAADgAAAAAAAAAAAAAAAAAuAgAAZHJzL2Uyb0RvYy54bWxQSwEC&#10;LQAUAAYACAAAACEAmH3s2N4AAAAKAQAADwAAAAAAAAAAAAAAAAA+BAAAZHJzL2Rvd25yZXYueG1s&#10;UEsFBgAAAAAEAAQA8wAAAEkFAAAAAA==&#10;" strokecolor="black [3200]" strokeweight=".5pt">
                <v:stroke startarrow="block" endarrow="block" joinstyle="miter"/>
              </v:shape>
            </w:pict>
          </mc:Fallback>
        </mc:AlternateContent>
      </w:r>
      <w:r w:rsidRPr="00D371E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6BE0C1D" wp14:editId="43E3696F">
                <wp:simplePos x="0" y="0"/>
                <wp:positionH relativeFrom="column">
                  <wp:posOffset>1676400</wp:posOffset>
                </wp:positionH>
                <wp:positionV relativeFrom="paragraph">
                  <wp:posOffset>48260</wp:posOffset>
                </wp:positionV>
                <wp:extent cx="812800" cy="787400"/>
                <wp:effectExtent l="38100" t="38100" r="63500" b="50800"/>
                <wp:wrapNone/>
                <wp:docPr id="4" name="Straight Arrow Connector 4"/>
                <wp:cNvGraphicFramePr/>
                <a:graphic xmlns:a="http://schemas.openxmlformats.org/drawingml/2006/main">
                  <a:graphicData uri="http://schemas.microsoft.com/office/word/2010/wordprocessingShape">
                    <wps:wsp>
                      <wps:cNvCnPr/>
                      <wps:spPr>
                        <a:xfrm>
                          <a:off x="0" y="0"/>
                          <a:ext cx="812800" cy="7874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6B063646" id="Straight Arrow Connector 4" o:spid="_x0000_s1026" type="#_x0000_t32" style="position:absolute;margin-left:132pt;margin-top:3.8pt;width:64pt;height: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j23wEAABQEAAAOAAAAZHJzL2Uyb0RvYy54bWysU01v2zAMvQ/YfxB0X2wHwRoEcYoi3XYZ&#10;tmDdfoAqU7EwfYHS4uTfj5Idd+iGHoZeaMnkI/keqe3t2Rp2Aozau5Y3i5ozcNJ32h1b/uP7x3dr&#10;zmISrhPGO2j5BSK/3b19sx3CBpa+96YDZJTExc0QWt6nFDZVFWUPVsSFD+DIqTxakeiKx6pDMVB2&#10;a6plXb+vBo9dQC8hRvp7Pzr5ruRXCmT6qlSExEzLqbdULBb7mG2124rNEUXotZzaEP/RhRXaUdE5&#10;1b1Igv1C/VcqqyX66FVaSG8rr5SWUDgQm6Z+xuahFwEKFxInhlmm+Hpp5ZfTAZnuWr7izAlLI3pI&#10;KPSxT+wO0Q9s750jGT2yVVZrCHFDoL074HSL4YCZ+lmhzV8ixc5F4cusMJwTk/Rz3SzXNc1Bkutm&#10;fbOiM2WpnsABY/oE3rJ8aHmcepmbaIrK4vQ5phF4BeTKxmXbg+g+uI6lSyA2CbVwRwPjpJPQ5t8+&#10;6iHDq8xvZFRO6WJgTP0NFOlEHJalhbKhsDfIToJ2q/vZTEyMo8gMUdqYGTT2/Qxk0hU0xWYYlK2d&#10;gfXL1eboUtG7NAOtdh5fBqsx/sp65JppP/ruUuZb5KDVKzOankne7T/vBf70mHe/AQAA//8DAFBL&#10;AwQUAAYACAAAACEAUDXgXN0AAAAJAQAADwAAAGRycy9kb3ducmV2LnhtbEyPMU/DMBSEdyT+g/WQ&#10;WBC1k6JQQpwKkJhoBwJSVzc2cYT9HMVu6/57HhOMpzvdfdess3fsaOY4BpRQLAQwg33QIw4SPj9e&#10;b1fAYlKolQtoJJxNhHV7edGoWocTvptjlwZGJRhrJcGmNNWcx94ar+IiTAbJ+wqzV4nkPHA9qxOV&#10;e8dLISru1Yi0YNVkXqzpv7uDl7ASm+K8Dd6K3G12b26Xb7B4lvL6Kj89Aksmp78w/OITOrTEtA8H&#10;1JE5CWV1R1+ShPsKGPnLh5L0noLLogLeNvz/g/YHAAD//wMAUEsBAi0AFAAGAAgAAAAhALaDOJL+&#10;AAAA4QEAABMAAAAAAAAAAAAAAAAAAAAAAFtDb250ZW50X1R5cGVzXS54bWxQSwECLQAUAAYACAAA&#10;ACEAOP0h/9YAAACUAQAACwAAAAAAAAAAAAAAAAAvAQAAX3JlbHMvLnJlbHNQSwECLQAUAAYACAAA&#10;ACEA7m+I9t8BAAAUBAAADgAAAAAAAAAAAAAAAAAuAgAAZHJzL2Uyb0RvYy54bWxQSwECLQAUAAYA&#10;CAAAACEAUDXgXN0AAAAJAQAADwAAAAAAAAAAAAAAAAA5BAAAZHJzL2Rvd25yZXYueG1sUEsFBgAA&#10;AAAEAAQA8wAAAEMFAAAAAA==&#10;" filled="t" fillcolor="white [3201]" strokecolor="black [3200]" strokeweight="1pt">
                <v:stroke startarrow="block" endarrow="block" joinstyle="miter"/>
              </v:shape>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noProof/>
          <w:sz w:val="28"/>
          <w:szCs w:val="28"/>
        </w:rPr>
        <mc:AlternateContent>
          <mc:Choice Requires="wps">
            <w:drawing>
              <wp:anchor distT="0" distB="0" distL="114300" distR="114300" simplePos="0" relativeHeight="251657216" behindDoc="1" locked="0" layoutInCell="1" allowOverlap="1" wp14:anchorId="0650AA4F" wp14:editId="5FA24A26">
                <wp:simplePos x="0" y="0"/>
                <wp:positionH relativeFrom="margin">
                  <wp:posOffset>1625600</wp:posOffset>
                </wp:positionH>
                <wp:positionV relativeFrom="paragraph">
                  <wp:posOffset>173355</wp:posOffset>
                </wp:positionV>
                <wp:extent cx="1879600" cy="736600"/>
                <wp:effectExtent l="0" t="0" r="25400" b="25400"/>
                <wp:wrapTight wrapText="bothSides">
                  <wp:wrapPolygon edited="0">
                    <wp:start x="438" y="0"/>
                    <wp:lineTo x="0" y="1117"/>
                    <wp:lineTo x="0" y="20669"/>
                    <wp:lineTo x="219" y="21786"/>
                    <wp:lineTo x="21454" y="21786"/>
                    <wp:lineTo x="21673" y="20669"/>
                    <wp:lineTo x="21673" y="1117"/>
                    <wp:lineTo x="21235" y="0"/>
                    <wp:lineTo x="438" y="0"/>
                  </wp:wrapPolygon>
                </wp:wrapTight>
                <wp:docPr id="7" name="Rounded Rectangle 7"/>
                <wp:cNvGraphicFramePr/>
                <a:graphic xmlns:a="http://schemas.openxmlformats.org/drawingml/2006/main">
                  <a:graphicData uri="http://schemas.microsoft.com/office/word/2010/wordprocessingShape">
                    <wps:wsp>
                      <wps:cNvSpPr/>
                      <wps:spPr>
                        <a:xfrm>
                          <a:off x="0" y="0"/>
                          <a:ext cx="18796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9A041D" w:rsidRPr="00353DC9" w:rsidRDefault="009A041D" w:rsidP="003C1D30">
                            <w:pPr>
                              <w:jc w:val="center"/>
                              <w:rPr>
                                <w:rFonts w:ascii="Arial" w:hAnsi="Arial" w:cs="Arial"/>
                                <w:sz w:val="32"/>
                                <w:szCs w:val="32"/>
                              </w:rPr>
                            </w:pPr>
                            <w:r>
                              <w:rPr>
                                <w:rFonts w:ascii="Arial" w:hAnsi="Arial" w:cs="Arial"/>
                                <w:sz w:val="32"/>
                                <w:szCs w:val="32"/>
                              </w:rPr>
                              <w:t>Website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0AA4F" id="Rounded Rectangle 7" o:spid="_x0000_s1028" style="position:absolute;left:0;text-align:left;margin-left:128pt;margin-top:13.65pt;width:148pt;height: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qMbgIAACkFAAAOAAAAZHJzL2Uyb0RvYy54bWysVEtPGzEQvlfqf7B8L5tNKYEoGxSBqCoh&#10;QEDF2fHayapejzt2spv++o69DyKKeqh68Y535pvnN15ctrVhe4W+Alvw/GTCmbISyspuCv79+ebT&#10;OWc+CFsKA1YV/KA8v1x+/LBo3FxNYQumVMjIifXzxhV8G4KbZ5mXW1ULfwJOWVJqwFoEuuImK1E0&#10;5L022XQyOcsawNIhSOU9/b3ulHyZ/GutZLjX2qvATMEpt5BOTOc6ntlyIeYbFG5byT4N8Q9Z1KKy&#10;FHR0dS2CYDus/nBVVxLBgw4nEuoMtK6kSjVQNfnkTTVPW+FUqoWa493YJv//3Mq7/QOyqiz4jDMr&#10;ahrRI+xsqUr2SM0TdmMUm8U2Nc7PyfrJPWB/8yTGmluNdfxSNaxNrT2MrVVtYJJ+5uezi7MJTUCS&#10;bvb5LMrkJntFO/Thq4KaRaHgGLOIKaS2iv2tD539YEfgmFKXRJLCwaiYh7GPSlNNFHaa0IlN6sog&#10;2wviQfkj72MnywjRlTEjKH8PZMIA6m0jTCWGjcDJe8DXaKN1igg2jMC6soB/B+vOfqi6qzWWHdp1&#10;mwY4Haa0hvJAQ0Xo2O6dvKmop7fChweBRG8aA61suKdDG2gKDr3E2Rbw13v/oz2xjrScNbQuBfc/&#10;dwIVZ+abJT5e5Kencb/S5fTLbEoXPNasjzV2V18BTSKnx8HJJEb7YAZRI9QvtNmrGJVUwkqKXXAZ&#10;cLhchW6N6W2QarVKZrRTToRb++RkdB77HOny3L4IdD2xAlHyDobVEvM31OpsI9LCahdAV4l3sdNd&#10;X/sJ0D4m+vZvR1z443uyen3hlr8BAAD//wMAUEsDBBQABgAIAAAAIQDsgfhp4AAAAAoBAAAPAAAA&#10;ZHJzL2Rvd25yZXYueG1sTI9BT4NAEIXvJv6HzZh4s0tBqkGWptGYRhNjpNXzFkYWy84Sdin47x1P&#10;epuZ9/Lme/l6tp044eBbRwqWiwgEUuXqlhoF+93j1S0IHzTVunOECr7Rw7o4P8t1VruJ3vBUhkZw&#10;CPlMKzAh9JmUvjJotV+4Hom1TzdYHXgdGlkPeuJw28k4ilbS6pb4g9E93husjuVoFXxs3PZVjs8v&#10;70dTBvP1RNPDcqvU5cW8uQMRcA5/ZvjFZ3QomOngRqq96BTE6Yq7BB5uEhBsSNOYDwd2XicJyCKX&#10;/ysUPwAAAP//AwBQSwECLQAUAAYACAAAACEAtoM4kv4AAADhAQAAEwAAAAAAAAAAAAAAAAAAAAAA&#10;W0NvbnRlbnRfVHlwZXNdLnhtbFBLAQItABQABgAIAAAAIQA4/SH/1gAAAJQBAAALAAAAAAAAAAAA&#10;AAAAAC8BAABfcmVscy8ucmVsc1BLAQItABQABgAIAAAAIQBu7CqMbgIAACkFAAAOAAAAAAAAAAAA&#10;AAAAAC4CAABkcnMvZTJvRG9jLnhtbFBLAQItABQABgAIAAAAIQDsgfhp4AAAAAoBAAAPAAAAAAAA&#10;AAAAAAAAAMgEAABkcnMvZG93bnJldi54bWxQSwUGAAAAAAQABADzAAAA1QUAAAAA&#10;" fillcolor="white [3201]" strokecolor="black [3200]" strokeweight="1pt">
                <v:stroke joinstyle="miter"/>
                <v:textbox>
                  <w:txbxContent>
                    <w:p w:rsidR="009A041D" w:rsidRPr="00353DC9" w:rsidRDefault="009A041D" w:rsidP="003C1D30">
                      <w:pPr>
                        <w:jc w:val="center"/>
                        <w:rPr>
                          <w:rFonts w:ascii="Arial" w:hAnsi="Arial" w:cs="Arial"/>
                          <w:sz w:val="32"/>
                          <w:szCs w:val="32"/>
                        </w:rPr>
                      </w:pPr>
                      <w:r>
                        <w:rPr>
                          <w:rFonts w:ascii="Arial" w:hAnsi="Arial" w:cs="Arial"/>
                          <w:sz w:val="32"/>
                          <w:szCs w:val="32"/>
                        </w:rPr>
                        <w:t>Website thông tin nhà trọ</w:t>
                      </w:r>
                    </w:p>
                  </w:txbxContent>
                </v:textbox>
                <w10:wrap type="tight" anchorx="margin"/>
              </v:roundrect>
            </w:pict>
          </mc:Fallback>
        </mc:AlternateContent>
      </w: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Default="003C1D30" w:rsidP="003C1D30">
      <w:pPr>
        <w:pStyle w:val="ListParagraph"/>
        <w:jc w:val="both"/>
        <w:rPr>
          <w:rFonts w:ascii="Times New Roman" w:hAnsi="Times New Roman" w:cs="Times New Roman"/>
          <w:sz w:val="28"/>
          <w:szCs w:val="28"/>
        </w:rPr>
      </w:pPr>
    </w:p>
    <w:p w:rsidR="00D371E5" w:rsidRPr="00D371E5" w:rsidRDefault="00D371E5" w:rsidP="003C1D30">
      <w:pPr>
        <w:pStyle w:val="ListParagraph"/>
        <w:jc w:val="both"/>
        <w:rPr>
          <w:rFonts w:ascii="Times New Roman" w:hAnsi="Times New Roman" w:cs="Times New Roman"/>
          <w:b/>
          <w:i/>
          <w:sz w:val="28"/>
          <w:szCs w:val="28"/>
        </w:rPr>
      </w:pPr>
      <w:r w:rsidRPr="00D371E5">
        <w:rPr>
          <w:rFonts w:ascii="Times New Roman" w:hAnsi="Times New Roman" w:cs="Times New Roman"/>
          <w:b/>
          <w:i/>
          <w:sz w:val="28"/>
          <w:szCs w:val="28"/>
        </w:rPr>
        <w:tab/>
        <w:t>Sơ đồ giao tiếp trong hệ thống quản lý thông tin nhà trọ</w:t>
      </w:r>
    </w:p>
    <w:p w:rsidR="003C1D30" w:rsidRPr="00D371E5" w:rsidRDefault="003C1D30" w:rsidP="003C1D30">
      <w:pPr>
        <w:pStyle w:val="ListParagraph"/>
        <w:jc w:val="both"/>
        <w:outlineLvl w:val="1"/>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0" w:name="_Toc397647841"/>
      <w:r w:rsidRPr="00D371E5">
        <w:rPr>
          <w:rFonts w:ascii="Times New Roman" w:hAnsi="Times New Roman" w:cs="Times New Roman"/>
          <w:sz w:val="28"/>
          <w:szCs w:val="28"/>
        </w:rPr>
        <w:t>2.2</w:t>
      </w:r>
      <w:r w:rsidRPr="00D371E5">
        <w:rPr>
          <w:rFonts w:ascii="Times New Roman" w:hAnsi="Times New Roman" w:cs="Times New Roman"/>
          <w:sz w:val="28"/>
          <w:szCs w:val="28"/>
        </w:rPr>
        <w:tab/>
        <w:t>Các chức năng của sản phẩm</w:t>
      </w:r>
      <w:bookmarkEnd w:id="9"/>
      <w:bookmarkEnd w:id="10"/>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mà khách tự do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ind w:left="1800"/>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Các chức năng thành viên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2A69A2" w:rsidRDefault="003C1D30" w:rsidP="002A69A2">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r w:rsidR="002A69A2">
        <w:rPr>
          <w:rFonts w:ascii="Times New Roman" w:hAnsi="Times New Roman" w:cs="Times New Roman"/>
          <w:sz w:val="28"/>
          <w:szCs w:val="28"/>
        </w:rPr>
        <w:t>:</w:t>
      </w:r>
      <w:r w:rsidR="002A69A2" w:rsidRPr="002A69A2">
        <w:rPr>
          <w:rFonts w:ascii="Times New Roman" w:hAnsi="Times New Roman" w:cs="Times New Roman"/>
          <w:sz w:val="28"/>
          <w:szCs w:val="28"/>
        </w:rPr>
        <w:t xml:space="preserve"> </w:t>
      </w:r>
      <w:r w:rsidR="002A69A2">
        <w:rPr>
          <w:rFonts w:ascii="Times New Roman" w:hAnsi="Times New Roman" w:cs="Times New Roman"/>
          <w:sz w:val="28"/>
          <w:szCs w:val="28"/>
        </w:rPr>
        <w:t>t</w:t>
      </w:r>
      <w:r w:rsidR="002A69A2" w:rsidRPr="004350D1">
        <w:rPr>
          <w:rFonts w:ascii="Times New Roman" w:hAnsi="Times New Roman" w:cs="Times New Roman"/>
          <w:sz w:val="28"/>
          <w:szCs w:val="28"/>
        </w:rPr>
        <w:t>ì</w:t>
      </w:r>
      <w:r w:rsidR="002A69A2">
        <w:rPr>
          <w:rFonts w:ascii="Times New Roman" w:hAnsi="Times New Roman" w:cs="Times New Roman"/>
          <w:sz w:val="28"/>
          <w:szCs w:val="28"/>
        </w:rPr>
        <w:t>m ki</w:t>
      </w:r>
      <w:r w:rsidR="002A69A2" w:rsidRPr="004350D1">
        <w:rPr>
          <w:rFonts w:ascii="Times New Roman" w:hAnsi="Times New Roman" w:cs="Times New Roman"/>
          <w:sz w:val="28"/>
          <w:szCs w:val="28"/>
        </w:rPr>
        <w:t>ếm</w:t>
      </w:r>
      <w:r w:rsidR="002A69A2">
        <w:rPr>
          <w:rFonts w:ascii="Times New Roman" w:hAnsi="Times New Roman" w:cs="Times New Roman"/>
          <w:sz w:val="28"/>
          <w:szCs w:val="28"/>
        </w:rPr>
        <w:t xml:space="preserve"> b</w:t>
      </w:r>
      <w:r w:rsidR="002A69A2" w:rsidRPr="004350D1">
        <w:rPr>
          <w:rFonts w:ascii="Times New Roman" w:hAnsi="Times New Roman" w:cs="Times New Roman"/>
          <w:sz w:val="28"/>
          <w:szCs w:val="28"/>
        </w:rPr>
        <w:t>ằn</w:t>
      </w:r>
      <w:r w:rsidR="002A69A2">
        <w:rPr>
          <w:rFonts w:ascii="Times New Roman" w:hAnsi="Times New Roman" w:cs="Times New Roman"/>
          <w:sz w:val="28"/>
          <w:szCs w:val="28"/>
        </w:rPr>
        <w:t>g t</w:t>
      </w:r>
      <w:r w:rsidR="002A69A2" w:rsidRPr="004350D1">
        <w:rPr>
          <w:rFonts w:ascii="Times New Roman" w:hAnsi="Times New Roman" w:cs="Times New Roman"/>
          <w:sz w:val="28"/>
          <w:szCs w:val="28"/>
        </w:rPr>
        <w:t>ừ</w:t>
      </w:r>
      <w:r w:rsidR="002A69A2">
        <w:rPr>
          <w:rFonts w:ascii="Times New Roman" w:hAnsi="Times New Roman" w:cs="Times New Roman"/>
          <w:sz w:val="28"/>
          <w:szCs w:val="28"/>
        </w:rPr>
        <w:t xml:space="preserve"> kh</w:t>
      </w:r>
      <w:r w:rsidR="002A69A2" w:rsidRPr="004350D1">
        <w:rPr>
          <w:rFonts w:ascii="Times New Roman" w:hAnsi="Times New Roman" w:cs="Times New Roman"/>
          <w:sz w:val="28"/>
          <w:szCs w:val="28"/>
        </w:rPr>
        <w:t>ó</w:t>
      </w:r>
      <w:r w:rsidR="002A69A2">
        <w:rPr>
          <w:rFonts w:ascii="Times New Roman" w:hAnsi="Times New Roman" w:cs="Times New Roman"/>
          <w:sz w:val="28"/>
          <w:szCs w:val="28"/>
        </w:rPr>
        <w:t>a ho</w:t>
      </w:r>
      <w:r w:rsidR="002A69A2" w:rsidRPr="004350D1">
        <w:rPr>
          <w:rFonts w:ascii="Times New Roman" w:hAnsi="Times New Roman" w:cs="Times New Roman"/>
          <w:sz w:val="28"/>
          <w:szCs w:val="28"/>
        </w:rPr>
        <w:t>ặc</w:t>
      </w:r>
      <w:r w:rsidR="002A69A2">
        <w:rPr>
          <w:rFonts w:ascii="Times New Roman" w:hAnsi="Times New Roman" w:cs="Times New Roman"/>
          <w:sz w:val="28"/>
          <w:szCs w:val="28"/>
        </w:rPr>
        <w:t xml:space="preserve"> t</w:t>
      </w:r>
      <w:r w:rsidR="002A69A2" w:rsidRPr="004350D1">
        <w:rPr>
          <w:rFonts w:ascii="Times New Roman" w:hAnsi="Times New Roman" w:cs="Times New Roman"/>
          <w:sz w:val="28"/>
          <w:szCs w:val="28"/>
        </w:rPr>
        <w:t>ìm</w:t>
      </w:r>
      <w:r w:rsidR="002A69A2">
        <w:rPr>
          <w:rFonts w:ascii="Times New Roman" w:hAnsi="Times New Roman" w:cs="Times New Roman"/>
          <w:sz w:val="28"/>
          <w:szCs w:val="28"/>
        </w:rPr>
        <w:t xml:space="preserve"> ki</w:t>
      </w:r>
      <w:r w:rsidR="002A69A2" w:rsidRPr="004350D1">
        <w:rPr>
          <w:rFonts w:ascii="Times New Roman" w:hAnsi="Times New Roman" w:cs="Times New Roman"/>
          <w:sz w:val="28"/>
          <w:szCs w:val="28"/>
        </w:rPr>
        <w:t>ếm</w:t>
      </w:r>
      <w:r w:rsidR="002A69A2">
        <w:rPr>
          <w:rFonts w:ascii="Times New Roman" w:hAnsi="Times New Roman" w:cs="Times New Roman"/>
          <w:sz w:val="28"/>
          <w:szCs w:val="28"/>
        </w:rPr>
        <w:t xml:space="preserve"> b</w:t>
      </w:r>
      <w:r w:rsidR="002A69A2" w:rsidRPr="004350D1">
        <w:rPr>
          <w:rFonts w:ascii="Times New Roman" w:hAnsi="Times New Roman" w:cs="Times New Roman"/>
          <w:sz w:val="28"/>
          <w:szCs w:val="28"/>
        </w:rPr>
        <w:t>ằn</w:t>
      </w:r>
      <w:r w:rsidR="002A69A2">
        <w:rPr>
          <w:rFonts w:ascii="Times New Roman" w:hAnsi="Times New Roman" w:cs="Times New Roman"/>
          <w:sz w:val="28"/>
          <w:szCs w:val="28"/>
        </w:rPr>
        <w:t>g n</w:t>
      </w:r>
      <w:r w:rsidR="002A69A2" w:rsidRPr="004350D1">
        <w:rPr>
          <w:rFonts w:ascii="Times New Roman" w:hAnsi="Times New Roman" w:cs="Times New Roman"/>
          <w:sz w:val="28"/>
          <w:szCs w:val="28"/>
        </w:rPr>
        <w:t>â</w:t>
      </w:r>
      <w:r w:rsidR="002A69A2">
        <w:rPr>
          <w:rFonts w:ascii="Times New Roman" w:hAnsi="Times New Roman" w:cs="Times New Roman"/>
          <w:sz w:val="28"/>
          <w:szCs w:val="28"/>
        </w:rPr>
        <w:t xml:space="preserve">ng cao </w:t>
      </w:r>
      <w:proofErr w:type="gramStart"/>
      <w:r w:rsidR="002A69A2">
        <w:rPr>
          <w:rFonts w:ascii="Times New Roman" w:hAnsi="Times New Roman" w:cs="Times New Roman"/>
          <w:sz w:val="28"/>
          <w:szCs w:val="28"/>
        </w:rPr>
        <w:t>( x</w:t>
      </w:r>
      <w:r w:rsidR="002A69A2" w:rsidRPr="004350D1">
        <w:rPr>
          <w:rFonts w:ascii="Times New Roman" w:hAnsi="Times New Roman" w:cs="Times New Roman"/>
          <w:sz w:val="28"/>
          <w:szCs w:val="28"/>
        </w:rPr>
        <w:t>ã</w:t>
      </w:r>
      <w:proofErr w:type="gramEnd"/>
      <w:r w:rsidR="002A69A2">
        <w:rPr>
          <w:rFonts w:ascii="Times New Roman" w:hAnsi="Times New Roman" w:cs="Times New Roman"/>
          <w:sz w:val="28"/>
          <w:szCs w:val="28"/>
        </w:rPr>
        <w:t>/phư</w:t>
      </w:r>
      <w:r w:rsidR="002A69A2" w:rsidRPr="004350D1">
        <w:rPr>
          <w:rFonts w:ascii="Times New Roman" w:hAnsi="Times New Roman" w:cs="Times New Roman"/>
          <w:sz w:val="28"/>
          <w:szCs w:val="28"/>
        </w:rPr>
        <w:t>ờng</w:t>
      </w:r>
      <w:r w:rsidR="002A69A2">
        <w:rPr>
          <w:rFonts w:ascii="Times New Roman" w:hAnsi="Times New Roman" w:cs="Times New Roman"/>
          <w:sz w:val="28"/>
          <w:szCs w:val="28"/>
        </w:rPr>
        <w:t>, qu</w:t>
      </w:r>
      <w:r w:rsidR="002A69A2" w:rsidRPr="004350D1">
        <w:rPr>
          <w:rFonts w:ascii="Times New Roman" w:hAnsi="Times New Roman" w:cs="Times New Roman"/>
          <w:sz w:val="28"/>
          <w:szCs w:val="28"/>
        </w:rPr>
        <w:t>ận</w:t>
      </w:r>
      <w:r w:rsidR="002A69A2">
        <w:rPr>
          <w:rFonts w:ascii="Times New Roman" w:hAnsi="Times New Roman" w:cs="Times New Roman"/>
          <w:sz w:val="28"/>
          <w:szCs w:val="28"/>
        </w:rPr>
        <w:t>/huy</w:t>
      </w:r>
      <w:r w:rsidR="002A69A2" w:rsidRPr="004350D1">
        <w:rPr>
          <w:rFonts w:ascii="Times New Roman" w:hAnsi="Times New Roman" w:cs="Times New Roman"/>
          <w:sz w:val="28"/>
          <w:szCs w:val="28"/>
        </w:rPr>
        <w:t>ện</w:t>
      </w:r>
      <w:r w:rsidR="002A69A2">
        <w:rPr>
          <w:rFonts w:ascii="Times New Roman" w:hAnsi="Times New Roman" w:cs="Times New Roman"/>
          <w:sz w:val="28"/>
          <w:szCs w:val="28"/>
        </w:rPr>
        <w:t>, t</w:t>
      </w:r>
      <w:r w:rsidR="002A69A2" w:rsidRPr="004350D1">
        <w:rPr>
          <w:rFonts w:ascii="Times New Roman" w:hAnsi="Times New Roman" w:cs="Times New Roman"/>
          <w:sz w:val="28"/>
          <w:szCs w:val="28"/>
        </w:rPr>
        <w:t>ỉnh</w:t>
      </w:r>
      <w:r w:rsidR="002A69A2">
        <w:rPr>
          <w:rFonts w:ascii="Times New Roman" w:hAnsi="Times New Roman" w:cs="Times New Roman"/>
          <w:sz w:val="28"/>
          <w:szCs w:val="28"/>
        </w:rPr>
        <w:t>/th</w:t>
      </w:r>
      <w:r w:rsidR="002A69A2" w:rsidRPr="004350D1">
        <w:rPr>
          <w:rFonts w:ascii="Times New Roman" w:hAnsi="Times New Roman" w:cs="Times New Roman"/>
          <w:sz w:val="28"/>
          <w:szCs w:val="28"/>
        </w:rPr>
        <w:t>ành</w:t>
      </w:r>
      <w:r w:rsidR="002A69A2">
        <w:rPr>
          <w:rFonts w:ascii="Times New Roman" w:hAnsi="Times New Roman" w:cs="Times New Roman"/>
          <w:sz w:val="28"/>
          <w:szCs w:val="28"/>
        </w:rPr>
        <w:t>, m</w:t>
      </w:r>
      <w:r w:rsidR="002A69A2" w:rsidRPr="004350D1">
        <w:rPr>
          <w:rFonts w:ascii="Times New Roman" w:hAnsi="Times New Roman" w:cs="Times New Roman"/>
          <w:sz w:val="28"/>
          <w:szCs w:val="28"/>
        </w:rPr>
        <w:t>ức</w:t>
      </w:r>
      <w:r w:rsidR="002A69A2">
        <w:rPr>
          <w:rFonts w:ascii="Times New Roman" w:hAnsi="Times New Roman" w:cs="Times New Roman"/>
          <w:sz w:val="28"/>
          <w:szCs w:val="28"/>
        </w:rPr>
        <w:t xml:space="preserve"> gi</w:t>
      </w:r>
      <w:r w:rsidR="002A69A2" w:rsidRPr="004350D1">
        <w:rPr>
          <w:rFonts w:ascii="Times New Roman" w:hAnsi="Times New Roman" w:cs="Times New Roman"/>
          <w:sz w:val="28"/>
          <w:szCs w:val="28"/>
        </w:rPr>
        <w:t>á</w:t>
      </w:r>
      <w:r w:rsidR="002A69A2">
        <w:rPr>
          <w:rFonts w:ascii="Times New Roman" w:hAnsi="Times New Roman" w:cs="Times New Roman"/>
          <w:sz w:val="28"/>
          <w:szCs w:val="28"/>
        </w:rPr>
        <w:t>,  di</w:t>
      </w:r>
      <w:r w:rsidR="002A69A2" w:rsidRPr="004350D1">
        <w:rPr>
          <w:rFonts w:ascii="Times New Roman" w:hAnsi="Times New Roman" w:cs="Times New Roman"/>
          <w:sz w:val="28"/>
          <w:szCs w:val="28"/>
        </w:rPr>
        <w:t>ện</w:t>
      </w:r>
      <w:r w:rsidR="002A69A2">
        <w:rPr>
          <w:rFonts w:ascii="Times New Roman" w:hAnsi="Times New Roman" w:cs="Times New Roman"/>
          <w:sz w:val="28"/>
          <w:szCs w:val="28"/>
        </w:rPr>
        <w:t xml:space="preserve"> t</w:t>
      </w:r>
      <w:r w:rsidR="002A69A2" w:rsidRPr="004350D1">
        <w:rPr>
          <w:rFonts w:ascii="Times New Roman" w:hAnsi="Times New Roman" w:cs="Times New Roman"/>
          <w:sz w:val="28"/>
          <w:szCs w:val="28"/>
        </w:rPr>
        <w:t>íc</w:t>
      </w:r>
      <w:r w:rsidR="002A69A2">
        <w:rPr>
          <w:rFonts w:ascii="Times New Roman" w:hAnsi="Times New Roman" w:cs="Times New Roman"/>
          <w:sz w:val="28"/>
          <w:szCs w:val="28"/>
        </w:rPr>
        <w:t>h,…).</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Gửi ý kiến đóng góp, đánh giá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Sửa đổi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t>Các chức năng chủ nhà trọ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4350D1">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r w:rsidR="004350D1">
        <w:rPr>
          <w:rFonts w:ascii="Times New Roman" w:hAnsi="Times New Roman" w:cs="Times New Roman"/>
          <w:sz w:val="28"/>
          <w:szCs w:val="28"/>
        </w:rPr>
        <w:t>: t</w:t>
      </w:r>
      <w:r w:rsidR="004350D1" w:rsidRPr="004350D1">
        <w:rPr>
          <w:rFonts w:ascii="Times New Roman" w:hAnsi="Times New Roman" w:cs="Times New Roman"/>
          <w:sz w:val="28"/>
          <w:szCs w:val="28"/>
        </w:rPr>
        <w:t>ì</w:t>
      </w:r>
      <w:r w:rsidR="004350D1">
        <w:rPr>
          <w:rFonts w:ascii="Times New Roman" w:hAnsi="Times New Roman" w:cs="Times New Roman"/>
          <w:sz w:val="28"/>
          <w:szCs w:val="28"/>
        </w:rPr>
        <w:t>m ki</w:t>
      </w:r>
      <w:r w:rsidR="004350D1" w:rsidRPr="004350D1">
        <w:rPr>
          <w:rFonts w:ascii="Times New Roman" w:hAnsi="Times New Roman" w:cs="Times New Roman"/>
          <w:sz w:val="28"/>
          <w:szCs w:val="28"/>
        </w:rPr>
        <w:t>ếm</w:t>
      </w:r>
      <w:r w:rsidR="004350D1">
        <w:rPr>
          <w:rFonts w:ascii="Times New Roman" w:hAnsi="Times New Roman" w:cs="Times New Roman"/>
          <w:sz w:val="28"/>
          <w:szCs w:val="28"/>
        </w:rPr>
        <w:t xml:space="preserve"> b</w:t>
      </w:r>
      <w:r w:rsidR="004350D1" w:rsidRPr="004350D1">
        <w:rPr>
          <w:rFonts w:ascii="Times New Roman" w:hAnsi="Times New Roman" w:cs="Times New Roman"/>
          <w:sz w:val="28"/>
          <w:szCs w:val="28"/>
        </w:rPr>
        <w:t>ằn</w:t>
      </w:r>
      <w:r w:rsidR="004350D1">
        <w:rPr>
          <w:rFonts w:ascii="Times New Roman" w:hAnsi="Times New Roman" w:cs="Times New Roman"/>
          <w:sz w:val="28"/>
          <w:szCs w:val="28"/>
        </w:rPr>
        <w:t>g t</w:t>
      </w:r>
      <w:r w:rsidR="004350D1" w:rsidRPr="004350D1">
        <w:rPr>
          <w:rFonts w:ascii="Times New Roman" w:hAnsi="Times New Roman" w:cs="Times New Roman"/>
          <w:sz w:val="28"/>
          <w:szCs w:val="28"/>
        </w:rPr>
        <w:t>ừ</w:t>
      </w:r>
      <w:r w:rsidR="004350D1">
        <w:rPr>
          <w:rFonts w:ascii="Times New Roman" w:hAnsi="Times New Roman" w:cs="Times New Roman"/>
          <w:sz w:val="28"/>
          <w:szCs w:val="28"/>
        </w:rPr>
        <w:t xml:space="preserve"> kh</w:t>
      </w:r>
      <w:r w:rsidR="004350D1" w:rsidRPr="004350D1">
        <w:rPr>
          <w:rFonts w:ascii="Times New Roman" w:hAnsi="Times New Roman" w:cs="Times New Roman"/>
          <w:sz w:val="28"/>
          <w:szCs w:val="28"/>
        </w:rPr>
        <w:t>ó</w:t>
      </w:r>
      <w:r w:rsidR="004350D1">
        <w:rPr>
          <w:rFonts w:ascii="Times New Roman" w:hAnsi="Times New Roman" w:cs="Times New Roman"/>
          <w:sz w:val="28"/>
          <w:szCs w:val="28"/>
        </w:rPr>
        <w:t>a ho</w:t>
      </w:r>
      <w:r w:rsidR="004350D1" w:rsidRPr="004350D1">
        <w:rPr>
          <w:rFonts w:ascii="Times New Roman" w:hAnsi="Times New Roman" w:cs="Times New Roman"/>
          <w:sz w:val="28"/>
          <w:szCs w:val="28"/>
        </w:rPr>
        <w:t>ặc</w:t>
      </w:r>
      <w:r w:rsidR="004350D1">
        <w:rPr>
          <w:rFonts w:ascii="Times New Roman" w:hAnsi="Times New Roman" w:cs="Times New Roman"/>
          <w:sz w:val="28"/>
          <w:szCs w:val="28"/>
        </w:rPr>
        <w:t xml:space="preserve"> t</w:t>
      </w:r>
      <w:r w:rsidR="004350D1" w:rsidRPr="004350D1">
        <w:rPr>
          <w:rFonts w:ascii="Times New Roman" w:hAnsi="Times New Roman" w:cs="Times New Roman"/>
          <w:sz w:val="28"/>
          <w:szCs w:val="28"/>
        </w:rPr>
        <w:t>ìm</w:t>
      </w:r>
      <w:r w:rsidR="004350D1">
        <w:rPr>
          <w:rFonts w:ascii="Times New Roman" w:hAnsi="Times New Roman" w:cs="Times New Roman"/>
          <w:sz w:val="28"/>
          <w:szCs w:val="28"/>
        </w:rPr>
        <w:t xml:space="preserve"> ki</w:t>
      </w:r>
      <w:r w:rsidR="004350D1" w:rsidRPr="004350D1">
        <w:rPr>
          <w:rFonts w:ascii="Times New Roman" w:hAnsi="Times New Roman" w:cs="Times New Roman"/>
          <w:sz w:val="28"/>
          <w:szCs w:val="28"/>
        </w:rPr>
        <w:t>ếm</w:t>
      </w:r>
      <w:r w:rsidR="004350D1">
        <w:rPr>
          <w:rFonts w:ascii="Times New Roman" w:hAnsi="Times New Roman" w:cs="Times New Roman"/>
          <w:sz w:val="28"/>
          <w:szCs w:val="28"/>
        </w:rPr>
        <w:t xml:space="preserve"> b</w:t>
      </w:r>
      <w:r w:rsidR="004350D1" w:rsidRPr="004350D1">
        <w:rPr>
          <w:rFonts w:ascii="Times New Roman" w:hAnsi="Times New Roman" w:cs="Times New Roman"/>
          <w:sz w:val="28"/>
          <w:szCs w:val="28"/>
        </w:rPr>
        <w:t>ằn</w:t>
      </w:r>
      <w:r w:rsidR="004350D1">
        <w:rPr>
          <w:rFonts w:ascii="Times New Roman" w:hAnsi="Times New Roman" w:cs="Times New Roman"/>
          <w:sz w:val="28"/>
          <w:szCs w:val="28"/>
        </w:rPr>
        <w:t>g n</w:t>
      </w:r>
      <w:r w:rsidR="004350D1" w:rsidRPr="004350D1">
        <w:rPr>
          <w:rFonts w:ascii="Times New Roman" w:hAnsi="Times New Roman" w:cs="Times New Roman"/>
          <w:sz w:val="28"/>
          <w:szCs w:val="28"/>
        </w:rPr>
        <w:t>â</w:t>
      </w:r>
      <w:r w:rsidR="004350D1">
        <w:rPr>
          <w:rFonts w:ascii="Times New Roman" w:hAnsi="Times New Roman" w:cs="Times New Roman"/>
          <w:sz w:val="28"/>
          <w:szCs w:val="28"/>
        </w:rPr>
        <w:t xml:space="preserve">ng cao </w:t>
      </w:r>
      <w:proofErr w:type="gramStart"/>
      <w:r w:rsidR="004350D1">
        <w:rPr>
          <w:rFonts w:ascii="Times New Roman" w:hAnsi="Times New Roman" w:cs="Times New Roman"/>
          <w:sz w:val="28"/>
          <w:szCs w:val="28"/>
        </w:rPr>
        <w:t>( x</w:t>
      </w:r>
      <w:r w:rsidR="004350D1" w:rsidRPr="004350D1">
        <w:rPr>
          <w:rFonts w:ascii="Times New Roman" w:hAnsi="Times New Roman" w:cs="Times New Roman"/>
          <w:sz w:val="28"/>
          <w:szCs w:val="28"/>
        </w:rPr>
        <w:t>ã</w:t>
      </w:r>
      <w:proofErr w:type="gramEnd"/>
      <w:r w:rsidR="004350D1">
        <w:rPr>
          <w:rFonts w:ascii="Times New Roman" w:hAnsi="Times New Roman" w:cs="Times New Roman"/>
          <w:sz w:val="28"/>
          <w:szCs w:val="28"/>
        </w:rPr>
        <w:t>/phư</w:t>
      </w:r>
      <w:r w:rsidR="004350D1" w:rsidRPr="004350D1">
        <w:rPr>
          <w:rFonts w:ascii="Times New Roman" w:hAnsi="Times New Roman" w:cs="Times New Roman"/>
          <w:sz w:val="28"/>
          <w:szCs w:val="28"/>
        </w:rPr>
        <w:t>ờng</w:t>
      </w:r>
      <w:r w:rsidR="004350D1">
        <w:rPr>
          <w:rFonts w:ascii="Times New Roman" w:hAnsi="Times New Roman" w:cs="Times New Roman"/>
          <w:sz w:val="28"/>
          <w:szCs w:val="28"/>
        </w:rPr>
        <w:t>, qu</w:t>
      </w:r>
      <w:r w:rsidR="004350D1" w:rsidRPr="004350D1">
        <w:rPr>
          <w:rFonts w:ascii="Times New Roman" w:hAnsi="Times New Roman" w:cs="Times New Roman"/>
          <w:sz w:val="28"/>
          <w:szCs w:val="28"/>
        </w:rPr>
        <w:t>ận</w:t>
      </w:r>
      <w:r w:rsidR="004350D1">
        <w:rPr>
          <w:rFonts w:ascii="Times New Roman" w:hAnsi="Times New Roman" w:cs="Times New Roman"/>
          <w:sz w:val="28"/>
          <w:szCs w:val="28"/>
        </w:rPr>
        <w:t>/huy</w:t>
      </w:r>
      <w:r w:rsidR="004350D1" w:rsidRPr="004350D1">
        <w:rPr>
          <w:rFonts w:ascii="Times New Roman" w:hAnsi="Times New Roman" w:cs="Times New Roman"/>
          <w:sz w:val="28"/>
          <w:szCs w:val="28"/>
        </w:rPr>
        <w:t>ện</w:t>
      </w:r>
      <w:r w:rsidR="004350D1">
        <w:rPr>
          <w:rFonts w:ascii="Times New Roman" w:hAnsi="Times New Roman" w:cs="Times New Roman"/>
          <w:sz w:val="28"/>
          <w:szCs w:val="28"/>
        </w:rPr>
        <w:t>, t</w:t>
      </w:r>
      <w:r w:rsidR="004350D1" w:rsidRPr="004350D1">
        <w:rPr>
          <w:rFonts w:ascii="Times New Roman" w:hAnsi="Times New Roman" w:cs="Times New Roman"/>
          <w:sz w:val="28"/>
          <w:szCs w:val="28"/>
        </w:rPr>
        <w:t>ỉnh</w:t>
      </w:r>
      <w:r w:rsidR="004350D1">
        <w:rPr>
          <w:rFonts w:ascii="Times New Roman" w:hAnsi="Times New Roman" w:cs="Times New Roman"/>
          <w:sz w:val="28"/>
          <w:szCs w:val="28"/>
        </w:rPr>
        <w:t>/th</w:t>
      </w:r>
      <w:r w:rsidR="004350D1" w:rsidRPr="004350D1">
        <w:rPr>
          <w:rFonts w:ascii="Times New Roman" w:hAnsi="Times New Roman" w:cs="Times New Roman"/>
          <w:sz w:val="28"/>
          <w:szCs w:val="28"/>
        </w:rPr>
        <w:t>ành</w:t>
      </w:r>
      <w:r w:rsidR="004350D1">
        <w:rPr>
          <w:rFonts w:ascii="Times New Roman" w:hAnsi="Times New Roman" w:cs="Times New Roman"/>
          <w:sz w:val="28"/>
          <w:szCs w:val="28"/>
        </w:rPr>
        <w:t>, m</w:t>
      </w:r>
      <w:r w:rsidR="004350D1" w:rsidRPr="004350D1">
        <w:rPr>
          <w:rFonts w:ascii="Times New Roman" w:hAnsi="Times New Roman" w:cs="Times New Roman"/>
          <w:sz w:val="28"/>
          <w:szCs w:val="28"/>
        </w:rPr>
        <w:t>ức</w:t>
      </w:r>
      <w:r w:rsidR="004350D1">
        <w:rPr>
          <w:rFonts w:ascii="Times New Roman" w:hAnsi="Times New Roman" w:cs="Times New Roman"/>
          <w:sz w:val="28"/>
          <w:szCs w:val="28"/>
        </w:rPr>
        <w:t xml:space="preserve"> gi</w:t>
      </w:r>
      <w:r w:rsidR="004350D1" w:rsidRPr="004350D1">
        <w:rPr>
          <w:rFonts w:ascii="Times New Roman" w:hAnsi="Times New Roman" w:cs="Times New Roman"/>
          <w:sz w:val="28"/>
          <w:szCs w:val="28"/>
        </w:rPr>
        <w:t>á</w:t>
      </w:r>
      <w:r w:rsidR="004350D1">
        <w:rPr>
          <w:rFonts w:ascii="Times New Roman" w:hAnsi="Times New Roman" w:cs="Times New Roman"/>
          <w:sz w:val="28"/>
          <w:szCs w:val="28"/>
        </w:rPr>
        <w:t>,  di</w:t>
      </w:r>
      <w:r w:rsidR="004350D1" w:rsidRPr="004350D1">
        <w:rPr>
          <w:rFonts w:ascii="Times New Roman" w:hAnsi="Times New Roman" w:cs="Times New Roman"/>
          <w:sz w:val="28"/>
          <w:szCs w:val="28"/>
        </w:rPr>
        <w:t>ện</w:t>
      </w:r>
      <w:r w:rsidR="004350D1">
        <w:rPr>
          <w:rFonts w:ascii="Times New Roman" w:hAnsi="Times New Roman" w:cs="Times New Roman"/>
          <w:sz w:val="28"/>
          <w:szCs w:val="28"/>
        </w:rPr>
        <w:t xml:space="preserve"> t</w:t>
      </w:r>
      <w:r w:rsidR="004350D1" w:rsidRPr="004350D1">
        <w:rPr>
          <w:rFonts w:ascii="Times New Roman" w:hAnsi="Times New Roman" w:cs="Times New Roman"/>
          <w:sz w:val="28"/>
          <w:szCs w:val="28"/>
        </w:rPr>
        <w:t>íc</w:t>
      </w:r>
      <w:r w:rsidR="004350D1">
        <w:rPr>
          <w:rFonts w:ascii="Times New Roman" w:hAnsi="Times New Roman" w:cs="Times New Roman"/>
          <w:sz w:val="28"/>
          <w:szCs w:val="28"/>
        </w:rPr>
        <w:t>h,…)</w:t>
      </w:r>
      <w:r w:rsidR="00774DC7">
        <w:rPr>
          <w:rFonts w:ascii="Times New Roman" w:hAnsi="Times New Roman" w:cs="Times New Roman"/>
          <w:sz w:val="28"/>
          <w:szCs w:val="28"/>
        </w:rPr>
        <w: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Cập nhật thông tin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Cập nhật thông tin cá nhân.</w:t>
      </w:r>
    </w:p>
    <w:p w:rsidR="003C1D30" w:rsidRPr="00D371E5" w:rsidRDefault="003C1D30" w:rsidP="003C1D30">
      <w:pPr>
        <w:ind w:left="1440"/>
        <w:jc w:val="both"/>
        <w:rPr>
          <w:rFonts w:ascii="Times New Roman" w:hAnsi="Times New Roman" w:cs="Times New Roman"/>
          <w:sz w:val="28"/>
          <w:szCs w:val="28"/>
        </w:rPr>
      </w:pPr>
      <w:r w:rsidRPr="00D371E5">
        <w:rPr>
          <w:rFonts w:ascii="Times New Roman" w:hAnsi="Times New Roman" w:cs="Times New Roman"/>
          <w:sz w:val="28"/>
          <w:szCs w:val="28"/>
        </w:rPr>
        <w:lastRenderedPageBreak/>
        <w:t>Các chức năng quản trị website có thể sử dụng:</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Đăng nhập, đăng xuất.</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chủ nhà trọ và các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đăng tin.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Quản lý danh sách thành viên.</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3C1D30" w:rsidRPr="00D371E5" w:rsidRDefault="003C1D30" w:rsidP="003C1D30">
      <w:pPr>
        <w:pStyle w:val="ListParagraph"/>
        <w:numPr>
          <w:ilvl w:val="0"/>
          <w:numId w:val="3"/>
        </w:numPr>
        <w:jc w:val="both"/>
        <w:rPr>
          <w:rFonts w:ascii="Times New Roman" w:hAnsi="Times New Roman" w:cs="Times New Roman"/>
          <w:sz w:val="28"/>
          <w:szCs w:val="28"/>
        </w:rPr>
      </w:pPr>
      <w:r w:rsidRPr="00D371E5">
        <w:rPr>
          <w:rFonts w:ascii="Times New Roman" w:hAnsi="Times New Roman" w:cs="Times New Roman"/>
          <w:sz w:val="28"/>
          <w:szCs w:val="28"/>
        </w:rPr>
        <w:t>Tham gia diễn đàn.</w:t>
      </w:r>
    </w:p>
    <w:p w:rsidR="003C1D30" w:rsidRPr="00D371E5" w:rsidRDefault="003C1D30" w:rsidP="003C1D30">
      <w:pPr>
        <w:pStyle w:val="ListParagraph"/>
        <w:ind w:left="1800"/>
        <w:jc w:val="both"/>
        <w:rPr>
          <w:rFonts w:ascii="Times New Roman" w:hAnsi="Times New Roman" w:cs="Times New Roman"/>
          <w:sz w:val="28"/>
          <w:szCs w:val="28"/>
        </w:rPr>
      </w:pPr>
      <w:r w:rsidRPr="00D371E5">
        <w:rPr>
          <w:rFonts w:ascii="Times New Roman" w:hAnsi="Times New Roman" w:cs="Times New Roman"/>
          <w:sz w:val="28"/>
          <w:szCs w:val="28"/>
        </w:rPr>
        <w:tab/>
      </w:r>
    </w:p>
    <w:p w:rsidR="008408E1" w:rsidRPr="00C74B84" w:rsidRDefault="003C1D30" w:rsidP="00C74B84">
      <w:pPr>
        <w:pStyle w:val="ListParagraph"/>
        <w:jc w:val="both"/>
        <w:outlineLvl w:val="1"/>
        <w:rPr>
          <w:rFonts w:ascii="Times New Roman" w:hAnsi="Times New Roman" w:cs="Times New Roman"/>
          <w:sz w:val="28"/>
          <w:szCs w:val="28"/>
        </w:rPr>
      </w:pPr>
      <w:bookmarkStart w:id="11" w:name="_Toc396832762"/>
      <w:bookmarkStart w:id="12" w:name="_Toc397647842"/>
      <w:r w:rsidRPr="00D371E5">
        <w:rPr>
          <w:rFonts w:ascii="Times New Roman" w:hAnsi="Times New Roman" w:cs="Times New Roman"/>
          <w:sz w:val="28"/>
          <w:szCs w:val="28"/>
        </w:rPr>
        <w:t>2.3</w:t>
      </w:r>
      <w:r w:rsidRPr="00D371E5">
        <w:rPr>
          <w:rFonts w:ascii="Times New Roman" w:hAnsi="Times New Roman" w:cs="Times New Roman"/>
          <w:sz w:val="28"/>
          <w:szCs w:val="28"/>
        </w:rPr>
        <w:tab/>
        <w:t>Đặc điểm người sử dụng</w:t>
      </w:r>
      <w:bookmarkEnd w:id="11"/>
      <w:bookmarkEnd w:id="12"/>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Khách tự do là người có nhu cầu tìm kiếm nhà trọ. Nhóm người dùng này không cần thiết phải tạo tài khoản hệ thống, có tần xuất sử dụng hệ thống cao nhất nhưng các chức năng hạn chế.</w:t>
      </w:r>
    </w:p>
    <w:p w:rsidR="003C1D30" w:rsidRPr="00D371E5"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Chủ nhà trọ là người có nhu cầu quảng bá nhà trọ của họ. Nhóm này phải có tài khoản và phải cập nhật thông tin tài khoản cũng như thông tin nhà trọ thường xuyên. Nhóm này có tần xuất sử dụng hệ thống khá cao.</w:t>
      </w:r>
    </w:p>
    <w:p w:rsidR="003C1D30" w:rsidRDefault="003C1D30" w:rsidP="003C1D30">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 xml:space="preserve">Quản trị hệ thống là người quản lý các hoạt động của hệ thống. </w:t>
      </w:r>
    </w:p>
    <w:p w:rsidR="00486926" w:rsidRDefault="00486926" w:rsidP="003C1D30">
      <w:pPr>
        <w:pStyle w:val="ListParagraph"/>
        <w:jc w:val="both"/>
        <w:rPr>
          <w:rFonts w:ascii="Times New Roman" w:hAnsi="Times New Roman" w:cs="Times New Roman"/>
          <w:sz w:val="28"/>
          <w:szCs w:val="28"/>
        </w:rPr>
      </w:pP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Quản trị web site (Admin)</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chủ nhà trọ và các nhà trọ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tin: xóa bỏ các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không </w:t>
      </w:r>
      <w:r w:rsidRPr="00D371E5">
        <w:rPr>
          <w:rFonts w:ascii="Times New Roman" w:hAnsi="Times New Roman" w:cs="Times New Roman"/>
          <w:sz w:val="28"/>
          <w:szCs w:val="28"/>
          <w:lang w:val="vi-VN"/>
        </w:rPr>
        <w:t>đú</w:t>
      </w:r>
      <w:r w:rsidRPr="00D371E5">
        <w:rPr>
          <w:rFonts w:ascii="Times New Roman" w:hAnsi="Times New Roman" w:cs="Times New Roman"/>
          <w:sz w:val="28"/>
          <w:szCs w:val="28"/>
        </w:rPr>
        <w:t xml:space="preserve">ng/phù hợp, cho phép xuất thông tin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lên web site</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Một chủ nhà trọ khi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cấp tài khoản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thông tin về nhà trọ lên web site bao gồm tin tức và hình ảnh.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Quản lí danh sách thành viên  </w:t>
      </w:r>
    </w:p>
    <w:p w:rsidR="00C74B84" w:rsidRPr="00D371E5" w:rsidRDefault="00C74B84" w:rsidP="00C74B84">
      <w:pPr>
        <w:pStyle w:val="ListParagraph"/>
        <w:numPr>
          <w:ilvl w:val="0"/>
          <w:numId w:val="16"/>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thể truy cập web site tự do nh</w:t>
      </w:r>
      <w:r w:rsidRPr="00D371E5">
        <w:rPr>
          <w:rFonts w:ascii="Times New Roman" w:hAnsi="Times New Roman" w:cs="Times New Roman"/>
          <w:sz w:val="28"/>
          <w:szCs w:val="28"/>
          <w:lang w:val="vi-VN"/>
        </w:rPr>
        <w:t>ư</w:t>
      </w:r>
      <w:r w:rsidRPr="00D371E5">
        <w:rPr>
          <w:rFonts w:ascii="Times New Roman" w:hAnsi="Times New Roman" w:cs="Times New Roman"/>
          <w:sz w:val="28"/>
          <w:szCs w:val="28"/>
        </w:rPr>
        <w:t>ng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dùng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 xml:space="preserve">ng kí thành viên sẽ </w:t>
      </w:r>
      <w:r w:rsidRPr="00D371E5">
        <w:rPr>
          <w:rFonts w:ascii="Times New Roman" w:hAnsi="Times New Roman" w:cs="Times New Roman"/>
          <w:sz w:val="28"/>
          <w:szCs w:val="28"/>
          <w:lang w:val="vi-VN"/>
        </w:rPr>
        <w:t>được</w:t>
      </w:r>
      <w:r w:rsidRPr="00D371E5">
        <w:rPr>
          <w:rFonts w:ascii="Times New Roman" w:hAnsi="Times New Roman" w:cs="Times New Roman"/>
          <w:sz w:val="28"/>
          <w:szCs w:val="28"/>
        </w:rPr>
        <w:t xml:space="preserve"> cung cấp thông tin mới qua email khi có thông tin nhà trọ phù hợp với yêu cầu.</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Chủ nhà trọ</w:t>
      </w:r>
    </w:p>
    <w:p w:rsidR="00C74B84" w:rsidRPr="00D371E5" w:rsidRDefault="00DE30E3" w:rsidP="00C74B84">
      <w:pPr>
        <w:pStyle w:val="ListParagraph"/>
        <w:numPr>
          <w:ilvl w:val="0"/>
          <w:numId w:val="17"/>
        </w:numPr>
        <w:spacing w:line="271" w:lineRule="auto"/>
        <w:jc w:val="both"/>
        <w:rPr>
          <w:rFonts w:ascii="Times New Roman" w:hAnsi="Times New Roman" w:cs="Times New Roman"/>
          <w:sz w:val="28"/>
          <w:szCs w:val="28"/>
        </w:rPr>
      </w:pPr>
      <w:r>
        <w:rPr>
          <w:rFonts w:ascii="Times New Roman" w:hAnsi="Times New Roman" w:cs="Times New Roman"/>
          <w:sz w:val="28"/>
          <w:szCs w:val="28"/>
        </w:rPr>
        <w:t>C</w:t>
      </w:r>
      <w:bookmarkStart w:id="13" w:name="_GoBack"/>
      <w:bookmarkEnd w:id="13"/>
      <w:r w:rsidR="00C74B84" w:rsidRPr="00D371E5">
        <w:rPr>
          <w:rFonts w:ascii="Times New Roman" w:hAnsi="Times New Roman" w:cs="Times New Roman"/>
          <w:sz w:val="28"/>
          <w:szCs w:val="28"/>
        </w:rPr>
        <w:t xml:space="preserve">ó thể cập nhật thông tin nhà trọ và thông tin cá nhân về tài khoản của họ (email, số </w:t>
      </w:r>
      <w:r w:rsidR="00C74B84" w:rsidRPr="00D371E5">
        <w:rPr>
          <w:rFonts w:ascii="Times New Roman" w:hAnsi="Times New Roman" w:cs="Times New Roman"/>
          <w:sz w:val="28"/>
          <w:szCs w:val="28"/>
          <w:lang w:val="vi-VN"/>
        </w:rPr>
        <w:t>đ</w:t>
      </w:r>
      <w:r w:rsidR="00C74B84" w:rsidRPr="00D371E5">
        <w:rPr>
          <w:rFonts w:ascii="Times New Roman" w:hAnsi="Times New Roman" w:cs="Times New Roman"/>
          <w:sz w:val="28"/>
          <w:szCs w:val="28"/>
        </w:rPr>
        <w:t>iện thoại</w:t>
      </w:r>
      <w:proofErr w:type="gramStart"/>
      <w:r w:rsidR="00C74B84" w:rsidRPr="00D371E5">
        <w:rPr>
          <w:rFonts w:ascii="Times New Roman" w:hAnsi="Times New Roman" w:cs="Times New Roman"/>
          <w:sz w:val="28"/>
          <w:szCs w:val="28"/>
        </w:rPr>
        <w:t>,…</w:t>
      </w:r>
      <w:proofErr w:type="gramEnd"/>
      <w:r w:rsidR="00C74B84" w:rsidRPr="00D371E5">
        <w:rPr>
          <w:rFonts w:ascii="Times New Roman" w:hAnsi="Times New Roman" w:cs="Times New Roman"/>
          <w:sz w:val="28"/>
          <w:szCs w:val="28"/>
        </w:rPr>
        <w:t>)</w:t>
      </w:r>
    </w:p>
    <w:p w:rsidR="00C74B84" w:rsidRPr="00D371E5" w:rsidRDefault="00DE30E3" w:rsidP="00C74B84">
      <w:pPr>
        <w:pStyle w:val="ListParagraph"/>
        <w:numPr>
          <w:ilvl w:val="0"/>
          <w:numId w:val="17"/>
        </w:numPr>
        <w:spacing w:line="271" w:lineRule="auto"/>
        <w:jc w:val="both"/>
        <w:rPr>
          <w:rFonts w:ascii="Times New Roman" w:hAnsi="Times New Roman" w:cs="Times New Roman"/>
          <w:sz w:val="28"/>
          <w:szCs w:val="28"/>
        </w:rPr>
      </w:pPr>
      <w:r>
        <w:rPr>
          <w:rFonts w:ascii="Times New Roman" w:hAnsi="Times New Roman" w:cs="Times New Roman"/>
          <w:sz w:val="28"/>
          <w:szCs w:val="28"/>
        </w:rPr>
        <w:t>C</w:t>
      </w:r>
      <w:r w:rsidR="00C74B84" w:rsidRPr="00D371E5">
        <w:rPr>
          <w:rFonts w:ascii="Times New Roman" w:hAnsi="Times New Roman" w:cs="Times New Roman"/>
          <w:sz w:val="28"/>
          <w:szCs w:val="28"/>
        </w:rPr>
        <w:t xml:space="preserve">ó thể </w:t>
      </w:r>
      <w:r w:rsidR="00C74B84" w:rsidRPr="00D371E5">
        <w:rPr>
          <w:rFonts w:ascii="Times New Roman" w:hAnsi="Times New Roman" w:cs="Times New Roman"/>
          <w:sz w:val="28"/>
          <w:szCs w:val="28"/>
          <w:lang w:val="vi-VN"/>
        </w:rPr>
        <w:t>đă</w:t>
      </w:r>
      <w:r w:rsidR="00C74B84" w:rsidRPr="00D371E5">
        <w:rPr>
          <w:rFonts w:ascii="Times New Roman" w:hAnsi="Times New Roman" w:cs="Times New Roman"/>
          <w:sz w:val="28"/>
          <w:szCs w:val="28"/>
        </w:rPr>
        <w:t xml:space="preserve">ng kí thành viên </w:t>
      </w:r>
      <w:r w:rsidR="00C74B84" w:rsidRPr="00D371E5">
        <w:rPr>
          <w:rFonts w:ascii="Times New Roman" w:hAnsi="Times New Roman" w:cs="Times New Roman"/>
          <w:sz w:val="28"/>
          <w:szCs w:val="28"/>
          <w:lang w:val="vi-VN"/>
        </w:rPr>
        <w:t>để</w:t>
      </w:r>
      <w:r w:rsidR="00C74B84" w:rsidRPr="00D371E5">
        <w:rPr>
          <w:rFonts w:ascii="Times New Roman" w:hAnsi="Times New Roman" w:cs="Times New Roman"/>
          <w:sz w:val="28"/>
          <w:szCs w:val="28"/>
        </w:rPr>
        <w:t xml:space="preserve"> tham gia diễn </w:t>
      </w:r>
      <w:r w:rsidR="00C74B84" w:rsidRPr="00D371E5">
        <w:rPr>
          <w:rFonts w:ascii="Times New Roman" w:hAnsi="Times New Roman" w:cs="Times New Roman"/>
          <w:sz w:val="28"/>
          <w:szCs w:val="28"/>
          <w:lang w:val="vi-VN"/>
        </w:rPr>
        <w:t>đà</w:t>
      </w:r>
      <w:r w:rsidR="00C74B84" w:rsidRPr="00D371E5">
        <w:rPr>
          <w:rFonts w:ascii="Times New Roman" w:hAnsi="Times New Roman" w:cs="Times New Roman"/>
          <w:sz w:val="28"/>
          <w:szCs w:val="28"/>
        </w:rPr>
        <w:t xml:space="preserve">n </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Khách tự do (bất bỳ ai truy cập web site)</w:t>
      </w:r>
    </w:p>
    <w:p w:rsidR="00C74B84" w:rsidRPr="00D371E5" w:rsidRDefault="00C74B84" w:rsidP="00C74B84">
      <w:pPr>
        <w:pStyle w:val="ListParagraph"/>
        <w:numPr>
          <w:ilvl w:val="0"/>
          <w:numId w:val="18"/>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Tìm kiếm nhà trọ</w:t>
      </w:r>
    </w:p>
    <w:p w:rsidR="00C74B84" w:rsidRPr="00D371E5" w:rsidRDefault="00C74B84" w:rsidP="00C74B84">
      <w:pPr>
        <w:pStyle w:val="ListParagraph"/>
        <w:numPr>
          <w:ilvl w:val="0"/>
          <w:numId w:val="15"/>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Thành viên (những ng</w:t>
      </w:r>
      <w:r w:rsidRPr="00D371E5">
        <w:rPr>
          <w:rFonts w:ascii="Times New Roman" w:hAnsi="Times New Roman" w:cs="Times New Roman"/>
          <w:sz w:val="28"/>
          <w:szCs w:val="28"/>
          <w:lang w:val="vi-VN"/>
        </w:rPr>
        <w:t>ười</w:t>
      </w:r>
      <w:r w:rsidRPr="00D371E5">
        <w:rPr>
          <w:rFonts w:ascii="Times New Roman" w:hAnsi="Times New Roman" w:cs="Times New Roman"/>
          <w:sz w:val="28"/>
          <w:szCs w:val="28"/>
        </w:rPr>
        <w:t xml:space="preserve"> có </w:t>
      </w:r>
      <w:r w:rsidRPr="00D371E5">
        <w:rPr>
          <w:rFonts w:ascii="Times New Roman" w:hAnsi="Times New Roman" w:cs="Times New Roman"/>
          <w:sz w:val="28"/>
          <w:szCs w:val="28"/>
          <w:lang w:val="vi-VN"/>
        </w:rPr>
        <w:t>đă</w:t>
      </w:r>
      <w:r w:rsidRPr="00D371E5">
        <w:rPr>
          <w:rFonts w:ascii="Times New Roman" w:hAnsi="Times New Roman" w:cs="Times New Roman"/>
          <w:sz w:val="28"/>
          <w:szCs w:val="28"/>
        </w:rPr>
        <w:t>ng kí thành viên)</w:t>
      </w:r>
    </w:p>
    <w:p w:rsidR="00C74B84" w:rsidRPr="00D371E5" w:rsidRDefault="00C74B84" w:rsidP="00C74B84">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Gửi ý kiến đóng góp, </w:t>
      </w:r>
      <w:r w:rsidRPr="00D371E5">
        <w:rPr>
          <w:rFonts w:ascii="Times New Roman" w:hAnsi="Times New Roman" w:cs="Times New Roman"/>
          <w:sz w:val="28"/>
          <w:szCs w:val="28"/>
          <w:lang w:val="vi-VN"/>
        </w:rPr>
        <w:t>đ</w:t>
      </w:r>
      <w:r w:rsidRPr="00D371E5">
        <w:rPr>
          <w:rFonts w:ascii="Times New Roman" w:hAnsi="Times New Roman" w:cs="Times New Roman"/>
          <w:sz w:val="28"/>
          <w:szCs w:val="28"/>
        </w:rPr>
        <w:t>ánh giá nhà trọ</w:t>
      </w:r>
    </w:p>
    <w:p w:rsidR="00C74B84" w:rsidRPr="00D371E5" w:rsidRDefault="00C74B84" w:rsidP="00C74B84">
      <w:pPr>
        <w:pStyle w:val="ListParagraph"/>
        <w:numPr>
          <w:ilvl w:val="0"/>
          <w:numId w:val="1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Tham gia diễn </w:t>
      </w:r>
      <w:r w:rsidRPr="00D371E5">
        <w:rPr>
          <w:rFonts w:ascii="Times New Roman" w:hAnsi="Times New Roman" w:cs="Times New Roman"/>
          <w:sz w:val="28"/>
          <w:szCs w:val="28"/>
          <w:lang w:val="vi-VN"/>
        </w:rPr>
        <w:t>đàn</w:t>
      </w:r>
      <w:r w:rsidRPr="00D371E5">
        <w:rPr>
          <w:rFonts w:ascii="Times New Roman" w:hAnsi="Times New Roman" w:cs="Times New Roman"/>
          <w:sz w:val="28"/>
          <w:szCs w:val="28"/>
        </w:rPr>
        <w:t xml:space="preserve"> </w:t>
      </w:r>
    </w:p>
    <w:p w:rsidR="00C74B84" w:rsidRPr="00D371E5" w:rsidRDefault="0093360C" w:rsidP="00C74B84">
      <w:pPr>
        <w:pStyle w:val="ListParagraph"/>
        <w:numPr>
          <w:ilvl w:val="0"/>
          <w:numId w:val="19"/>
        </w:numPr>
        <w:spacing w:line="271" w:lineRule="auto"/>
        <w:jc w:val="both"/>
        <w:rPr>
          <w:rFonts w:ascii="Times New Roman" w:hAnsi="Times New Roman" w:cs="Times New Roman"/>
          <w:sz w:val="28"/>
          <w:szCs w:val="28"/>
        </w:rPr>
      </w:pPr>
      <w:r>
        <w:rPr>
          <w:rFonts w:ascii="Times New Roman" w:hAnsi="Times New Roman" w:cs="Times New Roman"/>
          <w:sz w:val="28"/>
          <w:szCs w:val="28"/>
        </w:rPr>
        <w:lastRenderedPageBreak/>
        <w:t>S</w:t>
      </w:r>
      <w:r w:rsidR="00C74B84" w:rsidRPr="00D371E5">
        <w:rPr>
          <w:rFonts w:ascii="Times New Roman" w:hAnsi="Times New Roman" w:cs="Times New Roman"/>
          <w:sz w:val="28"/>
          <w:szCs w:val="28"/>
        </w:rPr>
        <w:t xml:space="preserve">ửa </w:t>
      </w:r>
      <w:r w:rsidR="00C74B84" w:rsidRPr="00D371E5">
        <w:rPr>
          <w:rFonts w:ascii="Times New Roman" w:hAnsi="Times New Roman" w:cs="Times New Roman"/>
          <w:sz w:val="28"/>
          <w:szCs w:val="28"/>
          <w:lang w:val="vi-VN"/>
        </w:rPr>
        <w:t>đổ</w:t>
      </w:r>
      <w:r w:rsidR="00C74B84" w:rsidRPr="00D371E5">
        <w:rPr>
          <w:rFonts w:ascii="Times New Roman" w:hAnsi="Times New Roman" w:cs="Times New Roman"/>
          <w:sz w:val="28"/>
          <w:szCs w:val="28"/>
        </w:rPr>
        <w:t>i thông tin cá nhân</w:t>
      </w:r>
    </w:p>
    <w:p w:rsidR="00C74B84" w:rsidRPr="00D371E5" w:rsidRDefault="00C74B84"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4" w:name="_Toc396832763"/>
      <w:bookmarkStart w:id="15" w:name="_Toc397647843"/>
      <w:r w:rsidRPr="00D371E5">
        <w:rPr>
          <w:rFonts w:ascii="Times New Roman" w:hAnsi="Times New Roman" w:cs="Times New Roman"/>
          <w:sz w:val="28"/>
          <w:szCs w:val="28"/>
        </w:rPr>
        <w:t xml:space="preserve">2.4 </w:t>
      </w:r>
      <w:r w:rsidRPr="00D371E5">
        <w:rPr>
          <w:rFonts w:ascii="Times New Roman" w:hAnsi="Times New Roman" w:cs="Times New Roman"/>
          <w:sz w:val="28"/>
          <w:szCs w:val="28"/>
        </w:rPr>
        <w:tab/>
        <w:t>Môi trường vận hành</w:t>
      </w:r>
      <w:bookmarkEnd w:id="14"/>
      <w:bookmarkEnd w:id="15"/>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w:t>
      </w:r>
    </w:p>
    <w:p w:rsidR="003C1D30" w:rsidRPr="00D371E5" w:rsidRDefault="003C1D30" w:rsidP="003C1D30">
      <w:pPr>
        <w:pStyle w:val="ListParagraph"/>
        <w:ind w:firstLine="720"/>
        <w:jc w:val="both"/>
        <w:rPr>
          <w:rFonts w:ascii="Times New Roman" w:hAnsi="Times New Roman" w:cs="Times New Roman"/>
          <w:sz w:val="28"/>
          <w:szCs w:val="28"/>
        </w:rPr>
      </w:pPr>
    </w:p>
    <w:p w:rsidR="003C1D30" w:rsidRPr="00D371E5" w:rsidRDefault="003C1D30" w:rsidP="003C1D30">
      <w:pPr>
        <w:pStyle w:val="ListParagraph"/>
        <w:jc w:val="both"/>
        <w:outlineLvl w:val="1"/>
        <w:rPr>
          <w:rFonts w:ascii="Times New Roman" w:hAnsi="Times New Roman" w:cs="Times New Roman"/>
          <w:sz w:val="28"/>
          <w:szCs w:val="28"/>
        </w:rPr>
      </w:pPr>
      <w:bookmarkStart w:id="16" w:name="_Toc396832764"/>
      <w:bookmarkStart w:id="17" w:name="_Toc397647844"/>
      <w:r w:rsidRPr="00D371E5">
        <w:rPr>
          <w:rFonts w:ascii="Times New Roman" w:hAnsi="Times New Roman" w:cs="Times New Roman"/>
          <w:sz w:val="28"/>
          <w:szCs w:val="28"/>
        </w:rPr>
        <w:t>2.5</w:t>
      </w:r>
      <w:r w:rsidRPr="00D371E5">
        <w:rPr>
          <w:rFonts w:ascii="Times New Roman" w:hAnsi="Times New Roman" w:cs="Times New Roman"/>
          <w:sz w:val="28"/>
          <w:szCs w:val="28"/>
        </w:rPr>
        <w:tab/>
        <w:t>Các ràng buộc về thực thi và thiết kế</w:t>
      </w:r>
      <w:bookmarkEnd w:id="16"/>
      <w:bookmarkEnd w:id="17"/>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website phải đáp ứng khoảng 300 lược truy cập cùng lúc. Cơ sở dữ liệu phải quản lí được tất cả các sản phẩm điện của của hàng, các đơn đặt hàng và các chương trinh khuyến mãi.</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Ngôn ngữ: Java dùng để xử lí các yêu cầu từ client trong controller và model, JSP, HTML</w:t>
      </w:r>
      <w:proofErr w:type="gramStart"/>
      <w:r w:rsidRPr="00D371E5">
        <w:rPr>
          <w:rFonts w:ascii="Times New Roman" w:hAnsi="Times New Roman" w:cs="Times New Roman"/>
          <w:sz w:val="28"/>
          <w:szCs w:val="28"/>
        </w:rPr>
        <w:t>,…</w:t>
      </w:r>
      <w:proofErr w:type="gramEnd"/>
    </w:p>
    <w:p w:rsidR="003C1D30" w:rsidRPr="00D371E5" w:rsidRDefault="003C1D30" w:rsidP="003C1D30">
      <w:pPr>
        <w:pStyle w:val="ListParagraph"/>
        <w:jc w:val="both"/>
        <w:outlineLvl w:val="1"/>
        <w:rPr>
          <w:rFonts w:ascii="Times New Roman" w:hAnsi="Times New Roman" w:cs="Times New Roman"/>
          <w:sz w:val="28"/>
          <w:szCs w:val="28"/>
        </w:rPr>
      </w:pPr>
      <w:bookmarkStart w:id="18" w:name="_Toc396832765"/>
      <w:bookmarkStart w:id="19" w:name="_Toc397647845"/>
      <w:r w:rsidRPr="00D371E5">
        <w:rPr>
          <w:rFonts w:ascii="Times New Roman" w:hAnsi="Times New Roman" w:cs="Times New Roman"/>
          <w:sz w:val="28"/>
          <w:szCs w:val="28"/>
        </w:rPr>
        <w:t>2.6</w:t>
      </w:r>
      <w:r w:rsidRPr="00D371E5">
        <w:rPr>
          <w:rFonts w:ascii="Times New Roman" w:hAnsi="Times New Roman" w:cs="Times New Roman"/>
          <w:sz w:val="28"/>
          <w:szCs w:val="28"/>
        </w:rPr>
        <w:tab/>
        <w:t>Các giả định và phụ thuộc</w:t>
      </w:r>
      <w:bookmarkEnd w:id="18"/>
      <w:bookmarkEnd w:id="19"/>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Hệ thống có thể hoạt động tốt từ nền Windows XP trở lên, các hệ điều hành cũ hơn có thể hoạt động không ổn định.</w:t>
      </w:r>
    </w:p>
    <w:p w:rsidR="003C1D30" w:rsidRPr="00D371E5" w:rsidRDefault="003C1D30" w:rsidP="003C1D30">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t>Các phần mềm diệt virus hay tường lửa có thể sẽ làm ảnh hưởng đến quá trình trao đổi dữ liệu của hệ thống.</w:t>
      </w:r>
    </w:p>
    <w:p w:rsidR="00647C11" w:rsidRPr="00D371E5" w:rsidRDefault="00647C11" w:rsidP="00334614">
      <w:pPr>
        <w:pStyle w:val="ListParagraph"/>
        <w:jc w:val="both"/>
        <w:rPr>
          <w:rFonts w:ascii="Times New Roman" w:hAnsi="Times New Roman" w:cs="Times New Roman"/>
          <w:sz w:val="28"/>
          <w:szCs w:val="28"/>
        </w:rPr>
      </w:pPr>
    </w:p>
    <w:p w:rsidR="00887B3E" w:rsidRPr="00D371E5" w:rsidRDefault="00887B3E" w:rsidP="006F2C84">
      <w:pPr>
        <w:pStyle w:val="ListParagraph"/>
        <w:widowControl w:val="0"/>
        <w:numPr>
          <w:ilvl w:val="0"/>
          <w:numId w:val="8"/>
        </w:numPr>
        <w:suppressAutoHyphens/>
        <w:spacing w:after="0" w:line="240" w:lineRule="auto"/>
        <w:jc w:val="both"/>
        <w:rPr>
          <w:rFonts w:ascii="Times New Roman" w:hAnsi="Times New Roman" w:cs="Times New Roman"/>
          <w:sz w:val="28"/>
          <w:szCs w:val="28"/>
        </w:rPr>
      </w:pPr>
      <w:r w:rsidRPr="00D371E5">
        <w:rPr>
          <w:rFonts w:ascii="Times New Roman" w:hAnsi="Times New Roman" w:cs="Times New Roman"/>
          <w:sz w:val="28"/>
          <w:szCs w:val="28"/>
        </w:rPr>
        <w:t>Các yêu cầu giao tiếp bên ngoài</w:t>
      </w:r>
    </w:p>
    <w:p w:rsidR="00887B3E" w:rsidRPr="00D371E5" w:rsidRDefault="00887B3E" w:rsidP="00887B3E">
      <w:pPr>
        <w:pStyle w:val="ListParagraph"/>
        <w:widowControl w:val="0"/>
        <w:numPr>
          <w:ilvl w:val="1"/>
          <w:numId w:val="8"/>
        </w:numPr>
        <w:suppressAutoHyphens/>
        <w:spacing w:after="0" w:line="240" w:lineRule="auto"/>
        <w:contextualSpacing w:val="0"/>
        <w:rPr>
          <w:rFonts w:ascii="Times New Roman" w:hAnsi="Times New Roman" w:cs="Times New Roman"/>
          <w:sz w:val="28"/>
          <w:szCs w:val="28"/>
        </w:rPr>
      </w:pPr>
      <w:bookmarkStart w:id="20" w:name="_Toc396832767"/>
      <w:r w:rsidRPr="00D371E5">
        <w:rPr>
          <w:rFonts w:ascii="Times New Roman" w:hAnsi="Times New Roman" w:cs="Times New Roman"/>
          <w:sz w:val="28"/>
          <w:szCs w:val="28"/>
        </w:rPr>
        <w:t>Giao diện người sử dụng</w:t>
      </w:r>
      <w:bookmarkEnd w:id="20"/>
      <w:r w:rsidRPr="00D371E5">
        <w:rPr>
          <w:rFonts w:ascii="Times New Roman" w:hAnsi="Times New Roman" w:cs="Times New Roman"/>
          <w:sz w:val="28"/>
          <w:szCs w:val="28"/>
        </w:rPr>
        <w:br/>
        <w:t>- Giao diện web đơn giản, nhất quán, thuận tiện cho người dùng sử dụng các chức năng.</w:t>
      </w:r>
      <w:r w:rsidRPr="00D371E5">
        <w:rPr>
          <w:rFonts w:ascii="Times New Roman" w:hAnsi="Times New Roman" w:cs="Times New Roman"/>
          <w:sz w:val="28"/>
          <w:szCs w:val="28"/>
        </w:rPr>
        <w:br/>
        <w:t>- Giao diện thân thiện, đẹp mắt, sử dụng tông màu không chói mắt.</w:t>
      </w:r>
      <w:r w:rsidRPr="00D371E5">
        <w:rPr>
          <w:rFonts w:ascii="Times New Roman" w:hAnsi="Times New Roman" w:cs="Times New Roman"/>
          <w:sz w:val="28"/>
          <w:szCs w:val="28"/>
        </w:rPr>
        <w:br/>
        <w:t>- Hệ thống menu tối ưu, thông minh, làm giảm số bước thực hiện một tác vụ.</w:t>
      </w:r>
      <w:r w:rsidRPr="00D371E5">
        <w:rPr>
          <w:rFonts w:ascii="Times New Roman" w:hAnsi="Times New Roman" w:cs="Times New Roman"/>
          <w:sz w:val="28"/>
          <w:szCs w:val="28"/>
        </w:rPr>
        <w:br/>
        <w:t>- Ngôn ngữ tiếng Việt.</w:t>
      </w:r>
      <w:r w:rsidRPr="00D371E5">
        <w:rPr>
          <w:rFonts w:ascii="Times New Roman" w:hAnsi="Times New Roman" w:cs="Times New Roman"/>
          <w:sz w:val="28"/>
          <w:szCs w:val="28"/>
        </w:rPr>
        <w:br/>
        <w:t>- Sử dụng font type: san-serif.</w:t>
      </w:r>
      <w:r w:rsidRPr="00D371E5">
        <w:rPr>
          <w:rFonts w:ascii="Times New Roman" w:hAnsi="Times New Roman" w:cs="Times New Roman"/>
          <w:sz w:val="28"/>
          <w:szCs w:val="28"/>
        </w:rPr>
        <w:br/>
        <w:t>- Các biểu tượng, hình ảnh phải nhất quán, dễ hiểu.</w:t>
      </w:r>
      <w:r w:rsidRPr="00D371E5">
        <w:rPr>
          <w:rFonts w:ascii="Times New Roman" w:hAnsi="Times New Roman" w:cs="Times New Roman"/>
          <w:sz w:val="28"/>
          <w:szCs w:val="28"/>
        </w:rPr>
        <w:br/>
        <w:t>- Các tác vụ thêm, xóa, sửa có thông báo xác nhận tác vụ.</w:t>
      </w:r>
      <w:r w:rsidRPr="00D371E5">
        <w:rPr>
          <w:rFonts w:ascii="Times New Roman" w:hAnsi="Times New Roman" w:cs="Times New Roman"/>
          <w:sz w:val="28"/>
          <w:szCs w:val="28"/>
        </w:rPr>
        <w:br/>
        <w:t>- Tác vụ lỗi phải có thông báo lỗi, biểu mẫu thiếu dữ liệu phải chỉ rõ thiếu chỗ nào.</w:t>
      </w:r>
    </w:p>
    <w:p w:rsidR="00887B3E" w:rsidRPr="00D371E5" w:rsidRDefault="00887B3E" w:rsidP="0055259F">
      <w:pPr>
        <w:ind w:firstLine="720"/>
        <w:jc w:val="both"/>
        <w:rPr>
          <w:rFonts w:ascii="Times New Roman" w:hAnsi="Times New Roman" w:cs="Times New Roman"/>
          <w:sz w:val="28"/>
          <w:szCs w:val="28"/>
        </w:rPr>
      </w:pPr>
      <w:bookmarkStart w:id="21" w:name="_Toc396832768"/>
      <w:r w:rsidRPr="00D371E5">
        <w:rPr>
          <w:rFonts w:ascii="Times New Roman" w:hAnsi="Times New Roman" w:cs="Times New Roman"/>
          <w:sz w:val="28"/>
          <w:szCs w:val="28"/>
        </w:rPr>
        <w:t xml:space="preserve">3.2 </w:t>
      </w:r>
      <w:r w:rsidRPr="00D371E5">
        <w:rPr>
          <w:rFonts w:ascii="Times New Roman" w:hAnsi="Times New Roman" w:cs="Times New Roman"/>
          <w:sz w:val="28"/>
          <w:szCs w:val="28"/>
        </w:rPr>
        <w:tab/>
        <w:t>Giao tiếp phần cứng</w:t>
      </w:r>
      <w:bookmarkEnd w:id="21"/>
    </w:p>
    <w:p w:rsidR="00887B3E" w:rsidRPr="00D371E5" w:rsidRDefault="00887B3E" w:rsidP="00887B3E">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ab/>
        <w:t>Website có thể được truy cập trên máy tính hoặc các thiết bị di động có hổ trợ trình duyệt.</w:t>
      </w:r>
    </w:p>
    <w:p w:rsidR="00887B3E" w:rsidRPr="00D371E5" w:rsidRDefault="00887B3E" w:rsidP="00887B3E">
      <w:pPr>
        <w:pStyle w:val="ListParagraph"/>
        <w:ind w:firstLine="720"/>
        <w:jc w:val="both"/>
        <w:rPr>
          <w:rFonts w:ascii="Times New Roman" w:hAnsi="Times New Roman" w:cs="Times New Roman"/>
          <w:sz w:val="28"/>
          <w:szCs w:val="28"/>
        </w:rPr>
      </w:pPr>
      <w:r w:rsidRPr="00D371E5">
        <w:rPr>
          <w:rFonts w:ascii="Times New Roman" w:hAnsi="Times New Roman" w:cs="Times New Roman"/>
          <w:sz w:val="28"/>
          <w:szCs w:val="28"/>
        </w:rPr>
        <w:lastRenderedPageBreak/>
        <w:t>Nhập liệu thông qua chuột và bàn phím. Xuất dữ liệu thông qua màn hình.</w:t>
      </w:r>
    </w:p>
    <w:p w:rsidR="00887B3E" w:rsidRPr="00D371E5" w:rsidRDefault="00887B3E" w:rsidP="00887B3E">
      <w:pPr>
        <w:pStyle w:val="ListParagraph"/>
        <w:jc w:val="both"/>
        <w:rPr>
          <w:rFonts w:ascii="Times New Roman" w:hAnsi="Times New Roman" w:cs="Times New Roman"/>
          <w:sz w:val="28"/>
          <w:szCs w:val="28"/>
        </w:rPr>
      </w:pPr>
      <w:bookmarkStart w:id="22" w:name="_Toc396832769"/>
      <w:r w:rsidRPr="00D371E5">
        <w:rPr>
          <w:rFonts w:ascii="Times New Roman" w:hAnsi="Times New Roman" w:cs="Times New Roman"/>
          <w:sz w:val="28"/>
          <w:szCs w:val="28"/>
        </w:rPr>
        <w:t>3.3</w:t>
      </w:r>
      <w:r w:rsidRPr="00D371E5">
        <w:rPr>
          <w:rFonts w:ascii="Times New Roman" w:hAnsi="Times New Roman" w:cs="Times New Roman"/>
          <w:sz w:val="28"/>
          <w:szCs w:val="28"/>
        </w:rPr>
        <w:tab/>
        <w:t>Giao tiếp phần mềm</w:t>
      </w:r>
      <w:bookmarkEnd w:id="22"/>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 xml:space="preserve">Hệ thống thực hiện việc trao đổi dữ liệu với máy chủ thống qua mạng Internet tương thích với nhiều trình duyệt phổ biến như: Google Chrome, Firefox, Opera, </w:t>
      </w:r>
      <w:proofErr w:type="gramStart"/>
      <w:r w:rsidRPr="00D371E5">
        <w:rPr>
          <w:rFonts w:ascii="Times New Roman" w:hAnsi="Times New Roman" w:cs="Times New Roman"/>
          <w:sz w:val="28"/>
          <w:szCs w:val="28"/>
        </w:rPr>
        <w:t>IE,..</w:t>
      </w:r>
      <w:proofErr w:type="gramEnd"/>
      <w:r w:rsidRPr="00D371E5">
        <w:rPr>
          <w:rFonts w:ascii="Times New Roman" w:hAnsi="Times New Roman" w:cs="Times New Roman"/>
          <w:sz w:val="28"/>
          <w:szCs w:val="28"/>
        </w:rPr>
        <w:t xml:space="preserve">  . Cơ sở dữ liệu được quản lý thông qua hệ quản trị MySQL trên hệ điều hành Windows xp hoặc cao hơn. Dữ liệu gửi đi trong hệ thống bằng phương thức Post, Get.</w:t>
      </w:r>
    </w:p>
    <w:p w:rsidR="00887B3E" w:rsidRPr="00D371E5" w:rsidRDefault="00887B3E" w:rsidP="00887B3E">
      <w:pPr>
        <w:pStyle w:val="ListParagraph"/>
        <w:jc w:val="both"/>
        <w:rPr>
          <w:rFonts w:ascii="Times New Roman" w:hAnsi="Times New Roman" w:cs="Times New Roman"/>
          <w:sz w:val="28"/>
          <w:szCs w:val="28"/>
        </w:rPr>
      </w:pPr>
    </w:p>
    <w:p w:rsidR="00887B3E" w:rsidRPr="00D371E5" w:rsidRDefault="00887B3E" w:rsidP="00887B3E">
      <w:pPr>
        <w:pStyle w:val="ListParagraph"/>
        <w:jc w:val="both"/>
        <w:rPr>
          <w:rFonts w:ascii="Times New Roman" w:hAnsi="Times New Roman" w:cs="Times New Roman"/>
          <w:sz w:val="28"/>
          <w:szCs w:val="28"/>
        </w:rPr>
      </w:pPr>
      <w:bookmarkStart w:id="23" w:name="_Toc396832770"/>
      <w:r w:rsidRPr="00D371E5">
        <w:rPr>
          <w:rFonts w:ascii="Times New Roman" w:hAnsi="Times New Roman" w:cs="Times New Roman"/>
          <w:sz w:val="28"/>
          <w:szCs w:val="28"/>
        </w:rPr>
        <w:t>3.4</w:t>
      </w:r>
      <w:r w:rsidRPr="00D371E5">
        <w:rPr>
          <w:rFonts w:ascii="Times New Roman" w:hAnsi="Times New Roman" w:cs="Times New Roman"/>
          <w:sz w:val="28"/>
          <w:szCs w:val="28"/>
        </w:rPr>
        <w:tab/>
        <w:t>Giao tiếp truyền thông tin</w:t>
      </w:r>
      <w:bookmarkEnd w:id="23"/>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Hệ thống sử dụng giao thức truyền tin HTTP.</w:t>
      </w:r>
    </w:p>
    <w:p w:rsidR="00887B3E" w:rsidRPr="00D371E5" w:rsidRDefault="00887B3E" w:rsidP="00887B3E">
      <w:pPr>
        <w:pStyle w:val="ListParagraph"/>
        <w:ind w:firstLine="720"/>
        <w:rPr>
          <w:rFonts w:ascii="Times New Roman" w:hAnsi="Times New Roman" w:cs="Times New Roman"/>
          <w:sz w:val="28"/>
          <w:szCs w:val="28"/>
        </w:rPr>
      </w:pPr>
      <w:r w:rsidRPr="00D371E5">
        <w:rPr>
          <w:rFonts w:ascii="Times New Roman" w:hAnsi="Times New Roman" w:cs="Times New Roman"/>
          <w:sz w:val="28"/>
          <w:szCs w:val="28"/>
        </w:rPr>
        <w:t xml:space="preserve">Hệ thống giao tiếp với hệ thống </w:t>
      </w:r>
      <w:proofErr w:type="gramStart"/>
      <w:r w:rsidRPr="00D371E5">
        <w:rPr>
          <w:rFonts w:ascii="Times New Roman" w:hAnsi="Times New Roman" w:cs="Times New Roman"/>
          <w:sz w:val="28"/>
          <w:szCs w:val="28"/>
        </w:rPr>
        <w:t>thư</w:t>
      </w:r>
      <w:proofErr w:type="gramEnd"/>
      <w:r w:rsidRPr="00D371E5">
        <w:rPr>
          <w:rFonts w:ascii="Times New Roman" w:hAnsi="Times New Roman" w:cs="Times New Roman"/>
          <w:sz w:val="28"/>
          <w:szCs w:val="28"/>
        </w:rPr>
        <w:t xml:space="preserve"> điện tử để phục hồi các thông tin người dùng.</w:t>
      </w:r>
    </w:p>
    <w:p w:rsidR="00887B3E" w:rsidRPr="00D371E5" w:rsidRDefault="00887B3E" w:rsidP="00887B3E">
      <w:pPr>
        <w:pStyle w:val="ListParagraph"/>
        <w:ind w:firstLine="720"/>
        <w:rPr>
          <w:rFonts w:ascii="Times New Roman" w:hAnsi="Times New Roman" w:cs="Times New Roman"/>
          <w:sz w:val="28"/>
          <w:szCs w:val="28"/>
        </w:rPr>
      </w:pPr>
    </w:p>
    <w:p w:rsidR="003B063A" w:rsidRPr="00D371E5" w:rsidRDefault="003B063A" w:rsidP="002A1BD8">
      <w:pPr>
        <w:pStyle w:val="ListParagraph"/>
        <w:jc w:val="both"/>
        <w:rPr>
          <w:rFonts w:ascii="Times New Roman" w:hAnsi="Times New Roman" w:cs="Times New Roman"/>
          <w:sz w:val="28"/>
          <w:szCs w:val="28"/>
        </w:rPr>
      </w:pPr>
    </w:p>
    <w:p w:rsidR="002A1BD8" w:rsidRPr="00D371E5" w:rsidRDefault="002A1BD8" w:rsidP="007025AE">
      <w:pPr>
        <w:pStyle w:val="ListParagraph"/>
        <w:numPr>
          <w:ilvl w:val="0"/>
          <w:numId w:val="8"/>
        </w:numPr>
        <w:jc w:val="both"/>
        <w:outlineLvl w:val="0"/>
        <w:rPr>
          <w:rFonts w:ascii="Times New Roman" w:hAnsi="Times New Roman" w:cs="Times New Roman"/>
          <w:sz w:val="28"/>
          <w:szCs w:val="28"/>
        </w:rPr>
      </w:pPr>
      <w:bookmarkStart w:id="24" w:name="_Toc396832771"/>
      <w:bookmarkStart w:id="25" w:name="_Toc397647846"/>
      <w:r w:rsidRPr="00D371E5">
        <w:rPr>
          <w:rFonts w:ascii="Times New Roman" w:hAnsi="Times New Roman" w:cs="Times New Roman"/>
          <w:sz w:val="28"/>
          <w:szCs w:val="28"/>
        </w:rPr>
        <w:t>Các tính năng của hệ thống</w:t>
      </w:r>
      <w:bookmarkEnd w:id="24"/>
      <w:bookmarkEnd w:id="25"/>
    </w:p>
    <w:p w:rsidR="002A1BD8" w:rsidRPr="00D371E5" w:rsidRDefault="006F32F6" w:rsidP="00A31DA1">
      <w:pPr>
        <w:pStyle w:val="ListParagraph"/>
        <w:jc w:val="both"/>
        <w:outlineLvl w:val="1"/>
        <w:rPr>
          <w:rFonts w:ascii="Times New Roman" w:hAnsi="Times New Roman" w:cs="Times New Roman"/>
          <w:sz w:val="28"/>
          <w:szCs w:val="28"/>
        </w:rPr>
      </w:pPr>
      <w:bookmarkStart w:id="26" w:name="_Toc396832772"/>
      <w:bookmarkStart w:id="27" w:name="_Toc397647847"/>
      <w:r w:rsidRPr="00D371E5">
        <w:rPr>
          <w:rFonts w:ascii="Times New Roman" w:hAnsi="Times New Roman" w:cs="Times New Roman"/>
          <w:sz w:val="28"/>
          <w:szCs w:val="28"/>
        </w:rPr>
        <w:t>4.1</w:t>
      </w:r>
      <w:r w:rsidRPr="00D371E5">
        <w:rPr>
          <w:rFonts w:ascii="Times New Roman" w:hAnsi="Times New Roman" w:cs="Times New Roman"/>
          <w:sz w:val="28"/>
          <w:szCs w:val="28"/>
        </w:rPr>
        <w:tab/>
        <w:t>Tính năng đăng nhập</w:t>
      </w:r>
      <w:r w:rsidR="003D49A7" w:rsidRPr="00D371E5">
        <w:rPr>
          <w:rFonts w:ascii="Times New Roman" w:hAnsi="Times New Roman" w:cs="Times New Roman"/>
          <w:sz w:val="28"/>
          <w:szCs w:val="28"/>
        </w:rPr>
        <w:t xml:space="preserve"> </w:t>
      </w:r>
      <w:r w:rsidR="002A1BD8" w:rsidRPr="00D371E5">
        <w:rPr>
          <w:rFonts w:ascii="Times New Roman" w:hAnsi="Times New Roman" w:cs="Times New Roman"/>
          <w:sz w:val="28"/>
          <w:szCs w:val="28"/>
        </w:rPr>
        <w:t>của hệ thống</w:t>
      </w:r>
      <w:bookmarkEnd w:id="26"/>
      <w:r w:rsidRPr="00D371E5">
        <w:rPr>
          <w:rFonts w:ascii="Times New Roman" w:hAnsi="Times New Roman" w:cs="Times New Roman"/>
          <w:sz w:val="28"/>
          <w:szCs w:val="28"/>
        </w:rPr>
        <w:t>.</w:t>
      </w:r>
      <w:bookmarkEnd w:id="27"/>
    </w:p>
    <w:tbl>
      <w:tblPr>
        <w:tblStyle w:val="TableGrid"/>
        <w:tblW w:w="0" w:type="auto"/>
        <w:tblInd w:w="720" w:type="dxa"/>
        <w:tblLook w:val="04A0" w:firstRow="1" w:lastRow="0" w:firstColumn="1" w:lastColumn="0" w:noHBand="0" w:noVBand="1"/>
      </w:tblPr>
      <w:tblGrid>
        <w:gridCol w:w="1075"/>
        <w:gridCol w:w="7555"/>
      </w:tblGrid>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REQ01</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nhập</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8</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7</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nhập vào hệ thống.</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A3116C" w:rsidRPr="00D371E5" w:rsidRDefault="00D1558A" w:rsidP="00907FE7">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Thành viên </w:t>
            </w:r>
            <w:r w:rsidR="00A3116C" w:rsidRPr="00D371E5">
              <w:rPr>
                <w:rFonts w:ascii="Times New Roman" w:hAnsi="Times New Roman" w:cs="Times New Roman"/>
                <w:sz w:val="28"/>
                <w:szCs w:val="28"/>
              </w:rPr>
              <w:t xml:space="preserve">, 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Tiền điều kiện</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nhập vào hệ thống, người dùng nhấn nút đăng nhập trên màn hình chính</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hiển thị trang đăng nhập.</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hiển thị 2 trường để người dùng nhập Tài khoản và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4)</w:t>
            </w:r>
            <w:r w:rsidRPr="00D371E5">
              <w:rPr>
                <w:rFonts w:ascii="Times New Roman" w:hAnsi="Times New Roman" w:cs="Times New Roman"/>
                <w:sz w:val="28"/>
                <w:szCs w:val="28"/>
              </w:rPr>
              <w:tab/>
              <w:t>Khi người dùng nhấn vào nút Đăng nhập, hệ thống sẽ kiểm tra nếu Tài khoản và mật khẩu là chính xác thì sẽ chuyển người dùng đến màn hình làm việc phù hợp với tài khoản đó.</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a)</w:t>
            </w:r>
            <w:r w:rsidRPr="00D371E5">
              <w:rPr>
                <w:rFonts w:ascii="Times New Roman" w:hAnsi="Times New Roman" w:cs="Times New Roman"/>
                <w:sz w:val="28"/>
                <w:szCs w:val="28"/>
              </w:rPr>
              <w:tab/>
              <w:t xml:space="preserve">Nếu tài khoản hoặc mật khẩu bị rỗng thì </w:t>
            </w:r>
            <w:r w:rsidRPr="00D371E5">
              <w:rPr>
                <w:rFonts w:ascii="Times New Roman" w:hAnsi="Times New Roman" w:cs="Times New Roman"/>
                <w:sz w:val="28"/>
                <w:szCs w:val="28"/>
              </w:rPr>
              <w:tab/>
              <w:t xml:space="preserve">khi nhấn vào nút Đăng nhập thì sẽ thông báo lỗi </w:t>
            </w:r>
            <w:r w:rsidRPr="00D371E5">
              <w:rPr>
                <w:rFonts w:ascii="Times New Roman" w:hAnsi="Times New Roman" w:cs="Times New Roman"/>
                <w:sz w:val="28"/>
                <w:szCs w:val="28"/>
              </w:rPr>
              <w:tab/>
              <w:t>“bạn chưa nhập tài khoản hoặc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b)</w:t>
            </w:r>
            <w:r w:rsidRPr="00D371E5">
              <w:rPr>
                <w:rFonts w:ascii="Times New Roman" w:hAnsi="Times New Roman" w:cs="Times New Roman"/>
                <w:sz w:val="28"/>
                <w:szCs w:val="28"/>
              </w:rPr>
              <w:tab/>
              <w:t xml:space="preserve">Nếu tài khoản chưa tồn tại trong hệ thống, </w:t>
            </w:r>
            <w:r w:rsidRPr="00D371E5">
              <w:rPr>
                <w:rFonts w:ascii="Times New Roman" w:hAnsi="Times New Roman" w:cs="Times New Roman"/>
                <w:sz w:val="28"/>
                <w:szCs w:val="28"/>
              </w:rPr>
              <w:tab/>
              <w:t>hệ thống sẽ hiển thị thông báo gợi ý ngườ</w:t>
            </w:r>
            <w:r w:rsidR="00B91557">
              <w:rPr>
                <w:rFonts w:ascii="Times New Roman" w:hAnsi="Times New Roman" w:cs="Times New Roman"/>
                <w:sz w:val="28"/>
                <w:szCs w:val="28"/>
              </w:rPr>
              <w:t xml:space="preserve">i dùng </w:t>
            </w:r>
            <w:r w:rsidRPr="00D371E5">
              <w:rPr>
                <w:rFonts w:ascii="Times New Roman" w:hAnsi="Times New Roman" w:cs="Times New Roman"/>
                <w:sz w:val="28"/>
                <w:szCs w:val="28"/>
              </w:rPr>
              <w:t>tạo tài khoản mới.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c)</w:t>
            </w:r>
            <w:r w:rsidRPr="00D371E5">
              <w:rPr>
                <w:rFonts w:ascii="Times New Roman" w:hAnsi="Times New Roman" w:cs="Times New Roman"/>
                <w:sz w:val="28"/>
                <w:szCs w:val="28"/>
              </w:rPr>
              <w:tab/>
              <w:t>Nếu mật khẩu không đúng, hệ thống sẽ</w:t>
            </w:r>
            <w:r w:rsidR="00B91557">
              <w:rPr>
                <w:rFonts w:ascii="Times New Roman" w:hAnsi="Times New Roman" w:cs="Times New Roman"/>
                <w:sz w:val="28"/>
                <w:szCs w:val="28"/>
              </w:rPr>
              <w:t xml:space="preserve"> </w:t>
            </w:r>
            <w:r w:rsidRPr="00D371E5">
              <w:rPr>
                <w:rFonts w:ascii="Times New Roman" w:hAnsi="Times New Roman" w:cs="Times New Roman"/>
                <w:sz w:val="28"/>
                <w:szCs w:val="28"/>
              </w:rPr>
              <w:t>hiển thị thông báo gợi ý người dùng lấy lại mậ</w:t>
            </w:r>
            <w:r w:rsidR="00B91557">
              <w:rPr>
                <w:rFonts w:ascii="Times New Roman" w:hAnsi="Times New Roman" w:cs="Times New Roman"/>
                <w:sz w:val="28"/>
                <w:szCs w:val="28"/>
              </w:rPr>
              <w:t xml:space="preserve">t </w:t>
            </w:r>
            <w:r w:rsidRPr="00D371E5">
              <w:rPr>
                <w:rFonts w:ascii="Times New Roman" w:hAnsi="Times New Roman" w:cs="Times New Roman"/>
                <w:sz w:val="28"/>
                <w:szCs w:val="28"/>
              </w:rPr>
              <w:t>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5)</w:t>
            </w:r>
            <w:r w:rsidRPr="00D371E5">
              <w:rPr>
                <w:rFonts w:ascii="Times New Roman" w:hAnsi="Times New Roman" w:cs="Times New Roman"/>
                <w:sz w:val="28"/>
                <w:szCs w:val="28"/>
              </w:rPr>
              <w:tab/>
              <w:t>Nếu Tài khoản và mật khẩu không chính xác, hệ thống sẽ hiển thị thông báo lỗi.</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6)</w:t>
            </w:r>
            <w:r w:rsidRPr="00D371E5">
              <w:rPr>
                <w:rFonts w:ascii="Times New Roman" w:hAnsi="Times New Roman" w:cs="Times New Roman"/>
                <w:sz w:val="28"/>
                <w:szCs w:val="28"/>
              </w:rPr>
              <w:tab/>
              <w:t>Nếu người dùng quên mật khẩu thì nhấn vào dòng “Quên mật khẩu” để lấy lại mật khẩu.</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7)</w:t>
            </w:r>
            <w:r w:rsidRPr="00D371E5">
              <w:rPr>
                <w:rFonts w:ascii="Times New Roman" w:hAnsi="Times New Roman" w:cs="Times New Roman"/>
                <w:sz w:val="28"/>
                <w:szCs w:val="28"/>
              </w:rPr>
              <w:tab/>
              <w:t>Nếu người dùng bấm vào nút hủy bỏ, hệ thống sẽ chuyển về trang chủ.</w:t>
            </w:r>
          </w:p>
          <w:p w:rsidR="00A3116C" w:rsidRPr="00D371E5" w:rsidRDefault="00A3116C" w:rsidP="0012345D">
            <w:pPr>
              <w:pStyle w:val="ListParagraph"/>
              <w:ind w:left="0"/>
              <w:jc w:val="both"/>
              <w:rPr>
                <w:rFonts w:ascii="Times New Roman" w:hAnsi="Times New Roman" w:cs="Times New Roman"/>
                <w:sz w:val="28"/>
                <w:szCs w:val="28"/>
              </w:rPr>
            </w:pP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A3116C" w:rsidRPr="00D371E5" w:rsidRDefault="00A3116C"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làm việc theo phân quyền tài khoản</w:t>
            </w:r>
          </w:p>
        </w:tc>
      </w:tr>
      <w:tr w:rsidR="00A3116C" w:rsidRPr="00D371E5" w:rsidTr="0012345D">
        <w:tc>
          <w:tcPr>
            <w:tcW w:w="1075" w:type="dxa"/>
            <w:shd w:val="clear" w:color="auto" w:fill="DEEAF6" w:themeFill="accent1" w:themeFillTint="33"/>
          </w:tcPr>
          <w:p w:rsidR="00A3116C" w:rsidRPr="00D371E5" w:rsidRDefault="00A3116C"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nhập chỉ hiển thị khi người dùng chưa đăng nhập hoặc đã đăng xuất khỏi hệ thống.</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Tài khoản phải thuộc trong các ký tự a</w:t>
            </w:r>
            <w:proofErr w:type="gramStart"/>
            <w:r w:rsidRPr="00D371E5">
              <w:rPr>
                <w:rFonts w:ascii="Times New Roman" w:hAnsi="Times New Roman" w:cs="Times New Roman"/>
                <w:sz w:val="28"/>
                <w:szCs w:val="28"/>
              </w:rPr>
              <w:t>..z</w:t>
            </w:r>
            <w:proofErr w:type="gramEnd"/>
            <w:r w:rsidRPr="00D371E5">
              <w:rPr>
                <w:rFonts w:ascii="Times New Roman" w:hAnsi="Times New Roman" w:cs="Times New Roman"/>
                <w:sz w:val="28"/>
                <w:szCs w:val="28"/>
              </w:rPr>
              <w:t>, A…z, 0…9.</w:t>
            </w:r>
          </w:p>
          <w:p w:rsidR="00A3116C" w:rsidRPr="00D371E5" w:rsidRDefault="00A3116C" w:rsidP="0012345D">
            <w:pPr>
              <w:jc w:val="both"/>
              <w:rPr>
                <w:rFonts w:ascii="Times New Roman" w:hAnsi="Times New Roman" w:cs="Times New Roman"/>
                <w:sz w:val="28"/>
                <w:szCs w:val="28"/>
              </w:rPr>
            </w:pPr>
            <w:r w:rsidRPr="00D371E5">
              <w:rPr>
                <w:rFonts w:ascii="Times New Roman" w:hAnsi="Times New Roman" w:cs="Times New Roman"/>
                <w:sz w:val="28"/>
                <w:szCs w:val="28"/>
              </w:rPr>
              <w:tab/>
              <w:t>Mật khẩu phải bao gồm ký tự và số.</w:t>
            </w:r>
          </w:p>
        </w:tc>
      </w:tr>
    </w:tbl>
    <w:p w:rsidR="003D49A7" w:rsidRPr="00D371E5" w:rsidRDefault="003D49A7" w:rsidP="00620849">
      <w:pPr>
        <w:pStyle w:val="ListParagraph"/>
        <w:ind w:firstLine="720"/>
        <w:jc w:val="both"/>
        <w:rPr>
          <w:rFonts w:ascii="Times New Roman" w:hAnsi="Times New Roman" w:cs="Times New Roman"/>
          <w:sz w:val="28"/>
          <w:szCs w:val="28"/>
        </w:rPr>
      </w:pPr>
    </w:p>
    <w:p w:rsidR="002A1BD8" w:rsidRPr="00D371E5" w:rsidRDefault="002A1BD8" w:rsidP="00A31DA1">
      <w:pPr>
        <w:pStyle w:val="ListParagraph"/>
        <w:jc w:val="both"/>
        <w:outlineLvl w:val="1"/>
        <w:rPr>
          <w:rFonts w:ascii="Times New Roman" w:hAnsi="Times New Roman" w:cs="Times New Roman"/>
          <w:sz w:val="28"/>
          <w:szCs w:val="28"/>
        </w:rPr>
      </w:pPr>
      <w:bookmarkStart w:id="28" w:name="_Toc396832773"/>
      <w:bookmarkStart w:id="29" w:name="_Toc397647848"/>
      <w:r w:rsidRPr="00D371E5">
        <w:rPr>
          <w:rFonts w:ascii="Times New Roman" w:hAnsi="Times New Roman" w:cs="Times New Roman"/>
          <w:sz w:val="28"/>
          <w:szCs w:val="28"/>
        </w:rPr>
        <w:t>4.2</w:t>
      </w:r>
      <w:r w:rsidRPr="00D371E5">
        <w:rPr>
          <w:rFonts w:ascii="Times New Roman" w:hAnsi="Times New Roman" w:cs="Times New Roman"/>
          <w:sz w:val="28"/>
          <w:szCs w:val="28"/>
        </w:rPr>
        <w:tab/>
        <w:t>T</w:t>
      </w:r>
      <w:r w:rsidR="006F32F6" w:rsidRPr="00D371E5">
        <w:rPr>
          <w:rFonts w:ascii="Times New Roman" w:hAnsi="Times New Roman" w:cs="Times New Roman"/>
          <w:sz w:val="28"/>
          <w:szCs w:val="28"/>
        </w:rPr>
        <w:t xml:space="preserve">ính năng </w:t>
      </w:r>
      <w:r w:rsidR="003D49A7" w:rsidRPr="00D371E5">
        <w:rPr>
          <w:rFonts w:ascii="Times New Roman" w:hAnsi="Times New Roman" w:cs="Times New Roman"/>
          <w:sz w:val="28"/>
          <w:szCs w:val="28"/>
        </w:rPr>
        <w:t>đăng xuất</w:t>
      </w:r>
      <w:r w:rsidR="006F32F6" w:rsidRPr="00D371E5">
        <w:rPr>
          <w:rFonts w:ascii="Times New Roman" w:hAnsi="Times New Roman" w:cs="Times New Roman"/>
          <w:sz w:val="28"/>
          <w:szCs w:val="28"/>
        </w:rPr>
        <w:t xml:space="preserve"> </w:t>
      </w:r>
      <w:r w:rsidRPr="00D371E5">
        <w:rPr>
          <w:rFonts w:ascii="Times New Roman" w:hAnsi="Times New Roman" w:cs="Times New Roman"/>
          <w:sz w:val="28"/>
          <w:szCs w:val="28"/>
        </w:rPr>
        <w:t>của hệ thống</w:t>
      </w:r>
      <w:bookmarkEnd w:id="28"/>
      <w:r w:rsidR="006F32F6" w:rsidRPr="00D371E5">
        <w:rPr>
          <w:rFonts w:ascii="Times New Roman" w:hAnsi="Times New Roman" w:cs="Times New Roman"/>
          <w:sz w:val="28"/>
          <w:szCs w:val="28"/>
        </w:rPr>
        <w:t>.</w:t>
      </w:r>
      <w:bookmarkEnd w:id="29"/>
    </w:p>
    <w:tbl>
      <w:tblPr>
        <w:tblStyle w:val="TableGrid"/>
        <w:tblW w:w="0" w:type="auto"/>
        <w:tblInd w:w="720" w:type="dxa"/>
        <w:tblLook w:val="04A0" w:firstRow="1" w:lastRow="0" w:firstColumn="1" w:lastColumn="0" w:noHBand="0" w:noVBand="1"/>
      </w:tblPr>
      <w:tblGrid>
        <w:gridCol w:w="1075"/>
        <w:gridCol w:w="7555"/>
      </w:tblGrid>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REQ02</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Đăng xuất</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Mức độ ưu tiên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này giúp cho người dùng có thể đăng xuất khỏi hệ thống.</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E80479" w:rsidRPr="00D371E5" w:rsidRDefault="00D1558A" w:rsidP="00E8047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E80479" w:rsidRPr="00D371E5">
              <w:rPr>
                <w:rFonts w:ascii="Times New Roman" w:hAnsi="Times New Roman" w:cs="Times New Roman"/>
                <w:sz w:val="28"/>
                <w:szCs w:val="28"/>
              </w:rPr>
              <w:t xml:space="preserve">, </w:t>
            </w:r>
            <w:r w:rsidR="00907FE7" w:rsidRPr="00D371E5">
              <w:rPr>
                <w:rFonts w:ascii="Times New Roman" w:hAnsi="Times New Roman" w:cs="Times New Roman"/>
                <w:sz w:val="28"/>
                <w:szCs w:val="28"/>
              </w:rPr>
              <w:t xml:space="preserve">quản </w:t>
            </w:r>
            <w:r w:rsidR="00907FE7">
              <w:rPr>
                <w:rFonts w:ascii="Times New Roman" w:hAnsi="Times New Roman" w:cs="Times New Roman"/>
                <w:sz w:val="28"/>
                <w:szCs w:val="28"/>
              </w:rPr>
              <w:t>trị website</w:t>
            </w:r>
            <w:r w:rsidR="00843A4F">
              <w:rPr>
                <w:rFonts w:ascii="Times New Roman" w:hAnsi="Times New Roman" w:cs="Times New Roman"/>
                <w:sz w:val="28"/>
                <w:szCs w:val="28"/>
              </w:rPr>
              <w:t>, chủ nhà trọ</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đăng xuất, người dùng nhấn vào nút “Đăng xuất” trên màn hình chính.</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Hệ thống sẽ xử lý xóa phiên làm việc của tài khoản đang đăng nhập.</w:t>
            </w:r>
          </w:p>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Hệ thống sẽ chuyển màn hình về trang chủ.</w:t>
            </w:r>
          </w:p>
          <w:p w:rsidR="00E80479" w:rsidRPr="00D371E5" w:rsidRDefault="00E80479" w:rsidP="0012345D">
            <w:pPr>
              <w:jc w:val="both"/>
              <w:rPr>
                <w:rFonts w:ascii="Times New Roman" w:hAnsi="Times New Roman" w:cs="Times New Roman"/>
                <w:sz w:val="28"/>
                <w:szCs w:val="28"/>
              </w:rPr>
            </w:pPr>
          </w:p>
          <w:p w:rsidR="00E80479" w:rsidRPr="00D371E5" w:rsidRDefault="00E80479" w:rsidP="0012345D">
            <w:pPr>
              <w:pStyle w:val="ListParagraph"/>
              <w:ind w:left="0"/>
              <w:jc w:val="both"/>
              <w:rPr>
                <w:rFonts w:ascii="Times New Roman" w:hAnsi="Times New Roman" w:cs="Times New Roman"/>
                <w:sz w:val="28"/>
                <w:szCs w:val="28"/>
              </w:rPr>
            </w:pP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E80479" w:rsidRPr="00D371E5" w:rsidRDefault="00E8047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Chuyển đến trang chủ của website.</w:t>
            </w:r>
          </w:p>
        </w:tc>
      </w:tr>
      <w:tr w:rsidR="00E80479" w:rsidRPr="00D371E5" w:rsidTr="0012345D">
        <w:tc>
          <w:tcPr>
            <w:tcW w:w="1075" w:type="dxa"/>
            <w:shd w:val="clear" w:color="auto" w:fill="DEEAF6" w:themeFill="accent1" w:themeFillTint="33"/>
          </w:tcPr>
          <w:p w:rsidR="00E80479" w:rsidRPr="00D371E5" w:rsidRDefault="00E80479"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E80479" w:rsidRPr="00D371E5" w:rsidRDefault="00E80479" w:rsidP="0012345D">
            <w:pPr>
              <w:jc w:val="both"/>
              <w:rPr>
                <w:rFonts w:ascii="Times New Roman" w:hAnsi="Times New Roman" w:cs="Times New Roman"/>
                <w:sz w:val="28"/>
                <w:szCs w:val="28"/>
              </w:rPr>
            </w:pPr>
            <w:r w:rsidRPr="00D371E5">
              <w:rPr>
                <w:rFonts w:ascii="Times New Roman" w:hAnsi="Times New Roman" w:cs="Times New Roman"/>
                <w:sz w:val="28"/>
                <w:szCs w:val="28"/>
              </w:rPr>
              <w:tab/>
              <w:t>Nút đăng xuất chỉ hiển thị khi người dùng đã đăng nhập vào hệ thống</w:t>
            </w:r>
          </w:p>
          <w:p w:rsidR="00E80479" w:rsidRPr="00D371E5" w:rsidRDefault="00E80479" w:rsidP="0012345D">
            <w:pPr>
              <w:jc w:val="both"/>
              <w:rPr>
                <w:rFonts w:ascii="Times New Roman" w:hAnsi="Times New Roman" w:cs="Times New Roman"/>
                <w:sz w:val="28"/>
                <w:szCs w:val="28"/>
              </w:rPr>
            </w:pPr>
          </w:p>
        </w:tc>
      </w:tr>
    </w:tbl>
    <w:p w:rsidR="003D49A7" w:rsidRDefault="003D49A7" w:rsidP="00A31DA1">
      <w:pPr>
        <w:pStyle w:val="ListParagraph"/>
        <w:jc w:val="both"/>
        <w:outlineLvl w:val="1"/>
        <w:rPr>
          <w:rFonts w:ascii="Times New Roman" w:hAnsi="Times New Roman" w:cs="Times New Roman"/>
          <w:sz w:val="28"/>
          <w:szCs w:val="28"/>
        </w:rPr>
      </w:pPr>
      <w:bookmarkStart w:id="30" w:name="_Toc397647849"/>
      <w:r w:rsidRPr="00D371E5">
        <w:rPr>
          <w:rFonts w:ascii="Times New Roman" w:hAnsi="Times New Roman" w:cs="Times New Roman"/>
          <w:sz w:val="28"/>
          <w:szCs w:val="28"/>
        </w:rPr>
        <w:t>4.3</w:t>
      </w:r>
      <w:r w:rsidRPr="00D371E5">
        <w:rPr>
          <w:rFonts w:ascii="Times New Roman" w:hAnsi="Times New Roman" w:cs="Times New Roman"/>
          <w:sz w:val="28"/>
          <w:szCs w:val="28"/>
        </w:rPr>
        <w:tab/>
        <w:t>Tính năng đăng ký của hệ thống.</w:t>
      </w:r>
      <w:bookmarkEnd w:id="30"/>
    </w:p>
    <w:tbl>
      <w:tblPr>
        <w:tblStyle w:val="TableGrid"/>
        <w:tblW w:w="0" w:type="auto"/>
        <w:tblInd w:w="720" w:type="dxa"/>
        <w:tblLook w:val="04A0" w:firstRow="1" w:lastRow="0" w:firstColumn="1" w:lastColumn="0" w:noHBand="0" w:noVBand="1"/>
      </w:tblPr>
      <w:tblGrid>
        <w:gridCol w:w="1075"/>
        <w:gridCol w:w="7555"/>
      </w:tblGrid>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Mã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REQ03</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Tên yêu cầu</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Đăng ký</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Mức độ ưu tiên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4</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Lợi ích</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5</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lastRenderedPageBreak/>
              <w:t>Chi phí</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7</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Rủi ro</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Mức 6</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Nội dung</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Tính năng này giúp cho người dùng có thể đăng ký một tài khoản để đăng nhập vào hệ thống</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Đối tượng sử dụng</w:t>
            </w:r>
          </w:p>
        </w:tc>
        <w:tc>
          <w:tcPr>
            <w:tcW w:w="7555" w:type="dxa"/>
          </w:tcPr>
          <w:p w:rsidR="007F4D58" w:rsidRPr="00B91557" w:rsidRDefault="007F4D58" w:rsidP="00502494">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 xml:space="preserve">Khách </w:t>
            </w:r>
            <w:r w:rsidR="00502494" w:rsidRPr="00B91557">
              <w:rPr>
                <w:rFonts w:ascii="Times New Roman" w:hAnsi="Times New Roman" w:cs="Times New Roman"/>
                <w:sz w:val="28"/>
                <w:szCs w:val="28"/>
              </w:rPr>
              <w:t>hàng tự do</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Tiền điều kiện</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Xử lý</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1)</w:t>
            </w:r>
            <w:r w:rsidRPr="00B91557">
              <w:rPr>
                <w:rFonts w:ascii="Times New Roman" w:hAnsi="Times New Roman" w:cs="Times New Roman"/>
                <w:sz w:val="28"/>
                <w:szCs w:val="28"/>
              </w:rPr>
              <w:tab/>
              <w:t>Để đăng ký, người dùng nhấn vào nút “Đăng ký” trên màn hình chính.</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2)</w:t>
            </w:r>
            <w:r w:rsidRPr="00B91557">
              <w:rPr>
                <w:rFonts w:ascii="Times New Roman" w:hAnsi="Times New Roman" w:cs="Times New Roman"/>
                <w:sz w:val="28"/>
                <w:szCs w:val="28"/>
              </w:rPr>
              <w:tab/>
              <w:t>Hệ thống cung cấp cho người dùng các trường để nhập thông tin như Tài khoản, Họ và tên, Mật khẩu, Nhập lại mật khẩu, Địa chỉ email, Số điện thoại, Địa chỉ liên hệ.</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3)</w:t>
            </w:r>
            <w:r w:rsidRPr="00B91557">
              <w:rPr>
                <w:rFonts w:ascii="Times New Roman" w:hAnsi="Times New Roman" w:cs="Times New Roman"/>
                <w:sz w:val="28"/>
                <w:szCs w:val="28"/>
              </w:rPr>
              <w:tab/>
              <w:t>Người dùng bấm vào nút xác nhận đồng ý với các điều khoản của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4)</w:t>
            </w:r>
            <w:r w:rsidRPr="00B91557">
              <w:rPr>
                <w:rFonts w:ascii="Times New Roman" w:hAnsi="Times New Roman" w:cs="Times New Roman"/>
                <w:sz w:val="28"/>
                <w:szCs w:val="28"/>
              </w:rPr>
              <w:tab/>
              <w:t>Người dùng bấm vào nút Đăng ký.</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a)</w:t>
            </w:r>
            <w:r w:rsidRPr="00B91557">
              <w:rPr>
                <w:rFonts w:ascii="Times New Roman" w:hAnsi="Times New Roman" w:cs="Times New Roman"/>
                <w:sz w:val="28"/>
                <w:szCs w:val="28"/>
              </w:rPr>
              <w:tab/>
              <w:t>Nếu tài khoản đã tồn tại, sẽ có thông báo “Tài khoản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b)</w:t>
            </w:r>
            <w:r w:rsidRPr="00B91557">
              <w:rPr>
                <w:rFonts w:ascii="Times New Roman" w:hAnsi="Times New Roman" w:cs="Times New Roman"/>
                <w:sz w:val="28"/>
                <w:szCs w:val="28"/>
              </w:rPr>
              <w:tab/>
              <w:t>Nếu ô Mật khẩu và Nhập lại mật khẩu không khớp, sẽ có thông báo “Mật khẩu và Nhập lại mật khẩu không khớp”.</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ab/>
              <w:t>c)</w:t>
            </w:r>
            <w:r w:rsidRPr="00B91557">
              <w:rPr>
                <w:rFonts w:ascii="Times New Roman" w:hAnsi="Times New Roman" w:cs="Times New Roman"/>
                <w:sz w:val="28"/>
                <w:szCs w:val="28"/>
              </w:rPr>
              <w:tab/>
              <w:t>Nếu Địa chỉ email đã tồn tại trong hệ thống, sẽ có thông báo “Email này đã có người sử dụng”.</w:t>
            </w:r>
          </w:p>
          <w:p w:rsidR="007F4D58" w:rsidRPr="00B91557" w:rsidRDefault="007F4D58" w:rsidP="00916923">
            <w:pPr>
              <w:spacing w:after="160" w:line="259" w:lineRule="auto"/>
              <w:rPr>
                <w:rFonts w:ascii="Times New Roman" w:hAnsi="Times New Roman" w:cs="Times New Roman"/>
                <w:sz w:val="28"/>
                <w:szCs w:val="28"/>
              </w:rPr>
            </w:pPr>
            <w:r w:rsidRPr="00B91557">
              <w:rPr>
                <w:rFonts w:ascii="Times New Roman" w:hAnsi="Times New Roman" w:cs="Times New Roman"/>
                <w:sz w:val="28"/>
                <w:szCs w:val="28"/>
              </w:rPr>
              <w:t>5)</w:t>
            </w:r>
            <w:r w:rsidRPr="00B91557">
              <w:rPr>
                <w:rFonts w:ascii="Times New Roman" w:hAnsi="Times New Roman" w:cs="Times New Roman"/>
                <w:sz w:val="28"/>
                <w:szCs w:val="28"/>
              </w:rPr>
              <w:tab/>
              <w:t>Tài khoản đăng ký thành công và 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Kết quả</w:t>
            </w:r>
          </w:p>
        </w:tc>
        <w:tc>
          <w:tcPr>
            <w:tcW w:w="7555" w:type="dxa"/>
          </w:tcPr>
          <w:p w:rsidR="007F4D58" w:rsidRPr="00B91557" w:rsidRDefault="007F4D58" w:rsidP="00916923">
            <w:pPr>
              <w:pStyle w:val="ListParagraph"/>
              <w:ind w:left="0"/>
              <w:jc w:val="both"/>
              <w:rPr>
                <w:rFonts w:ascii="Times New Roman" w:hAnsi="Times New Roman" w:cs="Times New Roman"/>
                <w:sz w:val="28"/>
                <w:szCs w:val="28"/>
              </w:rPr>
            </w:pPr>
            <w:r w:rsidRPr="00B91557">
              <w:rPr>
                <w:rFonts w:ascii="Times New Roman" w:hAnsi="Times New Roman" w:cs="Times New Roman"/>
                <w:sz w:val="28"/>
                <w:szCs w:val="28"/>
              </w:rPr>
              <w:t>Chuyển đến trang đăng nhập</w:t>
            </w:r>
          </w:p>
        </w:tc>
      </w:tr>
      <w:tr w:rsidR="007F4D58" w:rsidRPr="00B91557" w:rsidTr="00916923">
        <w:tc>
          <w:tcPr>
            <w:tcW w:w="1075" w:type="dxa"/>
            <w:shd w:val="clear" w:color="auto" w:fill="DEEAF6" w:themeFill="accent1" w:themeFillTint="33"/>
          </w:tcPr>
          <w:p w:rsidR="007F4D58" w:rsidRPr="00B91557" w:rsidRDefault="007F4D58" w:rsidP="00916923">
            <w:pPr>
              <w:pStyle w:val="ListParagraph"/>
              <w:ind w:left="0"/>
              <w:jc w:val="both"/>
              <w:rPr>
                <w:rFonts w:ascii="Times New Roman" w:hAnsi="Times New Roman" w:cs="Times New Roman"/>
                <w:b/>
                <w:sz w:val="28"/>
                <w:szCs w:val="28"/>
              </w:rPr>
            </w:pPr>
            <w:r w:rsidRPr="00B91557">
              <w:rPr>
                <w:rFonts w:ascii="Times New Roman" w:hAnsi="Times New Roman" w:cs="Times New Roman"/>
                <w:b/>
                <w:sz w:val="28"/>
                <w:szCs w:val="28"/>
              </w:rPr>
              <w:t>Ghi chú</w:t>
            </w:r>
          </w:p>
        </w:tc>
        <w:tc>
          <w:tcPr>
            <w:tcW w:w="7555" w:type="dxa"/>
          </w:tcPr>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Nút “Đăng ký” chỉ hiển thị khi người dùng chưa đăng nhập vào hệ thống.</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Tài khoản phải thuộc trong các ký tự a</w:t>
            </w:r>
            <w:proofErr w:type="gramStart"/>
            <w:r w:rsidRPr="00B91557">
              <w:rPr>
                <w:rFonts w:ascii="Times New Roman" w:hAnsi="Times New Roman" w:cs="Times New Roman"/>
                <w:sz w:val="28"/>
                <w:szCs w:val="28"/>
              </w:rPr>
              <w:t>..z</w:t>
            </w:r>
            <w:proofErr w:type="gramEnd"/>
            <w:r w:rsidRPr="00B91557">
              <w:rPr>
                <w:rFonts w:ascii="Times New Roman" w:hAnsi="Times New Roman" w:cs="Times New Roman"/>
                <w:sz w:val="28"/>
                <w:szCs w:val="28"/>
              </w:rPr>
              <w:t>, A…z, 0…9.</w:t>
            </w:r>
          </w:p>
          <w:p w:rsidR="007F4D58" w:rsidRPr="00B91557" w:rsidRDefault="007F4D58" w:rsidP="00916923">
            <w:pPr>
              <w:jc w:val="both"/>
              <w:rPr>
                <w:rFonts w:ascii="Times New Roman" w:hAnsi="Times New Roman" w:cs="Times New Roman"/>
                <w:sz w:val="28"/>
                <w:szCs w:val="28"/>
              </w:rPr>
            </w:pPr>
            <w:r w:rsidRPr="00B91557">
              <w:rPr>
                <w:rFonts w:ascii="Times New Roman" w:hAnsi="Times New Roman" w:cs="Times New Roman"/>
                <w:sz w:val="28"/>
                <w:szCs w:val="28"/>
              </w:rPr>
              <w:tab/>
              <w:t>Mật khẩu phải bao gồm ký tự và số.</w:t>
            </w:r>
          </w:p>
          <w:p w:rsidR="007F4D58" w:rsidRPr="00B91557" w:rsidRDefault="007F4D58" w:rsidP="00916923">
            <w:pPr>
              <w:jc w:val="both"/>
              <w:rPr>
                <w:rFonts w:ascii="Times New Roman" w:hAnsi="Times New Roman" w:cs="Times New Roman"/>
                <w:sz w:val="28"/>
                <w:szCs w:val="28"/>
              </w:rPr>
            </w:pPr>
          </w:p>
        </w:tc>
      </w:tr>
    </w:tbl>
    <w:p w:rsidR="007F4D58" w:rsidRPr="00D371E5" w:rsidRDefault="007F4D58" w:rsidP="00A31DA1">
      <w:pPr>
        <w:pStyle w:val="ListParagraph"/>
        <w:jc w:val="both"/>
        <w:outlineLvl w:val="1"/>
        <w:rPr>
          <w:rFonts w:ascii="Times New Roman" w:hAnsi="Times New Roman" w:cs="Times New Roman"/>
          <w:sz w:val="28"/>
          <w:szCs w:val="28"/>
        </w:rPr>
      </w:pPr>
    </w:p>
    <w:p w:rsidR="003D49A7" w:rsidRDefault="003D49A7" w:rsidP="00A31DA1">
      <w:pPr>
        <w:pStyle w:val="ListParagraph"/>
        <w:jc w:val="both"/>
        <w:outlineLvl w:val="1"/>
        <w:rPr>
          <w:rFonts w:ascii="Times New Roman" w:hAnsi="Times New Roman" w:cs="Times New Roman"/>
          <w:sz w:val="28"/>
          <w:szCs w:val="28"/>
        </w:rPr>
      </w:pPr>
      <w:bookmarkStart w:id="31" w:name="_Toc397647850"/>
      <w:r w:rsidRPr="00D371E5">
        <w:rPr>
          <w:rFonts w:ascii="Times New Roman" w:hAnsi="Times New Roman" w:cs="Times New Roman"/>
          <w:sz w:val="28"/>
          <w:szCs w:val="28"/>
        </w:rPr>
        <w:t>4.4</w:t>
      </w:r>
      <w:r w:rsidRPr="00D371E5">
        <w:rPr>
          <w:rFonts w:ascii="Times New Roman" w:hAnsi="Times New Roman" w:cs="Times New Roman"/>
          <w:sz w:val="28"/>
          <w:szCs w:val="28"/>
        </w:rPr>
        <w:tab/>
        <w:t>Tính năng lấy lại mật khẩu của hệ thống.</w:t>
      </w:r>
      <w:bookmarkEnd w:id="31"/>
    </w:p>
    <w:tbl>
      <w:tblPr>
        <w:tblStyle w:val="TableGrid"/>
        <w:tblW w:w="0" w:type="auto"/>
        <w:tblInd w:w="720" w:type="dxa"/>
        <w:tblLook w:val="04A0" w:firstRow="1" w:lastRow="0" w:firstColumn="1" w:lastColumn="0" w:noHBand="0" w:noVBand="1"/>
      </w:tblPr>
      <w:tblGrid>
        <w:gridCol w:w="1075"/>
        <w:gridCol w:w="7555"/>
      </w:tblGrid>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lastRenderedPageBreak/>
              <w:t>Mã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95663C" w:rsidP="0012345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REQ0</w:t>
            </w:r>
            <w:r w:rsidR="003A2C8C" w:rsidRPr="00843A4F">
              <w:rPr>
                <w:rFonts w:ascii="Times New Roman" w:hAnsi="Times New Roman" w:cs="Times New Roman"/>
                <w:sz w:val="28"/>
                <w:szCs w:val="28"/>
              </w:rPr>
              <w:t>4</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Lấy lại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5</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Mức 7</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Tính năng này giúp cho người dùng lấy lại mật khẩu (khi mất mật khẩu hoặc quên mật khẩu).</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D1558A" w:rsidP="006E74A9">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6E74A9">
              <w:rPr>
                <w:rFonts w:ascii="Times New Roman" w:hAnsi="Times New Roman" w:cs="Times New Roman"/>
                <w:sz w:val="28"/>
                <w:szCs w:val="28"/>
              </w:rPr>
              <w:t xml:space="preserve">, </w:t>
            </w:r>
            <w:r w:rsidR="003A2C8C" w:rsidRPr="00843A4F">
              <w:rPr>
                <w:rFonts w:ascii="Times New Roman" w:hAnsi="Times New Roman" w:cs="Times New Roman"/>
                <w:sz w:val="28"/>
                <w:szCs w:val="28"/>
              </w:rPr>
              <w:t>chủ nhà trọ</w:t>
            </w:r>
            <w:r w:rsidR="006E74A9">
              <w:rPr>
                <w:rFonts w:ascii="Times New Roman" w:hAnsi="Times New Roman" w:cs="Times New Roman"/>
                <w:sz w:val="28"/>
                <w:szCs w:val="28"/>
              </w:rPr>
              <w:t xml:space="preserve">, </w:t>
            </w:r>
            <w:r w:rsidR="006E74A9" w:rsidRPr="00D371E5">
              <w:rPr>
                <w:rFonts w:ascii="Times New Roman" w:hAnsi="Times New Roman" w:cs="Times New Roman"/>
                <w:sz w:val="28"/>
                <w:szCs w:val="28"/>
              </w:rPr>
              <w:t xml:space="preserve">quản </w:t>
            </w:r>
            <w:r w:rsidR="006E74A9">
              <w:rPr>
                <w:rFonts w:ascii="Times New Roman" w:hAnsi="Times New Roman" w:cs="Times New Roman"/>
                <w:sz w:val="28"/>
                <w:szCs w:val="28"/>
              </w:rPr>
              <w:t>trị website</w:t>
            </w: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Xử lý</w:t>
            </w:r>
          </w:p>
        </w:tc>
        <w:tc>
          <w:tcPr>
            <w:tcW w:w="7555" w:type="dxa"/>
            <w:tcBorders>
              <w:top w:val="single" w:sz="4" w:space="0" w:color="auto"/>
              <w:left w:val="single" w:sz="4" w:space="0" w:color="auto"/>
              <w:bottom w:val="single" w:sz="4" w:space="0" w:color="auto"/>
              <w:right w:val="single" w:sz="4" w:space="0" w:color="auto"/>
            </w:tcBorders>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1)</w:t>
            </w:r>
            <w:r w:rsidRPr="00843A4F">
              <w:rPr>
                <w:rFonts w:ascii="Times New Roman" w:hAnsi="Times New Roman" w:cs="Times New Roman"/>
                <w:sz w:val="28"/>
                <w:szCs w:val="28"/>
              </w:rPr>
              <w:tab/>
              <w:t>Để lấy lại mật khẩu, người dùng nhấn nút “Quên mật khẩu” trong trang đăng nhập.</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2)</w:t>
            </w:r>
            <w:r w:rsidRPr="00843A4F">
              <w:rPr>
                <w:rFonts w:ascii="Times New Roman" w:hAnsi="Times New Roman" w:cs="Times New Roman"/>
                <w:sz w:val="28"/>
                <w:szCs w:val="28"/>
              </w:rPr>
              <w:tab/>
              <w:t>Hệ thống sẽ hiển thị trang lấy lại mật khẩu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3)</w:t>
            </w:r>
            <w:r w:rsidRPr="00843A4F">
              <w:rPr>
                <w:rFonts w:ascii="Times New Roman" w:hAnsi="Times New Roman" w:cs="Times New Roman"/>
                <w:sz w:val="28"/>
                <w:szCs w:val="28"/>
              </w:rPr>
              <w:tab/>
              <w:t>Hệ thống sẽ hiển thị 3 trường để người dùng nhập: Tài khoản (User name), Email và nhập Captcha.</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4)</w:t>
            </w:r>
            <w:r w:rsidRPr="00843A4F">
              <w:rPr>
                <w:rFonts w:ascii="Times New Roman" w:hAnsi="Times New Roman" w:cs="Times New Roman"/>
                <w:sz w:val="28"/>
                <w:szCs w:val="28"/>
              </w:rPr>
              <w:tab/>
              <w:t>Khi người dùng nhấn vào nút "Quên mật khẩu", hệ thống sẽ kiểm tra nếu Tài khoản (User name), Email và Captcha là chính xác thì hệ thống sẽ gửi mail thông báo mật khẩu mới cho người dùng.</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5)</w:t>
            </w:r>
            <w:r w:rsidRPr="00843A4F">
              <w:rPr>
                <w:rFonts w:ascii="Times New Roman" w:hAnsi="Times New Roman" w:cs="Times New Roman"/>
                <w:sz w:val="28"/>
                <w:szCs w:val="28"/>
              </w:rPr>
              <w:tab/>
              <w:t>Nếu Tài khoản, email hay captcha không chính xác, hệ thống sẽ hiển thị thông báo lỗi.</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6)   Nếu người dùng bấm vào nút hủy bỏ, hệ thống sẽ chuyển về trang chủ.</w:t>
            </w:r>
          </w:p>
          <w:p w:rsidR="003A2C8C" w:rsidRPr="00843A4F" w:rsidRDefault="003A2C8C" w:rsidP="0012345D">
            <w:pPr>
              <w:pStyle w:val="ListParagraph"/>
              <w:ind w:left="0"/>
              <w:jc w:val="both"/>
              <w:rPr>
                <w:rFonts w:ascii="Times New Roman" w:hAnsi="Times New Roman" w:cs="Times New Roman"/>
                <w:sz w:val="28"/>
                <w:szCs w:val="28"/>
              </w:rPr>
            </w:pPr>
          </w:p>
        </w:tc>
      </w:tr>
      <w:tr w:rsidR="003A2C8C"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pStyle w:val="ListParagraph"/>
              <w:ind w:left="0"/>
              <w:jc w:val="both"/>
              <w:rPr>
                <w:rFonts w:ascii="Times New Roman" w:hAnsi="Times New Roman" w:cs="Times New Roman"/>
                <w:sz w:val="28"/>
                <w:szCs w:val="28"/>
              </w:rPr>
            </w:pPr>
            <w:r w:rsidRPr="00843A4F">
              <w:rPr>
                <w:rFonts w:ascii="Times New Roman" w:hAnsi="Times New Roman" w:cs="Times New Roman"/>
                <w:sz w:val="28"/>
                <w:szCs w:val="28"/>
              </w:rPr>
              <w:t>Chuyển đến trang chủ và hệ thống gửi thông báo mật khẩu mới cho người dùng thông qua email của người dùng</w:t>
            </w:r>
          </w:p>
        </w:tc>
      </w:tr>
      <w:tr w:rsidR="003A2C8C" w:rsidRPr="00183F2D" w:rsidTr="0012345D">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3A2C8C" w:rsidRPr="00843A4F" w:rsidRDefault="003A2C8C" w:rsidP="0012345D">
            <w:pPr>
              <w:pStyle w:val="ListParagraph"/>
              <w:ind w:left="0"/>
              <w:jc w:val="both"/>
              <w:rPr>
                <w:rFonts w:ascii="Times New Roman" w:hAnsi="Times New Roman" w:cs="Times New Roman"/>
                <w:b/>
                <w:sz w:val="28"/>
                <w:szCs w:val="28"/>
              </w:rPr>
            </w:pPr>
            <w:r w:rsidRPr="00843A4F">
              <w:rPr>
                <w:rFonts w:ascii="Times New Roman" w:hAnsi="Times New Roman" w:cs="Times New Roman"/>
                <w:b/>
                <w:sz w:val="28"/>
                <w:szCs w:val="28"/>
              </w:rPr>
              <w:lastRenderedPageBreak/>
              <w:t>Ghi chú</w:t>
            </w:r>
          </w:p>
        </w:tc>
        <w:tc>
          <w:tcPr>
            <w:tcW w:w="7555" w:type="dxa"/>
            <w:tcBorders>
              <w:top w:val="single" w:sz="4" w:space="0" w:color="auto"/>
              <w:left w:val="single" w:sz="4" w:space="0" w:color="auto"/>
              <w:bottom w:val="single" w:sz="4" w:space="0" w:color="auto"/>
              <w:right w:val="single" w:sz="4" w:space="0" w:color="auto"/>
            </w:tcBorders>
            <w:hideMark/>
          </w:tcPr>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ab/>
              <w:t>Nút "Quên mật khẩu" chỉ hiển thị trong trang "Đăng nhập tài khoản"</w:t>
            </w:r>
          </w:p>
          <w:p w:rsidR="003A2C8C" w:rsidRPr="00843A4F" w:rsidRDefault="003A2C8C" w:rsidP="0012345D">
            <w:pPr>
              <w:jc w:val="both"/>
              <w:rPr>
                <w:rFonts w:ascii="Times New Roman" w:hAnsi="Times New Roman" w:cs="Times New Roman"/>
                <w:sz w:val="28"/>
                <w:szCs w:val="28"/>
              </w:rPr>
            </w:pPr>
            <w:r w:rsidRPr="00843A4F">
              <w:rPr>
                <w:rFonts w:ascii="Times New Roman" w:hAnsi="Times New Roman" w:cs="Times New Roman"/>
                <w:sz w:val="28"/>
                <w:szCs w:val="28"/>
              </w:rPr>
              <w:tab/>
              <w:t>Tài khoản phải thuộc trong các ký tự a</w:t>
            </w:r>
            <w:proofErr w:type="gramStart"/>
            <w:r w:rsidRPr="00843A4F">
              <w:rPr>
                <w:rFonts w:ascii="Times New Roman" w:hAnsi="Times New Roman" w:cs="Times New Roman"/>
                <w:sz w:val="28"/>
                <w:szCs w:val="28"/>
              </w:rPr>
              <w:t>..z</w:t>
            </w:r>
            <w:proofErr w:type="gramEnd"/>
            <w:r w:rsidRPr="00843A4F">
              <w:rPr>
                <w:rFonts w:ascii="Times New Roman" w:hAnsi="Times New Roman" w:cs="Times New Roman"/>
                <w:sz w:val="28"/>
                <w:szCs w:val="28"/>
              </w:rPr>
              <w:t>, A…z, 0…9.</w:t>
            </w:r>
          </w:p>
          <w:p w:rsidR="003A2C8C" w:rsidRPr="008F5AC8" w:rsidRDefault="003A2C8C" w:rsidP="0012345D">
            <w:pPr>
              <w:jc w:val="both"/>
              <w:rPr>
                <w:rFonts w:ascii="Times New Roman" w:hAnsi="Times New Roman" w:cs="Times New Roman"/>
                <w:sz w:val="28"/>
                <w:szCs w:val="28"/>
                <w:lang w:val="fr-FR"/>
              </w:rPr>
            </w:pPr>
            <w:r w:rsidRPr="00843A4F">
              <w:rPr>
                <w:rFonts w:ascii="Times New Roman" w:hAnsi="Times New Roman" w:cs="Times New Roman"/>
                <w:sz w:val="28"/>
                <w:szCs w:val="28"/>
              </w:rPr>
              <w:tab/>
            </w:r>
            <w:r w:rsidRPr="008F5AC8">
              <w:rPr>
                <w:rFonts w:ascii="Times New Roman" w:hAnsi="Times New Roman" w:cs="Times New Roman"/>
                <w:sz w:val="28"/>
                <w:szCs w:val="28"/>
                <w:lang w:val="fr-FR"/>
              </w:rPr>
              <w:t>Email phải có cấu trúc: &lt;...&gt;@&lt;...&gt;</w:t>
            </w:r>
          </w:p>
          <w:p w:rsidR="003A2C8C" w:rsidRPr="008F5AC8" w:rsidRDefault="003A2C8C" w:rsidP="0012345D">
            <w:pPr>
              <w:jc w:val="both"/>
              <w:rPr>
                <w:rFonts w:ascii="Times New Roman" w:hAnsi="Times New Roman" w:cs="Times New Roman"/>
                <w:sz w:val="28"/>
                <w:szCs w:val="28"/>
                <w:lang w:val="fr-FR"/>
              </w:rPr>
            </w:pPr>
            <w:r w:rsidRPr="008F5AC8">
              <w:rPr>
                <w:rFonts w:ascii="Times New Roman" w:hAnsi="Times New Roman" w:cs="Times New Roman"/>
                <w:sz w:val="28"/>
                <w:szCs w:val="28"/>
                <w:lang w:val="fr-FR"/>
              </w:rPr>
              <w:t xml:space="preserve">         Captcha là một chuỗi có kí tự bất kì và có thể có hình ảnh (không phân biệt chữ hoa và chữ thường)</w:t>
            </w:r>
          </w:p>
        </w:tc>
      </w:tr>
    </w:tbl>
    <w:p w:rsidR="003A2C8C" w:rsidRPr="008F5AC8" w:rsidRDefault="003A2C8C" w:rsidP="00A31DA1">
      <w:pPr>
        <w:pStyle w:val="ListParagraph"/>
        <w:jc w:val="both"/>
        <w:outlineLvl w:val="1"/>
        <w:rPr>
          <w:rFonts w:ascii="Times New Roman" w:hAnsi="Times New Roman" w:cs="Times New Roman"/>
          <w:sz w:val="28"/>
          <w:szCs w:val="28"/>
          <w:lang w:val="fr-FR"/>
        </w:rPr>
      </w:pPr>
    </w:p>
    <w:p w:rsidR="003D49A7" w:rsidRPr="008F5AC8" w:rsidRDefault="003D49A7" w:rsidP="002325FE">
      <w:pPr>
        <w:pStyle w:val="ListParagraph"/>
        <w:jc w:val="both"/>
        <w:outlineLvl w:val="1"/>
        <w:rPr>
          <w:rFonts w:ascii="Times New Roman" w:hAnsi="Times New Roman" w:cs="Times New Roman"/>
          <w:sz w:val="28"/>
          <w:szCs w:val="28"/>
          <w:lang w:val="fr-FR"/>
        </w:rPr>
      </w:pPr>
      <w:bookmarkStart w:id="32" w:name="_Toc397647851"/>
      <w:r w:rsidRPr="008F5AC8">
        <w:rPr>
          <w:rFonts w:ascii="Times New Roman" w:hAnsi="Times New Roman" w:cs="Times New Roman"/>
          <w:sz w:val="28"/>
          <w:szCs w:val="28"/>
          <w:lang w:val="fr-FR"/>
        </w:rPr>
        <w:t>4.5</w:t>
      </w:r>
      <w:r w:rsidRPr="008F5AC8">
        <w:rPr>
          <w:rFonts w:ascii="Times New Roman" w:hAnsi="Times New Roman" w:cs="Times New Roman"/>
          <w:sz w:val="28"/>
          <w:szCs w:val="28"/>
          <w:lang w:val="fr-FR"/>
        </w:rPr>
        <w:tab/>
        <w:t>Tính năng đổi mật khẩu của hệ thống.</w:t>
      </w:r>
      <w:bookmarkEnd w:id="32"/>
    </w:p>
    <w:tbl>
      <w:tblPr>
        <w:tblStyle w:val="TableGrid"/>
        <w:tblW w:w="0" w:type="auto"/>
        <w:tblInd w:w="720" w:type="dxa"/>
        <w:tblLook w:val="04A0" w:firstRow="1" w:lastRow="0" w:firstColumn="1" w:lastColumn="0" w:noHBand="0" w:noVBand="1"/>
      </w:tblPr>
      <w:tblGrid>
        <w:gridCol w:w="1075"/>
        <w:gridCol w:w="7555"/>
      </w:tblGrid>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Tính năng giúp người dùng thay đổi mật khẩu</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A16713" w:rsidRPr="00D371E5" w:rsidRDefault="00D1558A" w:rsidP="0013784B">
            <w:pPr>
              <w:pStyle w:val="ListParagraph"/>
              <w:tabs>
                <w:tab w:val="left" w:pos="5742"/>
              </w:tabs>
              <w:ind w:left="0"/>
              <w:jc w:val="both"/>
              <w:rPr>
                <w:rFonts w:ascii="Times New Roman" w:hAnsi="Times New Roman" w:cs="Times New Roman"/>
                <w:sz w:val="28"/>
                <w:szCs w:val="28"/>
              </w:rPr>
            </w:pPr>
            <w:r>
              <w:rPr>
                <w:rFonts w:ascii="Times New Roman" w:hAnsi="Times New Roman" w:cs="Times New Roman"/>
                <w:sz w:val="28"/>
                <w:szCs w:val="28"/>
              </w:rPr>
              <w:t>Thành viên</w:t>
            </w:r>
            <w:r w:rsidR="00843A4F">
              <w:rPr>
                <w:rFonts w:ascii="Times New Roman" w:hAnsi="Times New Roman" w:cs="Times New Roman"/>
                <w:sz w:val="28"/>
                <w:szCs w:val="28"/>
              </w:rPr>
              <w:t>, chủ nhà trọ, quả</w:t>
            </w:r>
            <w:r w:rsidR="0013784B">
              <w:rPr>
                <w:rFonts w:ascii="Times New Roman" w:hAnsi="Times New Roman" w:cs="Times New Roman"/>
                <w:sz w:val="28"/>
                <w:szCs w:val="28"/>
              </w:rPr>
              <w:t>n trị website</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Người dùng phải đăng nhập vào hệ thống</w:t>
            </w:r>
          </w:p>
        </w:tc>
      </w:tr>
      <w:tr w:rsidR="00A16713" w:rsidRPr="00D371E5" w:rsidTr="0012345D">
        <w:tc>
          <w:tcPr>
            <w:tcW w:w="1075" w:type="dxa"/>
            <w:shd w:val="clear" w:color="auto" w:fill="DEEAF6" w:themeFill="accent1" w:themeFillTint="33"/>
          </w:tcPr>
          <w:p w:rsidR="00A16713" w:rsidRPr="00D371E5" w:rsidRDefault="00A16713" w:rsidP="00183F2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1)</w:t>
            </w:r>
            <w:r w:rsidRPr="00D371E5">
              <w:rPr>
                <w:rFonts w:ascii="Times New Roman" w:hAnsi="Times New Roman" w:cs="Times New Roman"/>
                <w:sz w:val="28"/>
                <w:szCs w:val="28"/>
              </w:rPr>
              <w:tab/>
              <w:t>Để đổi mật khẩu người dùng cần phải đăng nhập vào hệ thống trước đó</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2)</w:t>
            </w:r>
            <w:r w:rsidRPr="00D371E5">
              <w:rPr>
                <w:rFonts w:ascii="Times New Roman" w:hAnsi="Times New Roman" w:cs="Times New Roman"/>
                <w:sz w:val="28"/>
                <w:szCs w:val="28"/>
              </w:rPr>
              <w:tab/>
              <w:t>Để đổi mật khẩu người dùng click vào nút “Đổi mật khẩu” trên màn hình chính</w:t>
            </w:r>
          </w:p>
          <w:p w:rsidR="00A16713" w:rsidRPr="00D371E5" w:rsidRDefault="00A16713" w:rsidP="00183F2D">
            <w:pPr>
              <w:pStyle w:val="ListParagraph"/>
              <w:jc w:val="both"/>
              <w:rPr>
                <w:rFonts w:ascii="Times New Roman" w:hAnsi="Times New Roman" w:cs="Times New Roman"/>
                <w:sz w:val="28"/>
                <w:szCs w:val="28"/>
              </w:rPr>
            </w:pPr>
            <w:r w:rsidRPr="00D371E5">
              <w:rPr>
                <w:rFonts w:ascii="Times New Roman" w:hAnsi="Times New Roman" w:cs="Times New Roman"/>
                <w:sz w:val="28"/>
                <w:szCs w:val="28"/>
              </w:rPr>
              <w:t>3)</w:t>
            </w:r>
            <w:r w:rsidRPr="00D371E5">
              <w:rPr>
                <w:rFonts w:ascii="Times New Roman" w:hAnsi="Times New Roman" w:cs="Times New Roman"/>
                <w:sz w:val="28"/>
                <w:szCs w:val="28"/>
              </w:rPr>
              <w:tab/>
              <w:t>Người dùng nhập mật khẩu mới, xác nhận mật khẩu mới và click nút “save”</w:t>
            </w:r>
          </w:p>
          <w:p w:rsidR="00A16713" w:rsidRPr="00D371E5" w:rsidRDefault="00A16713" w:rsidP="00183F2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ab/>
              <w:t>4)</w:t>
            </w:r>
            <w:r w:rsidRPr="00D371E5">
              <w:rPr>
                <w:rFonts w:ascii="Times New Roman" w:hAnsi="Times New Roman" w:cs="Times New Roman"/>
                <w:sz w:val="28"/>
                <w:szCs w:val="28"/>
              </w:rPr>
              <w:tab/>
              <w:t xml:space="preserve">Hệ thống lưu trữ mật khẩu mới của user vào cơ sở dữ liệu và thông báo thay đổi mật khẩu thành công </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A16713" w:rsidRPr="00D371E5" w:rsidRDefault="00A16713"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 cần tìm</w:t>
            </w:r>
          </w:p>
        </w:tc>
      </w:tr>
      <w:tr w:rsidR="00A16713" w:rsidRPr="00D371E5" w:rsidTr="0012345D">
        <w:tc>
          <w:tcPr>
            <w:tcW w:w="1075" w:type="dxa"/>
            <w:shd w:val="clear" w:color="auto" w:fill="DEEAF6" w:themeFill="accent1" w:themeFillTint="33"/>
          </w:tcPr>
          <w:p w:rsidR="00A16713" w:rsidRPr="00D371E5" w:rsidRDefault="00A16713"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A16713" w:rsidRPr="00D371E5" w:rsidRDefault="00A16713" w:rsidP="0012345D">
            <w:pPr>
              <w:jc w:val="both"/>
              <w:rPr>
                <w:rFonts w:ascii="Times New Roman" w:hAnsi="Times New Roman" w:cs="Times New Roman"/>
                <w:sz w:val="28"/>
                <w:szCs w:val="28"/>
              </w:rPr>
            </w:pPr>
            <w:r w:rsidRPr="00D371E5">
              <w:rPr>
                <w:rFonts w:ascii="Times New Roman" w:hAnsi="Times New Roman" w:cs="Times New Roman"/>
                <w:sz w:val="28"/>
                <w:szCs w:val="28"/>
              </w:rPr>
              <w:t>Nếu lúc nhập mật khẩu mới và xác nhận mật khẩu mới không khớp với nhau thì hệ thống báo lỗi và yêu cầu nhập lại</w:t>
            </w:r>
          </w:p>
        </w:tc>
      </w:tr>
    </w:tbl>
    <w:p w:rsidR="00A16713" w:rsidRPr="00D371E5" w:rsidRDefault="00A16713" w:rsidP="002325FE">
      <w:pPr>
        <w:pStyle w:val="ListParagraph"/>
        <w:jc w:val="both"/>
        <w:outlineLvl w:val="1"/>
        <w:rPr>
          <w:rFonts w:ascii="Times New Roman" w:hAnsi="Times New Roman" w:cs="Times New Roman"/>
          <w:sz w:val="28"/>
          <w:szCs w:val="28"/>
        </w:rPr>
      </w:pPr>
    </w:p>
    <w:p w:rsidR="006F32F6" w:rsidRPr="00D371E5" w:rsidRDefault="003D49A7" w:rsidP="00A31DA1">
      <w:pPr>
        <w:pStyle w:val="ListParagraph"/>
        <w:jc w:val="both"/>
        <w:outlineLvl w:val="1"/>
        <w:rPr>
          <w:rFonts w:ascii="Times New Roman" w:hAnsi="Times New Roman" w:cs="Times New Roman"/>
          <w:sz w:val="28"/>
          <w:szCs w:val="28"/>
        </w:rPr>
      </w:pPr>
      <w:bookmarkStart w:id="33" w:name="_Toc397647852"/>
      <w:r w:rsidRPr="00D371E5">
        <w:rPr>
          <w:rFonts w:ascii="Times New Roman" w:hAnsi="Times New Roman" w:cs="Times New Roman"/>
          <w:sz w:val="28"/>
          <w:szCs w:val="28"/>
        </w:rPr>
        <w:t>4</w:t>
      </w:r>
      <w:r w:rsidR="002325FE" w:rsidRPr="00D371E5">
        <w:rPr>
          <w:rFonts w:ascii="Times New Roman" w:hAnsi="Times New Roman" w:cs="Times New Roman"/>
          <w:sz w:val="28"/>
          <w:szCs w:val="28"/>
        </w:rPr>
        <w:t>.6</w:t>
      </w:r>
      <w:r w:rsidR="006F32F6" w:rsidRPr="00D371E5">
        <w:rPr>
          <w:rFonts w:ascii="Times New Roman" w:hAnsi="Times New Roman" w:cs="Times New Roman"/>
          <w:sz w:val="28"/>
          <w:szCs w:val="28"/>
        </w:rPr>
        <w:tab/>
        <w:t xml:space="preserve">Tính năng tìm </w:t>
      </w:r>
      <w:r w:rsidR="002325FE" w:rsidRPr="00D371E5">
        <w:rPr>
          <w:rFonts w:ascii="Times New Roman" w:hAnsi="Times New Roman" w:cs="Times New Roman"/>
          <w:sz w:val="28"/>
          <w:szCs w:val="28"/>
        </w:rPr>
        <w:t>nhà trọ</w:t>
      </w:r>
      <w:r w:rsidR="006F32F6" w:rsidRPr="00D371E5">
        <w:rPr>
          <w:rFonts w:ascii="Times New Roman" w:hAnsi="Times New Roman" w:cs="Times New Roman"/>
          <w:sz w:val="28"/>
          <w:szCs w:val="28"/>
        </w:rPr>
        <w:t xml:space="preserve"> của hệ thống.</w:t>
      </w:r>
      <w:bookmarkEnd w:id="33"/>
      <w:r w:rsidR="00502494">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B97FFB" w:rsidRPr="00D371E5" w:rsidRDefault="00E24D18"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REQ06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B97FFB" w:rsidRPr="00D371E5" w:rsidRDefault="00B97FFB" w:rsidP="00E24D18">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 xml:space="preserve">Tìm </w:t>
            </w:r>
            <w:r w:rsidR="00E24D18" w:rsidRPr="00D371E5">
              <w:rPr>
                <w:rFonts w:ascii="Times New Roman" w:hAnsi="Times New Roman" w:cs="Times New Roman"/>
                <w:sz w:val="28"/>
                <w:szCs w:val="28"/>
              </w:rPr>
              <w:t>nhà trọ</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4</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B97FFB" w:rsidRPr="00D371E5" w:rsidRDefault="00B97FFB" w:rsidP="009C068B">
            <w:pPr>
              <w:jc w:val="both"/>
              <w:rPr>
                <w:rFonts w:ascii="Times New Roman" w:hAnsi="Times New Roman" w:cs="Times New Roman"/>
                <w:sz w:val="28"/>
                <w:szCs w:val="28"/>
              </w:rPr>
            </w:pPr>
            <w:r w:rsidRPr="00D371E5">
              <w:rPr>
                <w:rFonts w:ascii="Times New Roman" w:hAnsi="Times New Roman" w:cs="Times New Roman"/>
                <w:sz w:val="28"/>
                <w:szCs w:val="28"/>
              </w:rPr>
              <w:t xml:space="preserve">Tính năng này giúp cho người dùng có thể tìm </w:t>
            </w:r>
            <w:r w:rsidR="009C068B" w:rsidRPr="00D371E5">
              <w:rPr>
                <w:rFonts w:ascii="Times New Roman" w:hAnsi="Times New Roman" w:cs="Times New Roman"/>
                <w:sz w:val="28"/>
                <w:szCs w:val="28"/>
              </w:rPr>
              <w:t>nhà trọ</w:t>
            </w:r>
            <w:r w:rsidRPr="00D371E5">
              <w:rPr>
                <w:rFonts w:ascii="Times New Roman" w:hAnsi="Times New Roman" w:cs="Times New Roman"/>
                <w:sz w:val="28"/>
                <w:szCs w:val="28"/>
              </w:rPr>
              <w:t xml:space="preserve"> của hệ thống.</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B97FFB" w:rsidRPr="00D371E5" w:rsidRDefault="00D1558A" w:rsidP="009C068B">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Thành viên</w:t>
            </w:r>
            <w:r w:rsidR="00B97FFB" w:rsidRPr="00D371E5">
              <w:rPr>
                <w:rFonts w:ascii="Times New Roman" w:hAnsi="Times New Roman" w:cs="Times New Roman"/>
                <w:sz w:val="28"/>
                <w:szCs w:val="28"/>
              </w:rPr>
              <w:t xml:space="preserve">, </w:t>
            </w:r>
            <w:r w:rsidR="0012345D">
              <w:rPr>
                <w:rFonts w:ascii="Times New Roman" w:hAnsi="Times New Roman" w:cs="Times New Roman"/>
                <w:sz w:val="28"/>
                <w:szCs w:val="28"/>
              </w:rPr>
              <w:t xml:space="preserve">chủ nhà trọ, </w:t>
            </w:r>
            <w:r w:rsidR="00D41105" w:rsidRPr="00D371E5">
              <w:rPr>
                <w:rFonts w:ascii="Times New Roman" w:hAnsi="Times New Roman" w:cs="Times New Roman"/>
                <w:sz w:val="28"/>
                <w:szCs w:val="28"/>
              </w:rPr>
              <w:t xml:space="preserve">quản </w:t>
            </w:r>
            <w:r w:rsidR="00D41105">
              <w:rPr>
                <w:rFonts w:ascii="Times New Roman" w:hAnsi="Times New Roman" w:cs="Times New Roman"/>
                <w:sz w:val="28"/>
                <w:szCs w:val="28"/>
              </w:rPr>
              <w:t>trị website</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1) </w:t>
            </w:r>
            <w:r w:rsidR="00B97FFB" w:rsidRPr="00D371E5">
              <w:rPr>
                <w:rFonts w:ascii="Times New Roman" w:hAnsi="Times New Roman" w:cs="Times New Roman"/>
                <w:sz w:val="28"/>
                <w:szCs w:val="28"/>
              </w:rPr>
              <w:t xml:space="preserve">Để tìm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người dùng nhấp vào khung kế bên biểu tượng  </w:t>
            </w:r>
            <w:r w:rsidR="00B97FFB" w:rsidRPr="00D371E5">
              <w:rPr>
                <w:rFonts w:ascii="Times New Roman" w:hAnsi="Times New Roman" w:cs="Times New Roman"/>
                <w:noProof/>
                <w:sz w:val="28"/>
                <w:szCs w:val="28"/>
              </w:rPr>
              <w:drawing>
                <wp:inline distT="0" distB="0" distL="0" distR="0" wp14:anchorId="55DBCCAB" wp14:editId="6C479296">
                  <wp:extent cx="293370" cy="259080"/>
                  <wp:effectExtent l="0" t="0" r="0" b="7620"/>
                  <wp:docPr id="9" name="Picture 9"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515DCD">
              <w:rPr>
                <w:rFonts w:ascii="Times New Roman" w:hAnsi="Times New Roman" w:cs="Times New Roman"/>
                <w:sz w:val="28"/>
                <w:szCs w:val="28"/>
              </w:rPr>
              <w:t xml:space="preserve"> trên màn hình chính </w:t>
            </w:r>
            <w:proofErr w:type="gramStart"/>
            <w:r w:rsidR="00515DCD">
              <w:rPr>
                <w:rFonts w:ascii="Times New Roman" w:hAnsi="Times New Roman" w:cs="Times New Roman"/>
                <w:sz w:val="28"/>
                <w:szCs w:val="28"/>
              </w:rPr>
              <w:t xml:space="preserve">và </w:t>
            </w:r>
            <w:r w:rsidR="00B97FFB" w:rsidRPr="00D371E5">
              <w:rPr>
                <w:rFonts w:ascii="Times New Roman" w:hAnsi="Times New Roman" w:cs="Times New Roman"/>
                <w:sz w:val="28"/>
                <w:szCs w:val="28"/>
              </w:rPr>
              <w:t xml:space="preserve"> </w:t>
            </w:r>
            <w:r w:rsidR="009A273A" w:rsidRPr="00D371E5">
              <w:rPr>
                <w:rFonts w:ascii="Times New Roman" w:hAnsi="Times New Roman" w:cs="Times New Roman"/>
                <w:sz w:val="28"/>
                <w:szCs w:val="28"/>
              </w:rPr>
              <w:t>nhà</w:t>
            </w:r>
            <w:proofErr w:type="gramEnd"/>
            <w:r w:rsidR="009A273A" w:rsidRPr="00D371E5">
              <w:rPr>
                <w:rFonts w:ascii="Times New Roman" w:hAnsi="Times New Roman" w:cs="Times New Roman"/>
                <w:sz w:val="28"/>
                <w:szCs w:val="28"/>
              </w:rPr>
              <w:t xml:space="preserve"> trọ</w:t>
            </w:r>
            <w:r w:rsidR="00B97FFB" w:rsidRPr="00D371E5">
              <w:rPr>
                <w:rFonts w:ascii="Times New Roman" w:hAnsi="Times New Roman" w:cs="Times New Roman"/>
                <w:sz w:val="28"/>
                <w:szCs w:val="28"/>
              </w:rPr>
              <w:t xml:space="preserve"> cần tìm.</w:t>
            </w:r>
          </w:p>
          <w:p w:rsidR="009E3266" w:rsidRDefault="009E3266" w:rsidP="0012345D">
            <w:pPr>
              <w:jc w:val="both"/>
              <w:rPr>
                <w:rFonts w:ascii="Times New Roman" w:hAnsi="Times New Roman" w:cs="Times New Roman"/>
                <w:sz w:val="28"/>
                <w:szCs w:val="28"/>
              </w:rPr>
            </w:pPr>
            <w:r>
              <w:rPr>
                <w:rFonts w:ascii="Times New Roman" w:hAnsi="Times New Roman" w:cs="Times New Roman"/>
                <w:sz w:val="28"/>
                <w:szCs w:val="28"/>
              </w:rPr>
              <w:t xml:space="preserve">2) </w:t>
            </w:r>
            <w:r w:rsidR="00B97FFB" w:rsidRPr="00D371E5">
              <w:rPr>
                <w:rFonts w:ascii="Times New Roman" w:hAnsi="Times New Roman" w:cs="Times New Roman"/>
                <w:sz w:val="28"/>
                <w:szCs w:val="28"/>
              </w:rPr>
              <w:t xml:space="preserve">Người dùng nhấp vào biểu tượng  </w:t>
            </w:r>
            <w:r w:rsidR="00B97FFB" w:rsidRPr="00D371E5">
              <w:rPr>
                <w:rFonts w:ascii="Times New Roman" w:hAnsi="Times New Roman" w:cs="Times New Roman"/>
                <w:noProof/>
                <w:sz w:val="28"/>
                <w:szCs w:val="28"/>
              </w:rPr>
              <w:drawing>
                <wp:inline distT="0" distB="0" distL="0" distR="0" wp14:anchorId="10CF75DD" wp14:editId="01E94C05">
                  <wp:extent cx="293370" cy="259080"/>
                  <wp:effectExtent l="0" t="0" r="0" b="7620"/>
                  <wp:docPr id="10" name="Picture 10"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Pr>
                <w:rFonts w:ascii="Times New Roman" w:hAnsi="Times New Roman" w:cs="Times New Roman"/>
                <w:sz w:val="28"/>
                <w:szCs w:val="28"/>
              </w:rPr>
              <w:t xml:space="preserve"> .</w:t>
            </w:r>
          </w:p>
          <w:p w:rsidR="00B97FFB" w:rsidRPr="00D371E5" w:rsidRDefault="009A041D" w:rsidP="0012345D">
            <w:pPr>
              <w:jc w:val="both"/>
              <w:rPr>
                <w:rFonts w:ascii="Times New Roman" w:hAnsi="Times New Roman" w:cs="Times New Roman"/>
                <w:sz w:val="28"/>
                <w:szCs w:val="28"/>
              </w:rPr>
            </w:pPr>
            <w:r>
              <w:rPr>
                <w:rFonts w:ascii="Times New Roman" w:hAnsi="Times New Roman" w:cs="Times New Roman"/>
                <w:sz w:val="28"/>
                <w:szCs w:val="28"/>
              </w:rPr>
              <w:t>3)</w:t>
            </w:r>
            <w:r w:rsidR="009E3266">
              <w:rPr>
                <w:rFonts w:ascii="Times New Roman" w:hAnsi="Times New Roman" w:cs="Times New Roman"/>
                <w:sz w:val="28"/>
                <w:szCs w:val="28"/>
              </w:rPr>
              <w:t xml:space="preserve"> Sau khi nhấp vào biểu tượng </w:t>
            </w:r>
            <w:r w:rsidR="009E3266" w:rsidRPr="00D371E5">
              <w:rPr>
                <w:rFonts w:ascii="Times New Roman" w:hAnsi="Times New Roman" w:cs="Times New Roman"/>
                <w:noProof/>
                <w:sz w:val="28"/>
                <w:szCs w:val="28"/>
              </w:rPr>
              <w:drawing>
                <wp:inline distT="0" distB="0" distL="0" distR="0" wp14:anchorId="509EE9CA" wp14:editId="7B7BD095">
                  <wp:extent cx="293370" cy="259080"/>
                  <wp:effectExtent l="0" t="0" r="0" b="7620"/>
                  <wp:docPr id="11" name="Picture 11"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009E3266">
              <w:rPr>
                <w:rFonts w:ascii="Times New Roman" w:hAnsi="Times New Roman" w:cs="Times New Roman"/>
                <w:sz w:val="28"/>
                <w:szCs w:val="28"/>
              </w:rPr>
              <w:t xml:space="preserve"> :</w:t>
            </w:r>
          </w:p>
          <w:p w:rsidR="00B97FFB" w:rsidRPr="00D371E5" w:rsidRDefault="009E3266" w:rsidP="0012345D">
            <w:pPr>
              <w:jc w:val="both"/>
              <w:rPr>
                <w:rFonts w:ascii="Times New Roman" w:hAnsi="Times New Roman" w:cs="Times New Roman"/>
                <w:sz w:val="28"/>
                <w:szCs w:val="28"/>
              </w:rPr>
            </w:pPr>
            <w:r>
              <w:rPr>
                <w:rFonts w:ascii="Times New Roman" w:hAnsi="Times New Roman" w:cs="Times New Roman"/>
                <w:sz w:val="28"/>
                <w:szCs w:val="28"/>
              </w:rPr>
              <w:tab/>
              <w:t>-</w:t>
            </w:r>
            <w:r w:rsidR="00B97FFB" w:rsidRPr="00D371E5">
              <w:rPr>
                <w:rFonts w:ascii="Times New Roman" w:hAnsi="Times New Roman" w:cs="Times New Roman"/>
                <w:sz w:val="28"/>
                <w:szCs w:val="28"/>
              </w:rPr>
              <w:t xml:space="preserve"> Nếu thông tin khung tìm rỗng hệ thống hiển thị yêu cầu “ Nhập </w:t>
            </w:r>
            <w:r w:rsidR="009A273A"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r w:rsidR="00515DCD">
              <w:rPr>
                <w:rFonts w:ascii="Times New Roman" w:hAnsi="Times New Roman" w:cs="Times New Roman"/>
                <w:sz w:val="28"/>
                <w:szCs w:val="28"/>
              </w:rPr>
              <w:t xml:space="preserve"> </w:t>
            </w:r>
            <w:r w:rsidR="00515DCD" w:rsidRPr="00515DCD">
              <w:rPr>
                <w:rFonts w:ascii="Times New Roman" w:hAnsi="Times New Roman" w:cs="Times New Roman"/>
                <w:sz w:val="28"/>
                <w:szCs w:val="28"/>
              </w:rPr>
              <w:t>( xã/phường, huyện/quận, tỉnh/thành phố, tên nhà trọ)</w:t>
            </w:r>
            <w:r w:rsidR="00B97FFB" w:rsidRPr="00D371E5">
              <w:rPr>
                <w:rFonts w:ascii="Times New Roman" w:hAnsi="Times New Roman" w:cs="Times New Roman"/>
                <w:sz w:val="28"/>
                <w:szCs w:val="28"/>
              </w:rPr>
              <w:t>”.</w:t>
            </w:r>
          </w:p>
          <w:p w:rsidR="00B97FFB" w:rsidRDefault="009E3266" w:rsidP="009A041D">
            <w:pPr>
              <w:jc w:val="both"/>
              <w:rPr>
                <w:rFonts w:ascii="Times New Roman" w:hAnsi="Times New Roman" w:cs="Times New Roman"/>
                <w:sz w:val="28"/>
                <w:szCs w:val="28"/>
              </w:rPr>
            </w:pPr>
            <w:r>
              <w:rPr>
                <w:rFonts w:ascii="Times New Roman" w:hAnsi="Times New Roman" w:cs="Times New Roman"/>
                <w:sz w:val="28"/>
                <w:szCs w:val="28"/>
              </w:rPr>
              <w:t xml:space="preserve">       </w:t>
            </w:r>
          </w:p>
          <w:p w:rsidR="009A041D" w:rsidRDefault="009A041D" w:rsidP="009A041D">
            <w:pPr>
              <w:jc w:val="both"/>
              <w:rPr>
                <w:rFonts w:ascii="Times New Roman" w:hAnsi="Times New Roman" w:cs="Times New Roman"/>
                <w:sz w:val="28"/>
                <w:szCs w:val="28"/>
              </w:rPr>
            </w:pPr>
            <w:r>
              <w:rPr>
                <w:rFonts w:ascii="Times New Roman" w:hAnsi="Times New Roman" w:cs="Times New Roman"/>
                <w:sz w:val="28"/>
                <w:szCs w:val="28"/>
              </w:rPr>
              <w:t>4)  Hiển thị kết quả tìm kiếm</w:t>
            </w:r>
            <w:r w:rsidR="009E3266">
              <w:rPr>
                <w:rFonts w:ascii="Times New Roman" w:hAnsi="Times New Roman" w:cs="Times New Roman"/>
                <w:sz w:val="28"/>
                <w:szCs w:val="28"/>
              </w:rPr>
              <w:t>:</w:t>
            </w:r>
          </w:p>
          <w:p w:rsidR="009E3266" w:rsidRPr="00D371E5" w:rsidRDefault="009E3266" w:rsidP="009A041D">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Pr="00D371E5">
              <w:rPr>
                <w:rFonts w:ascii="Times New Roman" w:hAnsi="Times New Roman" w:cs="Times New Roman"/>
                <w:sz w:val="28"/>
                <w:szCs w:val="28"/>
              </w:rPr>
              <w:t>Nếu nhà trọ không tồn tại, hệ thống thôn</w:t>
            </w:r>
            <w:r>
              <w:rPr>
                <w:rFonts w:ascii="Times New Roman" w:hAnsi="Times New Roman" w:cs="Times New Roman"/>
                <w:sz w:val="28"/>
                <w:szCs w:val="28"/>
              </w:rPr>
              <w:t>g</w:t>
            </w:r>
            <w:r w:rsidRPr="00D371E5">
              <w:rPr>
                <w:rFonts w:ascii="Times New Roman" w:hAnsi="Times New Roman" w:cs="Times New Roman"/>
                <w:sz w:val="28"/>
                <w:szCs w:val="28"/>
              </w:rPr>
              <w:t xml:space="preserve"> báo cho ng</w:t>
            </w:r>
            <w:r>
              <w:rPr>
                <w:rFonts w:ascii="Times New Roman" w:hAnsi="Times New Roman" w:cs="Times New Roman"/>
                <w:sz w:val="28"/>
                <w:szCs w:val="28"/>
              </w:rPr>
              <w:t>ười</w:t>
            </w:r>
            <w:r w:rsidRPr="00D371E5">
              <w:rPr>
                <w:rFonts w:ascii="Times New Roman" w:hAnsi="Times New Roman" w:cs="Times New Roman"/>
                <w:sz w:val="28"/>
                <w:szCs w:val="28"/>
              </w:rPr>
              <w:t xml:space="preserve"> dùng </w:t>
            </w:r>
            <w:proofErr w:type="gramStart"/>
            <w:r w:rsidRPr="00D371E5">
              <w:rPr>
                <w:rFonts w:ascii="Times New Roman" w:hAnsi="Times New Roman" w:cs="Times New Roman"/>
                <w:sz w:val="28"/>
                <w:szCs w:val="28"/>
              </w:rPr>
              <w:t xml:space="preserve">“ </w:t>
            </w:r>
            <w:r>
              <w:rPr>
                <w:rFonts w:ascii="Times New Roman" w:hAnsi="Times New Roman" w:cs="Times New Roman"/>
                <w:sz w:val="28"/>
                <w:szCs w:val="28"/>
              </w:rPr>
              <w:t>N</w:t>
            </w:r>
            <w:r w:rsidRPr="00D371E5">
              <w:rPr>
                <w:rFonts w:ascii="Times New Roman" w:hAnsi="Times New Roman" w:cs="Times New Roman"/>
                <w:sz w:val="28"/>
                <w:szCs w:val="28"/>
              </w:rPr>
              <w:t>hà</w:t>
            </w:r>
            <w:proofErr w:type="gramEnd"/>
            <w:r w:rsidRPr="00D371E5">
              <w:rPr>
                <w:rFonts w:ascii="Times New Roman" w:hAnsi="Times New Roman" w:cs="Times New Roman"/>
                <w:sz w:val="28"/>
                <w:szCs w:val="28"/>
              </w:rPr>
              <w:t xml:space="preserve"> trọ không tồn tại</w:t>
            </w:r>
            <w:r>
              <w:rPr>
                <w:rFonts w:ascii="Times New Roman" w:hAnsi="Times New Roman" w:cs="Times New Roman"/>
                <w:sz w:val="28"/>
                <w:szCs w:val="28"/>
              </w:rPr>
              <w:t>”.</w:t>
            </w:r>
          </w:p>
          <w:p w:rsidR="00B97FFB" w:rsidRPr="00D371E5" w:rsidRDefault="00B97FFB" w:rsidP="0012345D">
            <w:pPr>
              <w:tabs>
                <w:tab w:val="left" w:pos="720"/>
                <w:tab w:val="left" w:pos="1440"/>
                <w:tab w:val="left" w:pos="2160"/>
                <w:tab w:val="left" w:pos="2880"/>
                <w:tab w:val="center" w:pos="3669"/>
              </w:tabs>
              <w:jc w:val="both"/>
              <w:rPr>
                <w:rFonts w:ascii="Times New Roman" w:hAnsi="Times New Roman" w:cs="Times New Roman"/>
                <w:sz w:val="28"/>
                <w:szCs w:val="28"/>
              </w:rPr>
            </w:pPr>
          </w:p>
          <w:p w:rsidR="00B97FFB" w:rsidRPr="00D371E5" w:rsidRDefault="00B97FFB" w:rsidP="0012345D">
            <w:pPr>
              <w:jc w:val="both"/>
              <w:rPr>
                <w:rFonts w:ascii="Times New Roman" w:hAnsi="Times New Roman" w:cs="Times New Roman"/>
                <w:sz w:val="28"/>
                <w:szCs w:val="28"/>
              </w:rPr>
            </w:pPr>
          </w:p>
          <w:p w:rsidR="00B97FFB" w:rsidRPr="00D371E5" w:rsidRDefault="00B97FFB" w:rsidP="0012345D">
            <w:pPr>
              <w:pStyle w:val="ListParagraph"/>
              <w:ind w:left="0"/>
              <w:jc w:val="both"/>
              <w:rPr>
                <w:rFonts w:ascii="Times New Roman" w:hAnsi="Times New Roman" w:cs="Times New Roman"/>
                <w:sz w:val="28"/>
                <w:szCs w:val="28"/>
              </w:rPr>
            </w:pP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Kết quả</w:t>
            </w:r>
          </w:p>
        </w:tc>
        <w:tc>
          <w:tcPr>
            <w:tcW w:w="7555" w:type="dxa"/>
          </w:tcPr>
          <w:p w:rsidR="00B97FFB" w:rsidRPr="00D371E5" w:rsidRDefault="00C00989" w:rsidP="0012345D">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Nhà trọ</w:t>
            </w:r>
            <w:r w:rsidR="00B97FFB" w:rsidRPr="00D371E5">
              <w:rPr>
                <w:rFonts w:ascii="Times New Roman" w:hAnsi="Times New Roman" w:cs="Times New Roman"/>
                <w:sz w:val="28"/>
                <w:szCs w:val="28"/>
              </w:rPr>
              <w:t xml:space="preserve"> cần tìm</w:t>
            </w:r>
          </w:p>
        </w:tc>
      </w:tr>
      <w:tr w:rsidR="00B97FFB" w:rsidRPr="00D371E5" w:rsidTr="0012345D">
        <w:tc>
          <w:tcPr>
            <w:tcW w:w="1075" w:type="dxa"/>
            <w:shd w:val="clear" w:color="auto" w:fill="DEEAF6" w:themeFill="accent1" w:themeFillTint="33"/>
          </w:tcPr>
          <w:p w:rsidR="00B97FFB" w:rsidRPr="00D371E5" w:rsidRDefault="00B97FFB" w:rsidP="0012345D">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B97FFB" w:rsidRPr="00D371E5" w:rsidRDefault="00B97FFB" w:rsidP="0012345D">
            <w:pPr>
              <w:jc w:val="both"/>
              <w:rPr>
                <w:rFonts w:ascii="Times New Roman" w:hAnsi="Times New Roman" w:cs="Times New Roman"/>
                <w:sz w:val="28"/>
                <w:szCs w:val="28"/>
              </w:rPr>
            </w:pPr>
            <w:r w:rsidRPr="00D371E5">
              <w:rPr>
                <w:rFonts w:ascii="Times New Roman" w:hAnsi="Times New Roman" w:cs="Times New Roman"/>
                <w:sz w:val="28"/>
                <w:szCs w:val="28"/>
              </w:rPr>
              <w:tab/>
            </w:r>
          </w:p>
        </w:tc>
      </w:tr>
    </w:tbl>
    <w:p w:rsidR="00B97FFB" w:rsidRPr="00D371E5" w:rsidRDefault="00B97FFB" w:rsidP="00A31DA1">
      <w:pPr>
        <w:pStyle w:val="ListParagraph"/>
        <w:jc w:val="both"/>
        <w:outlineLvl w:val="1"/>
        <w:rPr>
          <w:rFonts w:ascii="Times New Roman" w:hAnsi="Times New Roman" w:cs="Times New Roman"/>
          <w:sz w:val="28"/>
          <w:szCs w:val="28"/>
        </w:rPr>
      </w:pPr>
    </w:p>
    <w:p w:rsidR="006F32F6" w:rsidRDefault="002325FE" w:rsidP="00A31DA1">
      <w:pPr>
        <w:pStyle w:val="ListParagraph"/>
        <w:jc w:val="both"/>
        <w:outlineLvl w:val="1"/>
        <w:rPr>
          <w:rFonts w:ascii="Times New Roman" w:hAnsi="Times New Roman" w:cs="Times New Roman"/>
          <w:sz w:val="28"/>
          <w:szCs w:val="28"/>
        </w:rPr>
      </w:pPr>
      <w:bookmarkStart w:id="34" w:name="_Toc397647853"/>
      <w:r w:rsidRPr="00D371E5">
        <w:rPr>
          <w:rFonts w:ascii="Times New Roman" w:hAnsi="Times New Roman" w:cs="Times New Roman"/>
          <w:sz w:val="28"/>
          <w:szCs w:val="28"/>
        </w:rPr>
        <w:t>4.7</w:t>
      </w:r>
      <w:r w:rsidR="006F32F6" w:rsidRPr="00D371E5">
        <w:rPr>
          <w:rFonts w:ascii="Times New Roman" w:hAnsi="Times New Roman" w:cs="Times New Roman"/>
          <w:sz w:val="28"/>
          <w:szCs w:val="28"/>
        </w:rPr>
        <w:tab/>
        <w:t xml:space="preserve">Tính năng </w:t>
      </w:r>
      <w:r w:rsidRPr="00D371E5">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bookmarkEnd w:id="34"/>
    </w:p>
    <w:tbl>
      <w:tblPr>
        <w:tblStyle w:val="TableGrid"/>
        <w:tblW w:w="0" w:type="auto"/>
        <w:tblInd w:w="720" w:type="dxa"/>
        <w:tblLook w:val="04A0" w:firstRow="1" w:lastRow="0" w:firstColumn="1" w:lastColumn="0" w:noHBand="0" w:noVBand="1"/>
      </w:tblPr>
      <w:tblGrid>
        <w:gridCol w:w="1075"/>
        <w:gridCol w:w="7555"/>
      </w:tblGrid>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REQ07</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816168" w:rsidRPr="00816168" w:rsidRDefault="00816168"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sidR="00C92686">
              <w:rPr>
                <w:rFonts w:ascii="Times New Roman" w:hAnsi="Times New Roman" w:cs="Times New Roman"/>
                <w:sz w:val="28"/>
                <w:szCs w:val="28"/>
              </w:rPr>
              <w:t>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Mức độ ưu tiên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2</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816168" w:rsidRPr="00816168" w:rsidTr="0012345D">
        <w:trPr>
          <w:trHeight w:val="665"/>
        </w:trPr>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Nội dung</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Tính năng này giúp cho người dùng có thể thay đổi thông tin cá nhân của người dùng và lưu vào hệ thống</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Thành viên, chủ nhà trọ.</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1)</w:t>
            </w:r>
            <w:r w:rsidRPr="00816168">
              <w:rPr>
                <w:rFonts w:ascii="Times New Roman" w:hAnsi="Times New Roman" w:cs="Times New Roman"/>
                <w:sz w:val="28"/>
                <w:szCs w:val="28"/>
              </w:rPr>
              <w:tab/>
              <w:t>Để thay đổi thông tin cá nhân, người dùng nhấn vào nút “</w:t>
            </w:r>
            <w:r w:rsidR="00C92686">
              <w:rPr>
                <w:rFonts w:ascii="Times New Roman" w:hAnsi="Times New Roman" w:cs="Times New Roman"/>
                <w:sz w:val="28"/>
                <w:szCs w:val="28"/>
              </w:rPr>
              <w:t>Cập nhập thông tin cá nhân</w:t>
            </w:r>
            <w:r w:rsidRPr="00816168">
              <w:rPr>
                <w:rFonts w:ascii="Times New Roman" w:hAnsi="Times New Roman" w:cs="Times New Roman"/>
                <w:sz w:val="28"/>
                <w:szCs w:val="28"/>
              </w:rPr>
              <w:t>” trên màn hình.</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2)</w:t>
            </w:r>
            <w:r w:rsidRPr="00816168">
              <w:rPr>
                <w:rFonts w:ascii="Times New Roman" w:hAnsi="Times New Roman" w:cs="Times New Roman"/>
                <w:sz w:val="28"/>
                <w:szCs w:val="28"/>
              </w:rPr>
              <w:tab/>
              <w:t>Hệ thống hiển thị các trường để chứa thông tin của người dùng (các trường này được hệ thống điền sẳn thông tin hiện tại của người dùng).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3)</w:t>
            </w:r>
            <w:r w:rsidRPr="00816168">
              <w:rPr>
                <w:rFonts w:ascii="Times New Roman" w:hAnsi="Times New Roman" w:cs="Times New Roman"/>
                <w:sz w:val="28"/>
                <w:szCs w:val="28"/>
              </w:rPr>
              <w:tab/>
              <w:t>Người dùng thay đổi thông tin trong các trường.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lastRenderedPageBreak/>
              <w:tab/>
              <w:t>a)</w:t>
            </w:r>
            <w:r w:rsidRPr="00816168">
              <w:rPr>
                <w:rFonts w:ascii="Times New Roman" w:hAnsi="Times New Roman" w:cs="Times New Roman"/>
                <w:sz w:val="28"/>
                <w:szCs w:val="28"/>
              </w:rPr>
              <w:tab/>
              <w:t>Nếu người dùng bấm vào nút Quay lại thì hệ thống chuyển sang màn hình Thông tin cá nhân và kết thúc xủ lý.</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người dùng bấm vào nút Lưu thì tiếp tục bướ</w:t>
            </w:r>
            <w:r w:rsidR="004735A3">
              <w:rPr>
                <w:rFonts w:ascii="Times New Roman" w:hAnsi="Times New Roman" w:cs="Times New Roman"/>
                <w:sz w:val="28"/>
                <w:szCs w:val="28"/>
              </w:rPr>
              <w:t xml:space="preserve">c </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4)</w:t>
            </w:r>
            <w:r w:rsidRPr="00816168">
              <w:rPr>
                <w:rFonts w:ascii="Times New Roman" w:hAnsi="Times New Roman" w:cs="Times New Roman"/>
                <w:sz w:val="28"/>
                <w:szCs w:val="28"/>
              </w:rPr>
              <w:tab/>
              <w:t>Hệ thống tiến hành kiểm tra thông tin mà người dùng nhập vào.</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 xml:space="preserve"> Nếu thông tin không hợp lệ thì hiển thị thông báo lỗi ở các trường bị lỗi và quay lại bước 3.</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thông tin hợp lệ thì tiếp tục bước 5.</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5)</w:t>
            </w:r>
            <w:r w:rsidRPr="00816168">
              <w:rPr>
                <w:rFonts w:ascii="Times New Roman" w:hAnsi="Times New Roman" w:cs="Times New Roman"/>
                <w:sz w:val="28"/>
                <w:szCs w:val="28"/>
              </w:rPr>
              <w:tab/>
              <w:t>Hệ thống tiến hành cập nhật lại thông tin người dùng và hiện thị kết quả</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a)</w:t>
            </w:r>
            <w:r w:rsidRPr="00816168">
              <w:rPr>
                <w:rFonts w:ascii="Times New Roman" w:hAnsi="Times New Roman" w:cs="Times New Roman"/>
                <w:sz w:val="28"/>
                <w:szCs w:val="28"/>
              </w:rPr>
              <w:tab/>
              <w:t>Nếu bị lỗi trong quá trình cập nhật hiển thị thông báo lỗi.</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b)</w:t>
            </w:r>
            <w:r w:rsidRPr="00816168">
              <w:rPr>
                <w:rFonts w:ascii="Times New Roman" w:hAnsi="Times New Roman" w:cs="Times New Roman"/>
                <w:sz w:val="28"/>
                <w:szCs w:val="28"/>
              </w:rPr>
              <w:tab/>
              <w:t>Nếu cập nhật thành công thì hiển thị thông báo lưu thành công.</w:t>
            </w:r>
          </w:p>
          <w:p w:rsidR="00816168" w:rsidRPr="00816168" w:rsidRDefault="00816168" w:rsidP="0012345D">
            <w:pPr>
              <w:rPr>
                <w:rFonts w:ascii="Times New Roman" w:hAnsi="Times New Roman" w:cs="Times New Roman"/>
                <w:sz w:val="28"/>
                <w:szCs w:val="28"/>
              </w:rPr>
            </w:pP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Kết quả</w:t>
            </w:r>
          </w:p>
        </w:tc>
        <w:tc>
          <w:tcPr>
            <w:tcW w:w="7555" w:type="dxa"/>
          </w:tcPr>
          <w:p w:rsidR="00816168" w:rsidRPr="00816168" w:rsidRDefault="00816168" w:rsidP="0012345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Chuyển đến trang thông tin cá nhân</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Tài khoản phải thuộc trong các ký tự a</w:t>
            </w:r>
            <w:proofErr w:type="gramStart"/>
            <w:r w:rsidRPr="00816168">
              <w:rPr>
                <w:rFonts w:ascii="Times New Roman" w:hAnsi="Times New Roman" w:cs="Times New Roman"/>
                <w:sz w:val="28"/>
                <w:szCs w:val="28"/>
              </w:rPr>
              <w:t>..z</w:t>
            </w:r>
            <w:proofErr w:type="gramEnd"/>
            <w:r w:rsidRPr="00816168">
              <w:rPr>
                <w:rFonts w:ascii="Times New Roman" w:hAnsi="Times New Roman" w:cs="Times New Roman"/>
                <w:sz w:val="28"/>
                <w:szCs w:val="28"/>
              </w:rPr>
              <w:t>, A…z, 0…9.</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Mật khẩu phải bao gồm ký tự và số.</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ab/>
              <w:t>Email phải hợp lệ và không được bỏ trống</w:t>
            </w:r>
          </w:p>
          <w:p w:rsidR="00816168" w:rsidRPr="00816168" w:rsidRDefault="00816168" w:rsidP="0012345D">
            <w:pPr>
              <w:jc w:val="both"/>
              <w:rPr>
                <w:rFonts w:ascii="Times New Roman" w:hAnsi="Times New Roman" w:cs="Times New Roman"/>
                <w:sz w:val="28"/>
                <w:szCs w:val="28"/>
              </w:rPr>
            </w:pPr>
            <w:r w:rsidRPr="00816168">
              <w:rPr>
                <w:rFonts w:ascii="Times New Roman" w:hAnsi="Times New Roman" w:cs="Times New Roman"/>
                <w:sz w:val="28"/>
                <w:szCs w:val="28"/>
              </w:rPr>
              <w:t xml:space="preserve"> </w:t>
            </w:r>
          </w:p>
        </w:tc>
      </w:tr>
      <w:tr w:rsidR="00816168" w:rsidRPr="00816168" w:rsidTr="0012345D">
        <w:tc>
          <w:tcPr>
            <w:tcW w:w="1075" w:type="dxa"/>
            <w:shd w:val="clear" w:color="auto" w:fill="DEEAF6" w:themeFill="accent1" w:themeFillTint="33"/>
          </w:tcPr>
          <w:p w:rsidR="00816168" w:rsidRPr="00816168" w:rsidRDefault="00816168" w:rsidP="0012345D">
            <w:pPr>
              <w:pStyle w:val="ListParagraph"/>
              <w:ind w:left="0"/>
              <w:jc w:val="both"/>
              <w:rPr>
                <w:rFonts w:ascii="Times New Roman" w:hAnsi="Times New Roman" w:cs="Times New Roman"/>
                <w:b/>
                <w:sz w:val="28"/>
                <w:szCs w:val="28"/>
              </w:rPr>
            </w:pPr>
          </w:p>
        </w:tc>
        <w:tc>
          <w:tcPr>
            <w:tcW w:w="7555" w:type="dxa"/>
          </w:tcPr>
          <w:p w:rsidR="00816168" w:rsidRPr="00816168" w:rsidRDefault="00816168" w:rsidP="0012345D">
            <w:pPr>
              <w:jc w:val="both"/>
              <w:rPr>
                <w:rFonts w:ascii="Times New Roman" w:hAnsi="Times New Roman" w:cs="Times New Roman"/>
                <w:sz w:val="28"/>
                <w:szCs w:val="28"/>
              </w:rPr>
            </w:pPr>
          </w:p>
        </w:tc>
      </w:tr>
    </w:tbl>
    <w:p w:rsidR="00816168" w:rsidRPr="00D371E5" w:rsidRDefault="00816168"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5" w:name="_Toc397647854"/>
      <w:r w:rsidRPr="00D371E5">
        <w:rPr>
          <w:rFonts w:ascii="Times New Roman" w:hAnsi="Times New Roman" w:cs="Times New Roman"/>
          <w:sz w:val="28"/>
          <w:szCs w:val="28"/>
        </w:rPr>
        <w:t>4.</w:t>
      </w:r>
      <w:r w:rsidR="00B52543" w:rsidRPr="00D371E5">
        <w:rPr>
          <w:rFonts w:ascii="Times New Roman" w:hAnsi="Times New Roman" w:cs="Times New Roman"/>
          <w:sz w:val="28"/>
          <w:szCs w:val="28"/>
        </w:rPr>
        <w:t>8</w:t>
      </w:r>
      <w:r w:rsidR="006F32F6" w:rsidRPr="00D371E5">
        <w:rPr>
          <w:rFonts w:ascii="Times New Roman" w:hAnsi="Times New Roman" w:cs="Times New Roman"/>
          <w:sz w:val="28"/>
          <w:szCs w:val="28"/>
        </w:rPr>
        <w:tab/>
        <w:t xml:space="preserve">Tính năng </w:t>
      </w:r>
      <w:r w:rsidR="002325FE" w:rsidRPr="00D371E5">
        <w:rPr>
          <w:rFonts w:ascii="Times New Roman" w:hAnsi="Times New Roman" w:cs="Times New Roman"/>
          <w:sz w:val="28"/>
          <w:szCs w:val="28"/>
        </w:rPr>
        <w:t>bình luận</w:t>
      </w:r>
      <w:r w:rsidR="006F32F6" w:rsidRPr="00D371E5">
        <w:rPr>
          <w:rFonts w:ascii="Times New Roman" w:hAnsi="Times New Roman" w:cs="Times New Roman"/>
          <w:sz w:val="28"/>
          <w:szCs w:val="28"/>
        </w:rPr>
        <w:t xml:space="preserve"> của hệ thống.</w:t>
      </w:r>
      <w:bookmarkEnd w:id="35"/>
      <w:r w:rsidR="00B52543"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Mã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REQ08</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Tên yêu cầu</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Mức độ ưu tiên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Lợi ích</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Chi phí</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6</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Rủi ro</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Mức 5</w:t>
            </w:r>
          </w:p>
        </w:tc>
      </w:tr>
      <w:tr w:rsidR="003B3FB0" w:rsidRPr="003B3FB0" w:rsidTr="0012345D">
        <w:trPr>
          <w:trHeight w:val="665"/>
        </w:trPr>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lastRenderedPageBreak/>
              <w:t>Nội dung</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Tính năng này giúp cho người dùng có thể bình luận các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Đối tượng sử dụng</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Thành viên, chủ nhà trọ.</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Tiền điều kiện</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 xml:space="preserve">Phải đăng nhập thành công </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Xử lý</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1)</w:t>
            </w:r>
            <w:r w:rsidRPr="003B3FB0">
              <w:rPr>
                <w:rFonts w:ascii="Times New Roman" w:hAnsi="Times New Roman" w:cs="Times New Roman"/>
                <w:sz w:val="28"/>
                <w:szCs w:val="28"/>
              </w:rPr>
              <w:tab/>
              <w:t>Người dùng nhấn vào nút “Bình luận trên màn hình”</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2)</w:t>
            </w:r>
            <w:r w:rsidRPr="003B3FB0">
              <w:rPr>
                <w:rFonts w:ascii="Times New Roman" w:hAnsi="Times New Roman" w:cs="Times New Roman"/>
                <w:sz w:val="28"/>
                <w:szCs w:val="28"/>
              </w:rPr>
              <w:tab/>
              <w:t>Hệ thống sẽ hiển thị khung để nhập bình luận.</w:t>
            </w:r>
          </w:p>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3)</w:t>
            </w:r>
            <w:r w:rsidRPr="003B3FB0">
              <w:rPr>
                <w:rFonts w:ascii="Times New Roman" w:hAnsi="Times New Roman" w:cs="Times New Roman"/>
                <w:sz w:val="28"/>
                <w:szCs w:val="28"/>
              </w:rPr>
              <w:tab/>
              <w:t>Người dùng nhấn “Gửi bình luận” để gửi bình luận.</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Kết quả</w:t>
            </w:r>
          </w:p>
        </w:tc>
        <w:tc>
          <w:tcPr>
            <w:tcW w:w="7555" w:type="dxa"/>
          </w:tcPr>
          <w:p w:rsidR="003B3FB0" w:rsidRPr="003B3FB0" w:rsidRDefault="003B3FB0" w:rsidP="0012345D">
            <w:pPr>
              <w:pStyle w:val="ListParagraph"/>
              <w:ind w:left="0"/>
              <w:jc w:val="both"/>
              <w:rPr>
                <w:rFonts w:ascii="Times New Roman" w:hAnsi="Times New Roman" w:cs="Times New Roman"/>
                <w:sz w:val="28"/>
                <w:szCs w:val="28"/>
              </w:rPr>
            </w:pPr>
            <w:r w:rsidRPr="003B3FB0">
              <w:rPr>
                <w:rFonts w:ascii="Times New Roman" w:hAnsi="Times New Roman" w:cs="Times New Roman"/>
                <w:sz w:val="28"/>
                <w:szCs w:val="28"/>
              </w:rPr>
              <w:t>Gửi bình luận cho bài viết</w:t>
            </w:r>
          </w:p>
        </w:tc>
      </w:tr>
      <w:tr w:rsidR="003B3FB0" w:rsidRPr="003B3FB0" w:rsidTr="0012345D">
        <w:tc>
          <w:tcPr>
            <w:tcW w:w="1075" w:type="dxa"/>
            <w:shd w:val="clear" w:color="auto" w:fill="DEEAF6" w:themeFill="accent1" w:themeFillTint="33"/>
          </w:tcPr>
          <w:p w:rsidR="003B3FB0" w:rsidRPr="003B3FB0" w:rsidRDefault="003B3FB0" w:rsidP="0012345D">
            <w:pPr>
              <w:pStyle w:val="ListParagraph"/>
              <w:ind w:left="0"/>
              <w:jc w:val="both"/>
              <w:rPr>
                <w:rFonts w:ascii="Times New Roman" w:hAnsi="Times New Roman" w:cs="Times New Roman"/>
                <w:b/>
                <w:sz w:val="28"/>
                <w:szCs w:val="28"/>
              </w:rPr>
            </w:pPr>
            <w:r w:rsidRPr="003B3FB0">
              <w:rPr>
                <w:rFonts w:ascii="Times New Roman" w:hAnsi="Times New Roman" w:cs="Times New Roman"/>
                <w:b/>
                <w:sz w:val="28"/>
                <w:szCs w:val="28"/>
              </w:rPr>
              <w:t>Ghi chú</w:t>
            </w:r>
          </w:p>
        </w:tc>
        <w:tc>
          <w:tcPr>
            <w:tcW w:w="7555" w:type="dxa"/>
          </w:tcPr>
          <w:p w:rsidR="003B3FB0" w:rsidRPr="003B3FB0" w:rsidRDefault="003B3FB0" w:rsidP="0012345D">
            <w:pPr>
              <w:jc w:val="both"/>
              <w:rPr>
                <w:rFonts w:ascii="Times New Roman" w:hAnsi="Times New Roman" w:cs="Times New Roman"/>
                <w:sz w:val="28"/>
                <w:szCs w:val="28"/>
              </w:rPr>
            </w:pPr>
            <w:r w:rsidRPr="003B3FB0">
              <w:rPr>
                <w:rFonts w:ascii="Times New Roman" w:hAnsi="Times New Roman" w:cs="Times New Roman"/>
                <w:sz w:val="28"/>
                <w:szCs w:val="28"/>
              </w:rPr>
              <w:tab/>
            </w:r>
          </w:p>
        </w:tc>
      </w:tr>
    </w:tbl>
    <w:p w:rsidR="003B3FB0" w:rsidRPr="00D371E5" w:rsidRDefault="003B3FB0" w:rsidP="00A31DA1">
      <w:pPr>
        <w:pStyle w:val="ListParagraph"/>
        <w:jc w:val="both"/>
        <w:outlineLvl w:val="1"/>
        <w:rPr>
          <w:rFonts w:ascii="Times New Roman" w:hAnsi="Times New Roman" w:cs="Times New Roman"/>
          <w:sz w:val="28"/>
          <w:szCs w:val="28"/>
        </w:rPr>
      </w:pPr>
    </w:p>
    <w:p w:rsidR="006F32F6" w:rsidRDefault="006F32F6" w:rsidP="00A31DA1">
      <w:pPr>
        <w:pStyle w:val="ListParagraph"/>
        <w:jc w:val="both"/>
        <w:outlineLvl w:val="1"/>
        <w:rPr>
          <w:rFonts w:ascii="Times New Roman" w:hAnsi="Times New Roman" w:cs="Times New Roman"/>
          <w:sz w:val="28"/>
          <w:szCs w:val="28"/>
        </w:rPr>
      </w:pPr>
      <w:bookmarkStart w:id="36" w:name="_Toc397647855"/>
      <w:r w:rsidRPr="00D371E5">
        <w:rPr>
          <w:rFonts w:ascii="Times New Roman" w:hAnsi="Times New Roman" w:cs="Times New Roman"/>
          <w:sz w:val="28"/>
          <w:szCs w:val="28"/>
        </w:rPr>
        <w:t>4.</w:t>
      </w:r>
      <w:r w:rsidR="00B52543" w:rsidRPr="00D371E5">
        <w:rPr>
          <w:rFonts w:ascii="Times New Roman" w:hAnsi="Times New Roman" w:cs="Times New Roman"/>
          <w:sz w:val="28"/>
          <w:szCs w:val="28"/>
        </w:rPr>
        <w:t>9</w:t>
      </w:r>
      <w:r w:rsidR="002325FE" w:rsidRPr="00D371E5">
        <w:rPr>
          <w:rFonts w:ascii="Times New Roman" w:hAnsi="Times New Roman" w:cs="Times New Roman"/>
          <w:sz w:val="28"/>
          <w:szCs w:val="28"/>
        </w:rPr>
        <w:tab/>
        <w:t>Tính năng quản lý danh sách</w:t>
      </w:r>
      <w:r w:rsidRPr="00D371E5">
        <w:rPr>
          <w:rFonts w:ascii="Times New Roman" w:hAnsi="Times New Roman" w:cs="Times New Roman"/>
          <w:sz w:val="28"/>
          <w:szCs w:val="28"/>
        </w:rPr>
        <w:t xml:space="preserve"> </w:t>
      </w:r>
      <w:r w:rsidR="002325FE" w:rsidRPr="00D371E5">
        <w:rPr>
          <w:rFonts w:ascii="Times New Roman" w:hAnsi="Times New Roman" w:cs="Times New Roman"/>
          <w:sz w:val="28"/>
          <w:szCs w:val="28"/>
        </w:rPr>
        <w:t xml:space="preserve">chủ nhà trọ và nhà trọ </w:t>
      </w:r>
      <w:r w:rsidRPr="00D371E5">
        <w:rPr>
          <w:rFonts w:ascii="Times New Roman" w:hAnsi="Times New Roman" w:cs="Times New Roman"/>
          <w:sz w:val="28"/>
          <w:szCs w:val="28"/>
        </w:rPr>
        <w:t>của hệ thống</w:t>
      </w:r>
      <w:bookmarkEnd w:id="36"/>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w:t>
            </w:r>
            <w:r w:rsidR="0095663C">
              <w:rPr>
                <w:rFonts w:ascii="Times New Roman" w:hAnsi="Times New Roman" w:cs="Times New Roman"/>
                <w:sz w:val="28"/>
                <w:szCs w:val="28"/>
              </w:rPr>
              <w:t>0</w:t>
            </w:r>
            <w:r>
              <w:rPr>
                <w:rFonts w:ascii="Times New Roman" w:hAnsi="Times New Roman" w:cs="Times New Roman"/>
                <w:sz w:val="28"/>
                <w:szCs w:val="28"/>
              </w:rPr>
              <w:t>9</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8</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7</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w:t>
            </w:r>
            <w:r>
              <w:rPr>
                <w:rFonts w:ascii="Times New Roman" w:hAnsi="Times New Roman" w:cs="Times New Roman"/>
                <w:sz w:val="28"/>
                <w:szCs w:val="28"/>
              </w:rPr>
              <w:t>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người quản trị có thể dể dàng quản lý danh sách các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5634B0" w:rsidRPr="00D371E5" w:rsidRDefault="00B410A2"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w:t>
            </w:r>
            <w:r w:rsidR="00E07408" w:rsidRPr="00D371E5">
              <w:rPr>
                <w:rFonts w:ascii="Times New Roman" w:hAnsi="Times New Roman" w:cs="Times New Roman"/>
                <w:sz w:val="28"/>
                <w:szCs w:val="28"/>
              </w:rPr>
              <w:t xml:space="preserve">uản </w:t>
            </w:r>
            <w:r w:rsidR="00E07408">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Để sử dụng tính năng quản lý danh sách chủ nhà trọ và nhà trọ của hệ thống, người dùng cần phải đăng nhập bằng tài khoản người quản trị hệ thống.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Sau khi đăng nhập, người dùng click vào “Quản lý” trên trang chủ, hệ thống sẽ chuyển đến trang admin cho người dùng</w:t>
            </w:r>
          </w:p>
          <w:p w:rsidR="005634B0"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Ở trang admin, người dùng chọn vào danh mục “quản lý nhà trọ và chủ nhà trọ”, tại đây người dùng có thể xem, sửa, xóa thông tin nhà trọ hoặc tài khoản chủ nhà trọ nếu nội dụng sai quy định của hệ thống.</w:t>
            </w:r>
          </w:p>
          <w:p w:rsidR="005634B0" w:rsidRPr="00757F75" w:rsidRDefault="005634B0" w:rsidP="005634B0">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Sau khi xem, sửa, xóa thông tin danh sách chủ nhà trọ hoặc nhà trọ, người quản trị click vào “Save” để hoàn thành và cập nhập cơ sở dữ liệu cho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danh sách chủ nhà trọ và nhà trọ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p>
        </w:tc>
      </w:tr>
    </w:tbl>
    <w:p w:rsidR="005634B0" w:rsidRPr="00D371E5" w:rsidRDefault="005634B0" w:rsidP="00A31DA1">
      <w:pPr>
        <w:pStyle w:val="ListParagraph"/>
        <w:jc w:val="both"/>
        <w:outlineLvl w:val="1"/>
        <w:rPr>
          <w:rFonts w:ascii="Times New Roman" w:hAnsi="Times New Roman" w:cs="Times New Roman"/>
          <w:sz w:val="28"/>
          <w:szCs w:val="28"/>
        </w:rPr>
      </w:pPr>
    </w:p>
    <w:p w:rsidR="006F32F6" w:rsidRDefault="003D49A7" w:rsidP="00A31DA1">
      <w:pPr>
        <w:pStyle w:val="ListParagraph"/>
        <w:jc w:val="both"/>
        <w:outlineLvl w:val="1"/>
        <w:rPr>
          <w:rFonts w:ascii="Times New Roman" w:hAnsi="Times New Roman" w:cs="Times New Roman"/>
          <w:sz w:val="28"/>
          <w:szCs w:val="28"/>
        </w:rPr>
      </w:pPr>
      <w:bookmarkStart w:id="37" w:name="_Toc397647856"/>
      <w:r w:rsidRPr="00D371E5">
        <w:rPr>
          <w:rFonts w:ascii="Times New Roman" w:hAnsi="Times New Roman" w:cs="Times New Roman"/>
          <w:sz w:val="28"/>
          <w:szCs w:val="28"/>
        </w:rPr>
        <w:t>4.</w:t>
      </w:r>
      <w:r w:rsidR="002325FE" w:rsidRPr="00D371E5">
        <w:rPr>
          <w:rFonts w:ascii="Times New Roman" w:hAnsi="Times New Roman" w:cs="Times New Roman"/>
          <w:sz w:val="28"/>
          <w:szCs w:val="28"/>
        </w:rPr>
        <w:t>1</w:t>
      </w:r>
      <w:r w:rsidR="00B52543" w:rsidRPr="00D371E5">
        <w:rPr>
          <w:rFonts w:ascii="Times New Roman" w:hAnsi="Times New Roman" w:cs="Times New Roman"/>
          <w:sz w:val="28"/>
          <w:szCs w:val="28"/>
        </w:rPr>
        <w:t>0</w:t>
      </w:r>
      <w:r w:rsidR="006F32F6" w:rsidRPr="00D371E5">
        <w:rPr>
          <w:rFonts w:ascii="Times New Roman" w:hAnsi="Times New Roman" w:cs="Times New Roman"/>
          <w:sz w:val="28"/>
          <w:szCs w:val="28"/>
        </w:rPr>
        <w:tab/>
        <w:t xml:space="preserve">Tính năng quản lý </w:t>
      </w:r>
      <w:r w:rsidR="002325FE" w:rsidRPr="00D371E5">
        <w:rPr>
          <w:rFonts w:ascii="Times New Roman" w:hAnsi="Times New Roman" w:cs="Times New Roman"/>
          <w:sz w:val="28"/>
          <w:szCs w:val="28"/>
        </w:rPr>
        <w:t>đăng tin</w:t>
      </w:r>
      <w:r w:rsidR="006F32F6" w:rsidRPr="00D371E5">
        <w:rPr>
          <w:rFonts w:ascii="Times New Roman" w:hAnsi="Times New Roman" w:cs="Times New Roman"/>
          <w:sz w:val="28"/>
          <w:szCs w:val="28"/>
        </w:rPr>
        <w:t>.</w:t>
      </w:r>
      <w:bookmarkEnd w:id="37"/>
      <w:r w:rsidR="00057DAA" w:rsidRPr="00D371E5">
        <w:rPr>
          <w:rFonts w:ascii="Times New Roman" w:hAnsi="Times New Roman" w:cs="Times New Roman"/>
          <w:sz w:val="28"/>
          <w:szCs w:val="28"/>
        </w:rPr>
        <w:t xml:space="preserve"> </w:t>
      </w:r>
    </w:p>
    <w:p w:rsidR="00700FD9" w:rsidRPr="00D371E5" w:rsidRDefault="00700FD9" w:rsidP="00A31DA1">
      <w:pPr>
        <w:pStyle w:val="ListParagraph"/>
        <w:jc w:val="both"/>
        <w:outlineLvl w:val="1"/>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REQ10</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lý đăng tin</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Lợi ích</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Chi phí</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6</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Rủi ro</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Mức 5</w:t>
            </w:r>
          </w:p>
        </w:tc>
      </w:tr>
      <w:tr w:rsidR="00E73E95" w:rsidTr="00E73E95">
        <w:trPr>
          <w:trHeight w:val="665"/>
        </w:trPr>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Nội dung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Tính năng này giúp cho quản trị hệ thống có thể xóa những tin không phù hợp và duyệt những tin phù hợp.</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lastRenderedPageBreak/>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Quản trị website</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Phải đăng nhập thành công tài khoản quản trị hệ thống</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Xử lý</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Người dùng nhấn vào nút “Quản lý đăng tin”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Hệ thống sẽ hiện ra danh sách chi tiết các tin chưa được duyệt do chủ nhà trọ đăng lên.</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Người dùng bấm vào nút “xóa” hoặc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chọn nút xóa thì tiếp tục bước 4.</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Nếu chọn nút duyệt thì đi đến bước 8.</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Hệ thống hiện ra thông báo truy vấn người dùng “có chắc chắn muốn xóa tin này không”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Người dùng xác nhận truy vấn từ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a)</w:t>
            </w:r>
            <w:r>
              <w:rPr>
                <w:rFonts w:ascii="Times New Roman" w:hAnsi="Times New Roman" w:cs="Times New Roman"/>
                <w:sz w:val="28"/>
                <w:szCs w:val="28"/>
              </w:rPr>
              <w:tab/>
              <w:t>Nếu người dùng chọn có thì tiếp tục bước 6</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rPr>
              <w:tab/>
              <w:t xml:space="preserve">Nếu người dùng chọn không thì đi đến bước 9 </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t>Hệ thống tiến hành xóa tin đã chọn ra khỏi hệ thống</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sz w:val="28"/>
                <w:szCs w:val="28"/>
              </w:rPr>
              <w:tab/>
              <w:t>Hệ thống hiển thị thông báo kết quả.</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t>Hệ thống chuyển trạng thái của tin từ “chưa kiểm duyệt” sang “đã kiểm duyệt”.</w:t>
            </w:r>
          </w:p>
          <w:p w:rsidR="00E73E95" w:rsidRDefault="00E73E95">
            <w:pPr>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t>Hệ thống cập hiển thị lại danh sách các tin chưa được duyệt theo thứ tự thời gian đăng tin.</w:t>
            </w:r>
          </w:p>
          <w:p w:rsidR="00E73E95" w:rsidRDefault="00E73E95">
            <w:pPr>
              <w:jc w:val="both"/>
              <w:rPr>
                <w:rFonts w:ascii="Times New Roman" w:hAnsi="Times New Roman" w:cs="Times New Roman"/>
                <w:sz w:val="28"/>
                <w:szCs w:val="28"/>
              </w:rPr>
            </w:pP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Kết quả</w:t>
            </w:r>
          </w:p>
        </w:tc>
        <w:tc>
          <w:tcPr>
            <w:tcW w:w="7555" w:type="dxa"/>
            <w:tcBorders>
              <w:top w:val="single" w:sz="4" w:space="0" w:color="auto"/>
              <w:left w:val="single" w:sz="4" w:space="0" w:color="auto"/>
              <w:bottom w:val="single" w:sz="4" w:space="0" w:color="auto"/>
              <w:right w:val="single" w:sz="4" w:space="0" w:color="auto"/>
            </w:tcBorders>
            <w:hideMark/>
          </w:tcPr>
          <w:p w:rsidR="00E73E95" w:rsidRDefault="00E73E95">
            <w:pPr>
              <w:pStyle w:val="ListParagraph"/>
              <w:ind w:left="0"/>
              <w:jc w:val="both"/>
              <w:rPr>
                <w:rFonts w:ascii="Times New Roman" w:hAnsi="Times New Roman" w:cs="Times New Roman"/>
                <w:sz w:val="28"/>
                <w:szCs w:val="28"/>
              </w:rPr>
            </w:pPr>
            <w:r>
              <w:rPr>
                <w:rFonts w:ascii="Times New Roman" w:hAnsi="Times New Roman" w:cs="Times New Roman"/>
                <w:sz w:val="28"/>
                <w:szCs w:val="28"/>
              </w:rPr>
              <w:t>Những tin có nội dung không phù hợp bị người dùng xóa khỏi hệ thống và những tin đã được duyệt được chuyển trạng thái.</w:t>
            </w:r>
          </w:p>
        </w:tc>
      </w:tr>
      <w:tr w:rsidR="00E73E95" w:rsidTr="00E73E95">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73E95" w:rsidRDefault="00E73E95">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Ghi chú</w:t>
            </w:r>
          </w:p>
        </w:tc>
        <w:tc>
          <w:tcPr>
            <w:tcW w:w="7555" w:type="dxa"/>
            <w:tcBorders>
              <w:top w:val="single" w:sz="4" w:space="0" w:color="auto"/>
              <w:left w:val="single" w:sz="4" w:space="0" w:color="auto"/>
              <w:bottom w:val="single" w:sz="4" w:space="0" w:color="auto"/>
              <w:right w:val="single" w:sz="4" w:space="0" w:color="auto"/>
            </w:tcBorders>
          </w:tcPr>
          <w:p w:rsidR="00E73E95" w:rsidRDefault="00E73E95">
            <w:pPr>
              <w:jc w:val="both"/>
              <w:rPr>
                <w:rFonts w:ascii="Times New Roman" w:hAnsi="Times New Roman" w:cs="Times New Roman"/>
                <w:sz w:val="28"/>
                <w:szCs w:val="28"/>
              </w:rPr>
            </w:pPr>
          </w:p>
        </w:tc>
      </w:tr>
    </w:tbl>
    <w:p w:rsidR="00700FD9" w:rsidRPr="00D371E5" w:rsidRDefault="00700FD9" w:rsidP="00A31DA1">
      <w:pPr>
        <w:pStyle w:val="ListParagraph"/>
        <w:jc w:val="both"/>
        <w:outlineLvl w:val="1"/>
        <w:rPr>
          <w:rFonts w:ascii="Times New Roman" w:hAnsi="Times New Roman" w:cs="Times New Roman"/>
          <w:sz w:val="28"/>
          <w:szCs w:val="28"/>
        </w:rPr>
      </w:pPr>
    </w:p>
    <w:p w:rsidR="00D71B46" w:rsidRDefault="00D71B46" w:rsidP="005634B0">
      <w:pPr>
        <w:pStyle w:val="ListParagraph"/>
        <w:numPr>
          <w:ilvl w:val="1"/>
          <w:numId w:val="23"/>
        </w:numPr>
        <w:jc w:val="both"/>
        <w:outlineLvl w:val="1"/>
        <w:rPr>
          <w:rFonts w:ascii="Times New Roman" w:hAnsi="Times New Roman" w:cs="Times New Roman"/>
          <w:sz w:val="28"/>
          <w:szCs w:val="28"/>
        </w:rPr>
      </w:pPr>
      <w:bookmarkStart w:id="38" w:name="_Toc397647857"/>
      <w:r w:rsidRPr="00D371E5">
        <w:rPr>
          <w:rFonts w:ascii="Times New Roman" w:hAnsi="Times New Roman" w:cs="Times New Roman"/>
          <w:sz w:val="28"/>
          <w:szCs w:val="28"/>
        </w:rPr>
        <w:t>Tính năng đăng tin</w:t>
      </w:r>
      <w:r w:rsidR="003D0BB3" w:rsidRPr="00D371E5">
        <w:rPr>
          <w:rFonts w:ascii="Times New Roman" w:hAnsi="Times New Roman" w:cs="Times New Roman"/>
          <w:sz w:val="28"/>
          <w:szCs w:val="28"/>
        </w:rPr>
        <w:t>.</w:t>
      </w:r>
      <w:bookmarkEnd w:id="38"/>
      <w:r w:rsidR="00057DAA" w:rsidRPr="00D371E5">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075"/>
        <w:gridCol w:w="7555"/>
      </w:tblGrid>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Mã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REQ11</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Tên yêu cầu</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Đăng tin</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lastRenderedPageBreak/>
              <w:t>Mức độ ưu tiên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Lợi ích</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6</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Chi phí</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3</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Rủi ro</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Mức 5</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Nội dung</w:t>
            </w:r>
          </w:p>
        </w:tc>
        <w:tc>
          <w:tcPr>
            <w:tcW w:w="7555" w:type="dxa"/>
          </w:tcPr>
          <w:p w:rsidR="005634B0" w:rsidRPr="00D371E5" w:rsidRDefault="005634B0" w:rsidP="00916923">
            <w:pPr>
              <w:jc w:val="both"/>
              <w:rPr>
                <w:rFonts w:ascii="Times New Roman" w:hAnsi="Times New Roman" w:cs="Times New Roman"/>
                <w:sz w:val="28"/>
                <w:szCs w:val="28"/>
              </w:rPr>
            </w:pPr>
            <w:r>
              <w:rPr>
                <w:rFonts w:ascii="Times New Roman" w:hAnsi="Times New Roman" w:cs="Times New Roman"/>
                <w:sz w:val="28"/>
                <w:szCs w:val="28"/>
              </w:rPr>
              <w:t>Tính năng này giúp cho phép chủ nhà trọ có thể đưa thông tin về nhà trọ cho thuê lên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Đối tượng sử dụng</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Chủ nhà trọ, </w:t>
            </w:r>
            <w:r w:rsidR="00107C36">
              <w:rPr>
                <w:rFonts w:ascii="Times New Roman" w:hAnsi="Times New Roman" w:cs="Times New Roman"/>
                <w:sz w:val="28"/>
                <w:szCs w:val="28"/>
              </w:rPr>
              <w:t>Q</w:t>
            </w:r>
            <w:r w:rsidR="00107C36" w:rsidRPr="00D371E5">
              <w:rPr>
                <w:rFonts w:ascii="Times New Roman" w:hAnsi="Times New Roman" w:cs="Times New Roman"/>
                <w:sz w:val="28"/>
                <w:szCs w:val="28"/>
              </w:rPr>
              <w:t xml:space="preserve">uản </w:t>
            </w:r>
            <w:r w:rsidR="00107C36">
              <w:rPr>
                <w:rFonts w:ascii="Times New Roman" w:hAnsi="Times New Roman" w:cs="Times New Roman"/>
                <w:sz w:val="28"/>
                <w:szCs w:val="28"/>
              </w:rPr>
              <w:t>trị website</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Tiền điều kiện</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sidRPr="00D371E5">
              <w:rPr>
                <w:rFonts w:ascii="Times New Roman" w:hAnsi="Times New Roman" w:cs="Times New Roman"/>
                <w:sz w:val="28"/>
                <w:szCs w:val="28"/>
              </w:rPr>
              <w:t>Đã đăng nhập trước đó</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Xử lý</w:t>
            </w:r>
          </w:p>
        </w:tc>
        <w:tc>
          <w:tcPr>
            <w:tcW w:w="7555" w:type="dxa"/>
          </w:tcPr>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Để đăng tin về nhà trọ cho thuê, người dùng cần phải đăng nhập vào hệ thống.</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đăng nhập, người dùng click vào “Đăng tin” trên trang chủ của website, hệ thống sẽ tự động chuyển trang đến trang đăng tin.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Ở trang đăng tin, người dùng cần điền đầy đủ các thông tin về nhà trọ bao gồm tiêu đề, địa chỉ, giá, diện tích, hình ảnh và có thể thêm thông tin liên lạc của chủ nhà trọ lên website giúp người dùng dễ dàng liên lạc khi cần.</w:t>
            </w:r>
          </w:p>
          <w:p w:rsidR="005634B0"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điền đầy đủ các thông tin cần thiết, người dùng click vào “Đăng tin” để hoàn tất đăng thông tin về nhà trọ lên website.</w:t>
            </w:r>
          </w:p>
          <w:p w:rsidR="005634B0" w:rsidRPr="00757F75" w:rsidRDefault="005634B0" w:rsidP="005634B0">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Sau khi tin về nhà trọ được đăng lên hệ thống, người quản trị hệ thống có quyền xem, sửa, xóa tin đã đăng nếu tin không hợp lệ với quy định của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Kết quả</w:t>
            </w:r>
          </w:p>
        </w:tc>
        <w:tc>
          <w:tcPr>
            <w:tcW w:w="7555" w:type="dxa"/>
          </w:tcPr>
          <w:p w:rsidR="005634B0" w:rsidRPr="00D371E5" w:rsidRDefault="005634B0" w:rsidP="00916923">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về nhà trọ sẽ được đăng lên hệ thống.</w:t>
            </w:r>
          </w:p>
        </w:tc>
      </w:tr>
      <w:tr w:rsidR="005634B0" w:rsidRPr="00D371E5" w:rsidTr="00916923">
        <w:tc>
          <w:tcPr>
            <w:tcW w:w="1075" w:type="dxa"/>
            <w:shd w:val="clear" w:color="auto" w:fill="DEEAF6" w:themeFill="accent1" w:themeFillTint="33"/>
          </w:tcPr>
          <w:p w:rsidR="005634B0" w:rsidRPr="00D371E5" w:rsidRDefault="005634B0" w:rsidP="00916923">
            <w:pPr>
              <w:pStyle w:val="ListParagraph"/>
              <w:ind w:left="0"/>
              <w:jc w:val="both"/>
              <w:rPr>
                <w:rFonts w:ascii="Times New Roman" w:hAnsi="Times New Roman" w:cs="Times New Roman"/>
                <w:b/>
                <w:sz w:val="28"/>
                <w:szCs w:val="28"/>
              </w:rPr>
            </w:pPr>
            <w:r w:rsidRPr="00D371E5">
              <w:rPr>
                <w:rFonts w:ascii="Times New Roman" w:hAnsi="Times New Roman" w:cs="Times New Roman"/>
                <w:b/>
                <w:sz w:val="28"/>
                <w:szCs w:val="28"/>
              </w:rPr>
              <w:t>Ghi chú</w:t>
            </w:r>
          </w:p>
        </w:tc>
        <w:tc>
          <w:tcPr>
            <w:tcW w:w="7555" w:type="dxa"/>
          </w:tcPr>
          <w:p w:rsidR="005634B0" w:rsidRPr="00D371E5" w:rsidRDefault="005634B0" w:rsidP="00916923">
            <w:pPr>
              <w:jc w:val="both"/>
              <w:rPr>
                <w:rFonts w:ascii="Times New Roman" w:hAnsi="Times New Roman" w:cs="Times New Roman"/>
                <w:sz w:val="28"/>
                <w:szCs w:val="28"/>
              </w:rPr>
            </w:pPr>
            <w:r w:rsidRPr="00D371E5">
              <w:rPr>
                <w:rFonts w:ascii="Times New Roman" w:hAnsi="Times New Roman" w:cs="Times New Roman"/>
                <w:sz w:val="28"/>
                <w:szCs w:val="28"/>
              </w:rPr>
              <w:tab/>
            </w:r>
            <w:r>
              <w:rPr>
                <w:rFonts w:ascii="Times New Roman" w:hAnsi="Times New Roman" w:cs="Times New Roman"/>
                <w:sz w:val="28"/>
                <w:szCs w:val="28"/>
              </w:rPr>
              <w:t>Nếu người dùng chưa đăng nhập vào hệ thống, khi click vào đăng tin trên trang chủ, hệ thống sẽ yêu cầu người dùng đăng nhập, nếu người dùng không có tài khoản thì hệ thống sẽ gợi ý người dùng đăng kí tài khoản mới.</w:t>
            </w:r>
          </w:p>
          <w:p w:rsidR="005634B0" w:rsidRPr="00D371E5" w:rsidRDefault="005634B0" w:rsidP="00916923">
            <w:pPr>
              <w:jc w:val="both"/>
              <w:rPr>
                <w:rFonts w:ascii="Times New Roman" w:hAnsi="Times New Roman" w:cs="Times New Roman"/>
                <w:sz w:val="28"/>
                <w:szCs w:val="28"/>
              </w:rPr>
            </w:pPr>
          </w:p>
        </w:tc>
      </w:tr>
    </w:tbl>
    <w:p w:rsidR="00C92686" w:rsidRPr="00C92686" w:rsidRDefault="00C92686" w:rsidP="00C92686">
      <w:pPr>
        <w:jc w:val="both"/>
        <w:outlineLvl w:val="1"/>
        <w:rPr>
          <w:rFonts w:ascii="Times New Roman" w:hAnsi="Times New Roman" w:cs="Times New Roman"/>
          <w:sz w:val="28"/>
          <w:szCs w:val="28"/>
        </w:rPr>
      </w:pPr>
    </w:p>
    <w:p w:rsidR="00C92686" w:rsidRDefault="00C92686" w:rsidP="00C92686">
      <w:pPr>
        <w:pStyle w:val="ListParagraph"/>
        <w:numPr>
          <w:ilvl w:val="1"/>
          <w:numId w:val="23"/>
        </w:numPr>
        <w:jc w:val="both"/>
        <w:outlineLvl w:val="1"/>
        <w:rPr>
          <w:rFonts w:ascii="Times New Roman" w:hAnsi="Times New Roman" w:cs="Times New Roman"/>
          <w:sz w:val="28"/>
          <w:szCs w:val="28"/>
        </w:rPr>
      </w:pPr>
      <w:bookmarkStart w:id="39" w:name="_Toc397647858"/>
      <w:r>
        <w:rPr>
          <w:rFonts w:ascii="Times New Roman" w:hAnsi="Times New Roman" w:cs="Times New Roman"/>
          <w:sz w:val="28"/>
          <w:szCs w:val="28"/>
        </w:rPr>
        <w:lastRenderedPageBreak/>
        <w:t>Cập nh</w:t>
      </w:r>
      <w:r w:rsidR="0010063E">
        <w:rPr>
          <w:rFonts w:ascii="Times New Roman" w:hAnsi="Times New Roman" w:cs="Times New Roman"/>
          <w:sz w:val="28"/>
          <w:szCs w:val="28"/>
        </w:rPr>
        <w:t>ật</w:t>
      </w:r>
      <w:r>
        <w:rPr>
          <w:rFonts w:ascii="Times New Roman" w:hAnsi="Times New Roman" w:cs="Times New Roman"/>
          <w:sz w:val="28"/>
          <w:szCs w:val="28"/>
        </w:rPr>
        <w:t xml:space="preserve"> thông tin nhà trọ</w:t>
      </w:r>
      <w:bookmarkEnd w:id="39"/>
    </w:p>
    <w:tbl>
      <w:tblPr>
        <w:tblStyle w:val="TableGrid"/>
        <w:tblW w:w="0" w:type="auto"/>
        <w:tblInd w:w="720" w:type="dxa"/>
        <w:tblLook w:val="04A0" w:firstRow="1" w:lastRow="0" w:firstColumn="1" w:lastColumn="0" w:noHBand="0" w:noVBand="1"/>
      </w:tblPr>
      <w:tblGrid>
        <w:gridCol w:w="1075"/>
        <w:gridCol w:w="7555"/>
      </w:tblGrid>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Mã yêu cầu</w:t>
            </w:r>
          </w:p>
        </w:tc>
        <w:tc>
          <w:tcPr>
            <w:tcW w:w="7555" w:type="dxa"/>
          </w:tcPr>
          <w:p w:rsidR="00C92686" w:rsidRPr="00816168" w:rsidRDefault="00FF1671"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REQ12</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Tên yêu cầu</w:t>
            </w:r>
          </w:p>
        </w:tc>
        <w:tc>
          <w:tcPr>
            <w:tcW w:w="7555" w:type="dxa"/>
          </w:tcPr>
          <w:p w:rsidR="00C92686" w:rsidRPr="00816168" w:rsidRDefault="00C92686" w:rsidP="00C92686">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Cập nhật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Mức độ ưu tiên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4</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Lợi ích</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w:t>
            </w:r>
            <w:r>
              <w:rPr>
                <w:rFonts w:ascii="Times New Roman" w:hAnsi="Times New Roman" w:cs="Times New Roman"/>
                <w:sz w:val="28"/>
                <w:szCs w:val="28"/>
              </w:rPr>
              <w:t>c 5</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Chi phí</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Rủi ro</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Mức 3</w:t>
            </w:r>
          </w:p>
        </w:tc>
      </w:tr>
      <w:tr w:rsidR="00C92686" w:rsidRPr="00816168" w:rsidTr="009A041D">
        <w:trPr>
          <w:trHeight w:val="665"/>
        </w:trPr>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Nội dung</w:t>
            </w:r>
          </w:p>
        </w:tc>
        <w:tc>
          <w:tcPr>
            <w:tcW w:w="7555" w:type="dxa"/>
          </w:tcPr>
          <w:p w:rsidR="00C92686" w:rsidRPr="00816168" w:rsidRDefault="00C92686" w:rsidP="00C92686">
            <w:pPr>
              <w:jc w:val="both"/>
              <w:rPr>
                <w:rFonts w:ascii="Times New Roman" w:hAnsi="Times New Roman" w:cs="Times New Roman"/>
                <w:sz w:val="28"/>
                <w:szCs w:val="28"/>
              </w:rPr>
            </w:pPr>
            <w:r w:rsidRPr="00816168">
              <w:rPr>
                <w:rFonts w:ascii="Times New Roman" w:hAnsi="Times New Roman" w:cs="Times New Roman"/>
                <w:sz w:val="28"/>
                <w:szCs w:val="28"/>
              </w:rPr>
              <w:t xml:space="preserve">Tính năng này giúp cho người dùng có thể thay đổi thông tin </w:t>
            </w:r>
            <w:r>
              <w:rPr>
                <w:rFonts w:ascii="Times New Roman" w:hAnsi="Times New Roman" w:cs="Times New Roman"/>
                <w:sz w:val="28"/>
                <w:szCs w:val="28"/>
              </w:rPr>
              <w:t>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Đối tượng sử dụng</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Chủ nhà trọ.</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Tiền điều kiện</w:t>
            </w:r>
          </w:p>
        </w:tc>
        <w:tc>
          <w:tcPr>
            <w:tcW w:w="7555" w:type="dxa"/>
          </w:tcPr>
          <w:p w:rsidR="00C92686" w:rsidRPr="00816168" w:rsidRDefault="00C92686" w:rsidP="009A041D">
            <w:pPr>
              <w:pStyle w:val="ListParagraph"/>
              <w:ind w:left="0"/>
              <w:jc w:val="both"/>
              <w:rPr>
                <w:rFonts w:ascii="Times New Roman" w:hAnsi="Times New Roman" w:cs="Times New Roman"/>
                <w:sz w:val="28"/>
                <w:szCs w:val="28"/>
              </w:rPr>
            </w:pPr>
            <w:r w:rsidRPr="00816168">
              <w:rPr>
                <w:rFonts w:ascii="Times New Roman" w:hAnsi="Times New Roman" w:cs="Times New Roman"/>
                <w:sz w:val="28"/>
                <w:szCs w:val="28"/>
              </w:rPr>
              <w:t xml:space="preserve">Phải đăng nhập thành công </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Xử lý</w:t>
            </w:r>
          </w:p>
        </w:tc>
        <w:tc>
          <w:tcPr>
            <w:tcW w:w="7555" w:type="dxa"/>
          </w:tcPr>
          <w:p w:rsidR="00C92686" w:rsidRPr="00C92686" w:rsidRDefault="00C92686" w:rsidP="00C92686">
            <w:pPr>
              <w:pStyle w:val="ListParagraph"/>
              <w:numPr>
                <w:ilvl w:val="0"/>
                <w:numId w:val="26"/>
              </w:numPr>
              <w:jc w:val="both"/>
              <w:rPr>
                <w:rFonts w:ascii="Times New Roman" w:hAnsi="Times New Roman" w:cs="Times New Roman"/>
                <w:sz w:val="28"/>
                <w:szCs w:val="28"/>
              </w:rPr>
            </w:pPr>
            <w:r w:rsidRPr="00C92686">
              <w:rPr>
                <w:rFonts w:ascii="Times New Roman" w:hAnsi="Times New Roman" w:cs="Times New Roman"/>
                <w:sz w:val="28"/>
                <w:szCs w:val="28"/>
              </w:rPr>
              <w:t>Để cập nhậ</w:t>
            </w:r>
            <w:r w:rsidR="0010063E">
              <w:rPr>
                <w:rFonts w:ascii="Times New Roman" w:hAnsi="Times New Roman" w:cs="Times New Roman"/>
                <w:sz w:val="28"/>
                <w:szCs w:val="28"/>
              </w:rPr>
              <w:t>t</w:t>
            </w:r>
            <w:r w:rsidRPr="00C92686">
              <w:rPr>
                <w:rFonts w:ascii="Times New Roman" w:hAnsi="Times New Roman" w:cs="Times New Roman"/>
                <w:sz w:val="28"/>
                <w:szCs w:val="28"/>
              </w:rPr>
              <w:t xml:space="preserve"> thông tin nhà trọ, người dùng cần phải đăng nhập trước đó. </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đăng nhập, người dùng phải chọn và thông tin nhà trọ mà người dùng muốn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Người dùng click vào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nhà trọ” để thay đổi thông tin cần đăng.</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Hệ thống sẽ tự động chuyển sang trang cập nhậ</w:t>
            </w:r>
            <w:r w:rsidR="0010063E">
              <w:rPr>
                <w:rFonts w:ascii="Times New Roman" w:hAnsi="Times New Roman" w:cs="Times New Roman"/>
                <w:sz w:val="28"/>
                <w:szCs w:val="28"/>
              </w:rPr>
              <w:t>t</w:t>
            </w:r>
            <w:r>
              <w:rPr>
                <w:rFonts w:ascii="Times New Roman" w:hAnsi="Times New Roman" w:cs="Times New Roman"/>
                <w:sz w:val="28"/>
                <w:szCs w:val="28"/>
              </w:rPr>
              <w:t xml:space="preserve"> thông tin. Ở trang cập nhậ</w:t>
            </w:r>
            <w:r w:rsidR="0010063E">
              <w:rPr>
                <w:rFonts w:ascii="Times New Roman" w:hAnsi="Times New Roman" w:cs="Times New Roman"/>
                <w:sz w:val="28"/>
                <w:szCs w:val="28"/>
              </w:rPr>
              <w:t>t</w:t>
            </w:r>
            <w:r>
              <w:rPr>
                <w:rFonts w:ascii="Times New Roman" w:hAnsi="Times New Roman" w:cs="Times New Roman"/>
                <w:sz w:val="28"/>
                <w:szCs w:val="28"/>
              </w:rPr>
              <w:t>, người dùng phải điền đầy đủ các thông tin cần thay đổi.</w:t>
            </w:r>
          </w:p>
          <w:p w:rsidR="00C92686" w:rsidRDefault="00C92686"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điền các thông tin đầy đủ, người dùng nhấn “Save” để hoàn tất cập nhậ</w:t>
            </w:r>
            <w:r w:rsidR="0010063E">
              <w:rPr>
                <w:rFonts w:ascii="Times New Roman" w:hAnsi="Times New Roman" w:cs="Times New Roman"/>
                <w:sz w:val="28"/>
                <w:szCs w:val="28"/>
              </w:rPr>
              <w:t>t</w:t>
            </w:r>
            <w:r>
              <w:rPr>
                <w:rFonts w:ascii="Times New Roman" w:hAnsi="Times New Roman" w:cs="Times New Roman"/>
                <w:sz w:val="28"/>
                <w:szCs w:val="28"/>
              </w:rPr>
              <w:t>.</w:t>
            </w:r>
          </w:p>
          <w:p w:rsidR="00C92686" w:rsidRPr="00C92686" w:rsidRDefault="0010063E" w:rsidP="00C9268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Sau khi nhấn “Save”, hệ thống sẽ thông báo “Cập nhật thông tin nhà trọ thành công” và thông tin mới sẽ được cập nhật vào hệ thống.</w:t>
            </w:r>
          </w:p>
          <w:p w:rsidR="00C92686" w:rsidRPr="00816168" w:rsidRDefault="00C92686" w:rsidP="009A041D">
            <w:pPr>
              <w:rPr>
                <w:rFonts w:ascii="Times New Roman" w:hAnsi="Times New Roman" w:cs="Times New Roman"/>
                <w:sz w:val="28"/>
                <w:szCs w:val="28"/>
              </w:rPr>
            </w:pP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lastRenderedPageBreak/>
              <w:t>Kết quả</w:t>
            </w:r>
          </w:p>
        </w:tc>
        <w:tc>
          <w:tcPr>
            <w:tcW w:w="7555" w:type="dxa"/>
          </w:tcPr>
          <w:p w:rsidR="00C92686" w:rsidRPr="00816168" w:rsidRDefault="0010063E" w:rsidP="009A041D">
            <w:pPr>
              <w:pStyle w:val="ListParagraph"/>
              <w:ind w:left="0"/>
              <w:jc w:val="both"/>
              <w:rPr>
                <w:rFonts w:ascii="Times New Roman" w:hAnsi="Times New Roman" w:cs="Times New Roman"/>
                <w:sz w:val="28"/>
                <w:szCs w:val="28"/>
              </w:rPr>
            </w:pPr>
            <w:r>
              <w:rPr>
                <w:rFonts w:ascii="Times New Roman" w:hAnsi="Times New Roman" w:cs="Times New Roman"/>
                <w:sz w:val="28"/>
                <w:szCs w:val="28"/>
              </w:rPr>
              <w:t>Thông tin nhà trọ mới được cập nhật</w:t>
            </w:r>
          </w:p>
        </w:tc>
      </w:tr>
      <w:tr w:rsidR="00C92686" w:rsidRPr="00816168" w:rsidTr="009A041D">
        <w:tc>
          <w:tcPr>
            <w:tcW w:w="1075" w:type="dxa"/>
            <w:shd w:val="clear" w:color="auto" w:fill="DEEAF6" w:themeFill="accent1" w:themeFillTint="33"/>
          </w:tcPr>
          <w:p w:rsidR="00C92686" w:rsidRPr="00816168" w:rsidRDefault="00C92686" w:rsidP="009A041D">
            <w:pPr>
              <w:pStyle w:val="ListParagraph"/>
              <w:ind w:left="0"/>
              <w:jc w:val="both"/>
              <w:rPr>
                <w:rFonts w:ascii="Times New Roman" w:hAnsi="Times New Roman" w:cs="Times New Roman"/>
                <w:b/>
                <w:sz w:val="28"/>
                <w:szCs w:val="28"/>
              </w:rPr>
            </w:pPr>
            <w:r w:rsidRPr="00816168">
              <w:rPr>
                <w:rFonts w:ascii="Times New Roman" w:hAnsi="Times New Roman" w:cs="Times New Roman"/>
                <w:b/>
                <w:sz w:val="28"/>
                <w:szCs w:val="28"/>
              </w:rPr>
              <w:t>Ghi chú</w:t>
            </w:r>
          </w:p>
        </w:tc>
        <w:tc>
          <w:tcPr>
            <w:tcW w:w="7555" w:type="dxa"/>
          </w:tcPr>
          <w:p w:rsidR="00C92686" w:rsidRPr="00816168" w:rsidRDefault="00C92686" w:rsidP="0010063E">
            <w:pPr>
              <w:jc w:val="both"/>
              <w:rPr>
                <w:rFonts w:ascii="Times New Roman" w:hAnsi="Times New Roman" w:cs="Times New Roman"/>
                <w:sz w:val="28"/>
                <w:szCs w:val="28"/>
              </w:rPr>
            </w:pPr>
            <w:r w:rsidRPr="00816168">
              <w:rPr>
                <w:rFonts w:ascii="Times New Roman" w:hAnsi="Times New Roman" w:cs="Times New Roman"/>
                <w:sz w:val="28"/>
                <w:szCs w:val="28"/>
              </w:rPr>
              <w:tab/>
            </w:r>
            <w:r w:rsidR="0010063E">
              <w:rPr>
                <w:rFonts w:ascii="Times New Roman" w:hAnsi="Times New Roman" w:cs="Times New Roman"/>
                <w:sz w:val="28"/>
                <w:szCs w:val="28"/>
              </w:rPr>
              <w:t>Các thông tin có kí hiệu “*” không được bỏ trống, nếu trống thì hệ thống sẽ thông bao lỗi.</w:t>
            </w:r>
          </w:p>
        </w:tc>
      </w:tr>
    </w:tbl>
    <w:p w:rsidR="00C92686" w:rsidRDefault="00C92686" w:rsidP="00C92686">
      <w:pPr>
        <w:pStyle w:val="ListParagraph"/>
        <w:ind w:left="1440"/>
        <w:jc w:val="both"/>
        <w:outlineLvl w:val="1"/>
        <w:rPr>
          <w:rFonts w:ascii="Times New Roman" w:hAnsi="Times New Roman" w:cs="Times New Roman"/>
          <w:sz w:val="28"/>
          <w:szCs w:val="28"/>
        </w:rPr>
      </w:pPr>
    </w:p>
    <w:p w:rsidR="00C92686" w:rsidRPr="00C92686" w:rsidRDefault="00C92686" w:rsidP="00C92686">
      <w:pPr>
        <w:pStyle w:val="ListParagraph"/>
        <w:ind w:left="1440"/>
        <w:jc w:val="both"/>
        <w:outlineLvl w:val="1"/>
        <w:rPr>
          <w:rFonts w:ascii="Times New Roman" w:hAnsi="Times New Roman" w:cs="Times New Roman"/>
          <w:sz w:val="28"/>
          <w:szCs w:val="28"/>
        </w:rPr>
      </w:pPr>
    </w:p>
    <w:p w:rsidR="00503DA7" w:rsidRPr="00D371E5" w:rsidRDefault="00503DA7" w:rsidP="00503DA7">
      <w:pPr>
        <w:pStyle w:val="Heading1"/>
        <w:rPr>
          <w:rFonts w:ascii="Times New Roman" w:hAnsi="Times New Roman" w:cs="Times New Roman"/>
          <w:color w:val="auto"/>
        </w:rPr>
      </w:pPr>
      <w:bookmarkStart w:id="40" w:name="_Toc372110179"/>
      <w:bookmarkStart w:id="41" w:name="_Toc372110690"/>
      <w:bookmarkStart w:id="42" w:name="_Toc372110936"/>
      <w:bookmarkStart w:id="43" w:name="_Toc397647859"/>
      <w:r w:rsidRPr="00D371E5">
        <w:rPr>
          <w:rFonts w:ascii="Times New Roman" w:hAnsi="Times New Roman" w:cs="Times New Roman"/>
          <w:color w:val="auto"/>
        </w:rPr>
        <w:t>5.  Các yêu cầu phi chức năng</w:t>
      </w:r>
      <w:bookmarkEnd w:id="40"/>
      <w:bookmarkEnd w:id="41"/>
      <w:bookmarkEnd w:id="42"/>
      <w:bookmarkEnd w:id="43"/>
    </w:p>
    <w:p w:rsidR="00503DA7" w:rsidRPr="00D371E5" w:rsidRDefault="00503DA7" w:rsidP="00A5758A">
      <w:pPr>
        <w:pStyle w:val="Heading2"/>
        <w:ind w:firstLine="360"/>
        <w:rPr>
          <w:rFonts w:ascii="Times New Roman" w:hAnsi="Times New Roman" w:cs="Times New Roman"/>
          <w:b w:val="0"/>
          <w:color w:val="auto"/>
          <w:sz w:val="28"/>
          <w:szCs w:val="28"/>
        </w:rPr>
      </w:pPr>
      <w:bookmarkStart w:id="44" w:name="_Toc372110180"/>
      <w:bookmarkStart w:id="45" w:name="_Toc372110691"/>
      <w:bookmarkStart w:id="46" w:name="_Toc372110937"/>
      <w:bookmarkStart w:id="47" w:name="_Toc397647860"/>
      <w:proofErr w:type="gramStart"/>
      <w:r w:rsidRPr="00D371E5">
        <w:rPr>
          <w:rFonts w:ascii="Times New Roman" w:hAnsi="Times New Roman" w:cs="Times New Roman"/>
          <w:b w:val="0"/>
          <w:color w:val="auto"/>
          <w:sz w:val="28"/>
          <w:szCs w:val="28"/>
        </w:rPr>
        <w:t>5.1  Yêu</w:t>
      </w:r>
      <w:proofErr w:type="gramEnd"/>
      <w:r w:rsidRPr="00D371E5">
        <w:rPr>
          <w:rFonts w:ascii="Times New Roman" w:hAnsi="Times New Roman" w:cs="Times New Roman"/>
          <w:b w:val="0"/>
          <w:color w:val="auto"/>
          <w:sz w:val="28"/>
          <w:szCs w:val="28"/>
        </w:rPr>
        <w:t xml:space="preserve"> cầu thực thi</w:t>
      </w:r>
      <w:bookmarkEnd w:id="44"/>
      <w:bookmarkEnd w:id="45"/>
      <w:bookmarkEnd w:id="46"/>
      <w:bookmarkEnd w:id="47"/>
    </w:p>
    <w:p w:rsidR="00503DA7" w:rsidRPr="00D371E5" w:rsidRDefault="00503DA7" w:rsidP="00503DA7">
      <w:pPr>
        <w:pStyle w:val="ListParagraph"/>
        <w:numPr>
          <w:ilvl w:val="0"/>
          <w:numId w:val="13"/>
        </w:numPr>
        <w:spacing w:before="16"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Tốc độ xử lý của hệ thống phải nhanh chóng và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Sau khi đăng tải, tìm kiếm, chỉnh sửa thông tin nhà trọ thì hệ thống phải thực thi đúng yêu cầu rồi trả kết quả chính xác.</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Tin tức mới phải được hiển thị nổi bật.</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Thông tin được sắp xếp theo trật tự nhất định khi truy xuất hay hiển thị ra giao diện bê ngoài</w:t>
      </w:r>
    </w:p>
    <w:p w:rsidR="00503DA7" w:rsidRPr="00D371E5" w:rsidRDefault="00503DA7" w:rsidP="00503DA7">
      <w:pPr>
        <w:pStyle w:val="ListParagraph"/>
        <w:numPr>
          <w:ilvl w:val="0"/>
          <w:numId w:val="13"/>
        </w:numPr>
        <w:spacing w:before="20" w:after="0" w:line="271" w:lineRule="auto"/>
        <w:jc w:val="both"/>
        <w:rPr>
          <w:rFonts w:ascii="Times New Roman" w:hAnsi="Times New Roman" w:cs="Times New Roman"/>
          <w:sz w:val="28"/>
          <w:szCs w:val="26"/>
        </w:rPr>
      </w:pPr>
      <w:r w:rsidRPr="00D371E5">
        <w:rPr>
          <w:rFonts w:ascii="Times New Roman" w:hAnsi="Times New Roman" w:cs="Times New Roman"/>
          <w:sz w:val="28"/>
          <w:szCs w:val="26"/>
        </w:rPr>
        <w:t>Cho phép truy cập dữ liệu đa người dùng (cùng thời gian có thể có nhiều người dùng đăng nhập vào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48" w:name="_Toc372110181"/>
      <w:bookmarkStart w:id="49" w:name="_Toc372110692"/>
      <w:bookmarkStart w:id="50" w:name="_Toc372110938"/>
      <w:bookmarkStart w:id="51" w:name="_Toc397647861"/>
      <w:proofErr w:type="gramStart"/>
      <w:r w:rsidRPr="00D371E5">
        <w:rPr>
          <w:rFonts w:ascii="Times New Roman" w:hAnsi="Times New Roman" w:cs="Times New Roman"/>
          <w:b w:val="0"/>
          <w:color w:val="auto"/>
          <w:sz w:val="28"/>
          <w:szCs w:val="28"/>
        </w:rPr>
        <w:t>5.2  Yêu</w:t>
      </w:r>
      <w:proofErr w:type="gramEnd"/>
      <w:r w:rsidRPr="00D371E5">
        <w:rPr>
          <w:rFonts w:ascii="Times New Roman" w:hAnsi="Times New Roman" w:cs="Times New Roman"/>
          <w:b w:val="0"/>
          <w:color w:val="auto"/>
          <w:sz w:val="28"/>
          <w:szCs w:val="28"/>
        </w:rPr>
        <w:t xml:space="preserve"> cầu an toàn</w:t>
      </w:r>
      <w:bookmarkEnd w:id="48"/>
      <w:bookmarkEnd w:id="49"/>
      <w:bookmarkEnd w:id="50"/>
      <w:bookmarkEnd w:id="51"/>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Về phía Admin: Dữ liệu cần được sao lưu dự phòng ở một nơi khác để tránh thất thoát thông tin, hỏng hóc phần cứng ảnh hưởng tính toàn vẹn dữ liệu.</w:t>
      </w:r>
    </w:p>
    <w:p w:rsidR="00503DA7" w:rsidRPr="00D371E5" w:rsidRDefault="00503DA7" w:rsidP="00503DA7">
      <w:pPr>
        <w:pStyle w:val="ListParagraph"/>
        <w:numPr>
          <w:ilvl w:val="0"/>
          <w:numId w:val="11"/>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Chế độ ngăn chặn giả danh, xác minh tài khoản nghiêm ngặt là yếu tố quan trọng không thể thiếu để đảm bảo </w:t>
      </w:r>
      <w:proofErr w:type="gramStart"/>
      <w:r w:rsidRPr="00D371E5">
        <w:rPr>
          <w:rFonts w:ascii="Times New Roman" w:hAnsi="Times New Roman" w:cs="Times New Roman"/>
          <w:sz w:val="28"/>
          <w:szCs w:val="28"/>
        </w:rPr>
        <w:t>an</w:t>
      </w:r>
      <w:proofErr w:type="gramEnd"/>
      <w:r w:rsidRPr="00D371E5">
        <w:rPr>
          <w:rFonts w:ascii="Times New Roman" w:hAnsi="Times New Roman" w:cs="Times New Roman"/>
          <w:sz w:val="28"/>
          <w:szCs w:val="28"/>
        </w:rPr>
        <w:t xml:space="preserve"> toàn cho hệ thống.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2" w:name="_Toc372110182"/>
      <w:bookmarkStart w:id="53" w:name="_Toc372110693"/>
      <w:bookmarkStart w:id="54" w:name="_Toc372110939"/>
      <w:bookmarkStart w:id="55" w:name="_Toc397647862"/>
      <w:proofErr w:type="gramStart"/>
      <w:r w:rsidRPr="00D371E5">
        <w:rPr>
          <w:rFonts w:ascii="Times New Roman" w:hAnsi="Times New Roman" w:cs="Times New Roman"/>
          <w:b w:val="0"/>
          <w:color w:val="auto"/>
          <w:sz w:val="28"/>
          <w:szCs w:val="28"/>
        </w:rPr>
        <w:t>5.3  Yêu</w:t>
      </w:r>
      <w:proofErr w:type="gramEnd"/>
      <w:r w:rsidRPr="00D371E5">
        <w:rPr>
          <w:rFonts w:ascii="Times New Roman" w:hAnsi="Times New Roman" w:cs="Times New Roman"/>
          <w:b w:val="0"/>
          <w:color w:val="auto"/>
          <w:sz w:val="28"/>
          <w:szCs w:val="28"/>
        </w:rPr>
        <w:t xml:space="preserve"> cầu bảo mật</w:t>
      </w:r>
      <w:bookmarkEnd w:id="52"/>
      <w:bookmarkEnd w:id="53"/>
      <w:bookmarkEnd w:id="54"/>
      <w:bookmarkEnd w:id="55"/>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Mật khẩu của người dùng và người quản lý phải được bảo mật tuyệt đối. Cho phép người dùng đặt lại mật khẩu.</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Bảo mật 2  mức : mức xác thực người sử dụng và mức CSDL</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Toàn bộ dữ liệu phải được lưu trong CSDL đã được mã hóa và phân quyền truy cập.</w:t>
      </w:r>
    </w:p>
    <w:p w:rsidR="00503DA7" w:rsidRPr="00D371E5" w:rsidRDefault="00503DA7" w:rsidP="00503DA7">
      <w:pPr>
        <w:pStyle w:val="ListParagraph"/>
        <w:numPr>
          <w:ilvl w:val="0"/>
          <w:numId w:val="10"/>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cơ chế bảo mật licence chống sao chép để cài đặt vào máy khác.</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Cơ sở dữ liệu được lưu tập trung và phân quyền cụ thể.</w:t>
      </w:r>
    </w:p>
    <w:p w:rsidR="00503DA7" w:rsidRPr="00D371E5" w:rsidRDefault="00503DA7" w:rsidP="00503DA7">
      <w:pPr>
        <w:pStyle w:val="ListParagraph"/>
        <w:numPr>
          <w:ilvl w:val="0"/>
          <w:numId w:val="10"/>
        </w:numPr>
        <w:spacing w:before="9" w:after="0" w:line="271" w:lineRule="auto"/>
        <w:rPr>
          <w:rFonts w:ascii="Times New Roman" w:hAnsi="Times New Roman" w:cs="Times New Roman"/>
          <w:sz w:val="28"/>
          <w:szCs w:val="26"/>
        </w:rPr>
      </w:pPr>
      <w:r w:rsidRPr="00D371E5">
        <w:rPr>
          <w:rFonts w:ascii="Times New Roman" w:hAnsi="Times New Roman" w:cs="Times New Roman"/>
          <w:sz w:val="28"/>
          <w:szCs w:val="26"/>
        </w:rPr>
        <w:t>Tất cả thông tin người dùng, thông tin nhà trọ được lưu vào một CSDL thống nhất và thông suốt.</w:t>
      </w:r>
    </w:p>
    <w:p w:rsidR="00503DA7" w:rsidRPr="00D371E5" w:rsidRDefault="00503DA7" w:rsidP="00A5758A">
      <w:pPr>
        <w:pStyle w:val="Heading2"/>
        <w:ind w:firstLine="360"/>
        <w:rPr>
          <w:rFonts w:ascii="Times New Roman" w:hAnsi="Times New Roman" w:cs="Times New Roman"/>
          <w:b w:val="0"/>
          <w:color w:val="auto"/>
          <w:sz w:val="28"/>
          <w:szCs w:val="28"/>
        </w:rPr>
      </w:pPr>
      <w:bookmarkStart w:id="56" w:name="_Toc372110183"/>
      <w:bookmarkStart w:id="57" w:name="_Toc372110694"/>
      <w:bookmarkStart w:id="58" w:name="_Toc372110940"/>
      <w:bookmarkStart w:id="59" w:name="_Toc397647863"/>
      <w:r w:rsidRPr="00D371E5">
        <w:rPr>
          <w:rFonts w:ascii="Times New Roman" w:hAnsi="Times New Roman" w:cs="Times New Roman"/>
          <w:b w:val="0"/>
          <w:color w:val="auto"/>
          <w:sz w:val="28"/>
          <w:szCs w:val="28"/>
        </w:rPr>
        <w:lastRenderedPageBreak/>
        <w:t>5.4 Yêu cầu giao diện</w:t>
      </w:r>
      <w:bookmarkEnd w:id="56"/>
      <w:bookmarkEnd w:id="57"/>
      <w:bookmarkEnd w:id="58"/>
      <w:bookmarkEnd w:id="59"/>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Giao diện đẹp, thân thiện, dễ dàng trong việc đăng tải và tìm kiếm thông tin nhà trọ.</w:t>
      </w:r>
    </w:p>
    <w:p w:rsidR="00503DA7" w:rsidRPr="00D371E5" w:rsidRDefault="00503DA7" w:rsidP="00503DA7">
      <w:pPr>
        <w:pStyle w:val="ListParagraph"/>
        <w:numPr>
          <w:ilvl w:val="0"/>
          <w:numId w:val="12"/>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khả năng tái sử dụng</w:t>
      </w:r>
    </w:p>
    <w:p w:rsidR="00503DA7" w:rsidRPr="00D371E5" w:rsidRDefault="00503DA7" w:rsidP="00A5758A">
      <w:pPr>
        <w:pStyle w:val="Heading2"/>
        <w:ind w:firstLine="360"/>
        <w:rPr>
          <w:rFonts w:ascii="Times New Roman" w:hAnsi="Times New Roman" w:cs="Times New Roman"/>
          <w:b w:val="0"/>
          <w:color w:val="auto"/>
          <w:sz w:val="28"/>
          <w:szCs w:val="28"/>
        </w:rPr>
      </w:pPr>
      <w:bookmarkStart w:id="60" w:name="_Toc372110184"/>
      <w:bookmarkStart w:id="61" w:name="_Toc372110695"/>
      <w:bookmarkStart w:id="62" w:name="_Toc372110941"/>
      <w:bookmarkStart w:id="63" w:name="_Toc397647864"/>
      <w:proofErr w:type="gramStart"/>
      <w:r w:rsidRPr="00D371E5">
        <w:rPr>
          <w:rFonts w:ascii="Times New Roman" w:hAnsi="Times New Roman" w:cs="Times New Roman"/>
          <w:b w:val="0"/>
          <w:color w:val="auto"/>
          <w:sz w:val="28"/>
          <w:szCs w:val="28"/>
        </w:rPr>
        <w:t>5.5  Các</w:t>
      </w:r>
      <w:proofErr w:type="gramEnd"/>
      <w:r w:rsidRPr="00D371E5">
        <w:rPr>
          <w:rFonts w:ascii="Times New Roman" w:hAnsi="Times New Roman" w:cs="Times New Roman"/>
          <w:b w:val="0"/>
          <w:color w:val="auto"/>
          <w:sz w:val="28"/>
          <w:szCs w:val="28"/>
        </w:rPr>
        <w:t xml:space="preserve"> đặc điểm chất lượng</w:t>
      </w:r>
      <w:bookmarkEnd w:id="60"/>
      <w:bookmarkEnd w:id="61"/>
      <w:bookmarkEnd w:id="62"/>
      <w:bookmarkEnd w:id="63"/>
    </w:p>
    <w:p w:rsidR="00503DA7" w:rsidRPr="00D371E5" w:rsidRDefault="00503DA7" w:rsidP="004D091C">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thích ứng: khả năng chạy trên mọi trình duyệt web</w:t>
      </w:r>
      <w:r w:rsidR="004D091C">
        <w:rPr>
          <w:rFonts w:ascii="Times New Roman" w:hAnsi="Times New Roman" w:cs="Times New Roman"/>
          <w:sz w:val="28"/>
          <w:szCs w:val="28"/>
        </w:rPr>
        <w:t xml:space="preserve"> (C</w:t>
      </w:r>
      <w:r w:rsidR="004D091C" w:rsidRPr="004D091C">
        <w:rPr>
          <w:rFonts w:ascii="Times New Roman" w:hAnsi="Times New Roman" w:cs="Times New Roman"/>
          <w:sz w:val="28"/>
          <w:szCs w:val="28"/>
        </w:rPr>
        <w:t>ốc cốc</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opera</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chrome</w:t>
      </w:r>
      <w:r w:rsidR="004D091C">
        <w:rPr>
          <w:rFonts w:ascii="Times New Roman" w:hAnsi="Times New Roman" w:cs="Times New Roman"/>
          <w:sz w:val="28"/>
          <w:szCs w:val="28"/>
        </w:rPr>
        <w:t>,</w:t>
      </w:r>
      <w:r w:rsidR="004D091C" w:rsidRPr="004D091C">
        <w:rPr>
          <w:rFonts w:ascii="Times New Roman" w:hAnsi="Times New Roman" w:cs="Times New Roman"/>
          <w:sz w:val="28"/>
          <w:szCs w:val="28"/>
        </w:rPr>
        <w:t xml:space="preserve"> internet explorer</w:t>
      </w:r>
      <w:proofErr w:type="gramStart"/>
      <w:r w:rsidR="0090777C">
        <w:rPr>
          <w:rFonts w:ascii="Times New Roman" w:hAnsi="Times New Roman" w:cs="Times New Roman"/>
          <w:sz w:val="28"/>
          <w:szCs w:val="28"/>
        </w:rPr>
        <w:t>,…</w:t>
      </w:r>
      <w:proofErr w:type="gramEnd"/>
      <w:r w:rsidR="0090777C">
        <w:rPr>
          <w:rFonts w:ascii="Times New Roman" w:hAnsi="Times New Roman" w:cs="Times New Roman"/>
          <w:sz w:val="28"/>
          <w:szCs w:val="28"/>
        </w:rPr>
        <w:t>)</w:t>
      </w:r>
      <w:r w:rsidRPr="00D371E5">
        <w:rPr>
          <w:rFonts w:ascii="Times New Roman" w:hAnsi="Times New Roman" w:cs="Times New Roman"/>
          <w:sz w:val="28"/>
          <w:szCs w:val="28"/>
        </w:rPr>
        <w:t xml:space="preserve"> với tốc độ chấp nhận được.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tin cậy: CSDL được bảo vệ bởi 2 mức bảo mật.</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Tính linh hoạt: chạy tốt trên nhiều trình duyệt và hệ </w:t>
      </w:r>
      <w:proofErr w:type="gramStart"/>
      <w:r w:rsidRPr="00D371E5">
        <w:rPr>
          <w:rFonts w:ascii="Times New Roman" w:hAnsi="Times New Roman" w:cs="Times New Roman"/>
          <w:sz w:val="28"/>
          <w:szCs w:val="28"/>
        </w:rPr>
        <w:t>điều  hành</w:t>
      </w:r>
      <w:proofErr w:type="gramEnd"/>
      <w:r w:rsidRPr="00D371E5">
        <w:rPr>
          <w:rFonts w:ascii="Times New Roman" w:hAnsi="Times New Roman" w:cs="Times New Roman"/>
          <w:sz w:val="28"/>
          <w:szCs w:val="28"/>
        </w:rPr>
        <w:t xml:space="preserve">. Yêu cầu cấu hình thấp. Có khả năng phục hồi lại trạng thái </w:t>
      </w:r>
      <w:proofErr w:type="gramStart"/>
      <w:r w:rsidRPr="00D371E5">
        <w:rPr>
          <w:rFonts w:ascii="Times New Roman" w:hAnsi="Times New Roman" w:cs="Times New Roman"/>
          <w:sz w:val="28"/>
          <w:szCs w:val="28"/>
        </w:rPr>
        <w:t>an</w:t>
      </w:r>
      <w:proofErr w:type="gramEnd"/>
      <w:r w:rsidRPr="00D371E5">
        <w:rPr>
          <w:rFonts w:ascii="Times New Roman" w:hAnsi="Times New Roman" w:cs="Times New Roman"/>
          <w:sz w:val="28"/>
          <w:szCs w:val="28"/>
        </w:rPr>
        <w:t xml:space="preserve"> toàn trước đó khi gặp sự cố.</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 xml:space="preserve">Tính có thể kiểm </w:t>
      </w:r>
      <w:proofErr w:type="gramStart"/>
      <w:r w:rsidRPr="00D371E5">
        <w:rPr>
          <w:rFonts w:ascii="Times New Roman" w:hAnsi="Times New Roman" w:cs="Times New Roman"/>
          <w:sz w:val="28"/>
          <w:szCs w:val="28"/>
        </w:rPr>
        <w:t>thử :</w:t>
      </w:r>
      <w:proofErr w:type="gramEnd"/>
      <w:r w:rsidRPr="00D371E5">
        <w:rPr>
          <w:rFonts w:ascii="Times New Roman" w:hAnsi="Times New Roman" w:cs="Times New Roman"/>
          <w:sz w:val="28"/>
          <w:szCs w:val="28"/>
        </w:rPr>
        <w:t xml:space="preserve"> Kiểm thử sản phẩm dễ dàng và nhanh chóng trên máy tính cá nhân có cài đặt trình duyệt web.</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bảo trì: Hệ thống có thể được chỉnh sửa, cập nhật giao diện, CSDL khi có nhu cầu.</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dễ sử dụng: giao diện thân thiện</w:t>
      </w:r>
      <w:r w:rsidR="0090777C">
        <w:rPr>
          <w:rFonts w:ascii="Times New Roman" w:hAnsi="Times New Roman" w:cs="Times New Roman"/>
          <w:sz w:val="28"/>
          <w:szCs w:val="28"/>
        </w:rPr>
        <w:t xml:space="preserve">, </w:t>
      </w:r>
      <w:r w:rsidRPr="00D371E5">
        <w:rPr>
          <w:rFonts w:ascii="Times New Roman" w:hAnsi="Times New Roman" w:cs="Times New Roman"/>
          <w:sz w:val="28"/>
          <w:szCs w:val="28"/>
        </w:rPr>
        <w:t>phù hợp với tất cả sinh viên và chủ nhà trọ.</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chính xác: hệ thống đảm bảo tính chính xác các thao tác của người dùng, dữ liệu đầy đủ, rõ ràng, chính xác.</w:t>
      </w:r>
    </w:p>
    <w:p w:rsidR="00503DA7" w:rsidRPr="00D371E5" w:rsidRDefault="00503DA7" w:rsidP="00503DA7">
      <w:pPr>
        <w:pStyle w:val="ListParagraph"/>
        <w:numPr>
          <w:ilvl w:val="0"/>
          <w:numId w:val="9"/>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Tính có thể tái sử dụng: CSDL được quản lý có thể sử dụng lại cho các hệ thống khác.</w:t>
      </w:r>
    </w:p>
    <w:p w:rsidR="00503DA7" w:rsidRPr="00D371E5" w:rsidRDefault="008408E1" w:rsidP="00A5758A">
      <w:pPr>
        <w:pStyle w:val="Heading2"/>
        <w:ind w:firstLine="360"/>
        <w:rPr>
          <w:rFonts w:ascii="Times New Roman" w:hAnsi="Times New Roman" w:cs="Times New Roman"/>
          <w:b w:val="0"/>
          <w:color w:val="auto"/>
          <w:sz w:val="28"/>
          <w:szCs w:val="28"/>
        </w:rPr>
      </w:pPr>
      <w:bookmarkStart w:id="64" w:name="_Toc372110186"/>
      <w:bookmarkStart w:id="65" w:name="_Toc372110697"/>
      <w:bookmarkStart w:id="66" w:name="_Toc372110943"/>
      <w:bookmarkStart w:id="67" w:name="_Toc397647866"/>
      <w:r>
        <w:rPr>
          <w:rFonts w:ascii="Times New Roman" w:hAnsi="Times New Roman" w:cs="Times New Roman"/>
          <w:b w:val="0"/>
          <w:color w:val="auto"/>
          <w:sz w:val="28"/>
          <w:szCs w:val="28"/>
        </w:rPr>
        <w:t>5.6</w:t>
      </w:r>
      <w:r w:rsidR="00503DA7" w:rsidRPr="00D371E5">
        <w:rPr>
          <w:rFonts w:ascii="Times New Roman" w:hAnsi="Times New Roman" w:cs="Times New Roman"/>
          <w:b w:val="0"/>
          <w:color w:val="auto"/>
          <w:sz w:val="28"/>
          <w:szCs w:val="28"/>
        </w:rPr>
        <w:t xml:space="preserve"> Luật vận hành</w:t>
      </w:r>
      <w:bookmarkEnd w:id="64"/>
      <w:bookmarkEnd w:id="65"/>
      <w:bookmarkEnd w:id="66"/>
      <w:bookmarkEnd w:id="67"/>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Dùng một framework nào đó để phát triển web.</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Dễ bảo trì, dễ nâng cấp.</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Ít hao tốn tài nguyên hệ thống.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Kĩ năng của người sử dụng: không đòi hỏi có nhiều kĩ năng về tin học, dễ dàng tìm hiểu và sử dụng.</w:t>
      </w:r>
    </w:p>
    <w:p w:rsidR="00503DA7" w:rsidRPr="00D371E5" w:rsidRDefault="00503DA7" w:rsidP="00503DA7">
      <w:pPr>
        <w:pStyle w:val="ListParagraph"/>
        <w:numPr>
          <w:ilvl w:val="0"/>
          <w:numId w:val="14"/>
        </w:numPr>
        <w:spacing w:line="271" w:lineRule="auto"/>
        <w:jc w:val="both"/>
        <w:rPr>
          <w:rFonts w:ascii="Times New Roman" w:hAnsi="Times New Roman" w:cs="Times New Roman"/>
          <w:sz w:val="28"/>
          <w:szCs w:val="28"/>
        </w:rPr>
      </w:pPr>
      <w:r w:rsidRPr="00D371E5">
        <w:rPr>
          <w:rFonts w:ascii="Times New Roman" w:hAnsi="Times New Roman" w:cs="Times New Roman"/>
          <w:sz w:val="28"/>
          <w:szCs w:val="28"/>
        </w:rPr>
        <w:t>Có tài liệu hướng dẫn sử dụng.</w:t>
      </w:r>
    </w:p>
    <w:p w:rsidR="0010063E" w:rsidRDefault="002A1BD8" w:rsidP="002A1BD8">
      <w:pPr>
        <w:ind w:left="360"/>
        <w:jc w:val="both"/>
        <w:rPr>
          <w:rFonts w:ascii="Times New Roman" w:hAnsi="Times New Roman" w:cs="Times New Roman"/>
          <w:sz w:val="32"/>
          <w:szCs w:val="28"/>
        </w:rPr>
      </w:pPr>
      <w:r w:rsidRPr="0010063E">
        <w:rPr>
          <w:rFonts w:ascii="Times New Roman" w:hAnsi="Times New Roman" w:cs="Times New Roman"/>
          <w:sz w:val="32"/>
          <w:szCs w:val="28"/>
        </w:rPr>
        <w:t>Các mô hình phân tích</w:t>
      </w:r>
    </w:p>
    <w:p w:rsidR="0010063E" w:rsidRPr="0010063E" w:rsidRDefault="0010063E">
      <w:pPr>
        <w:rPr>
          <w:rFonts w:ascii="Times New Roman" w:hAnsi="Times New Roman" w:cs="Times New Roman"/>
          <w:sz w:val="32"/>
          <w:szCs w:val="28"/>
        </w:rPr>
      </w:pPr>
      <w:r>
        <w:rPr>
          <w:rFonts w:ascii="Times New Roman" w:hAnsi="Times New Roman" w:cs="Times New Roman"/>
          <w:sz w:val="32"/>
          <w:szCs w:val="28"/>
        </w:rPr>
        <w:br w:type="page"/>
      </w:r>
    </w:p>
    <w:p w:rsidR="0010063E" w:rsidRDefault="00264B8C">
      <w:pPr>
        <w:rPr>
          <w:rFonts w:ascii="Times New Roman" w:hAnsi="Times New Roman" w:cs="Times New Roman"/>
          <w:sz w:val="28"/>
          <w:szCs w:val="28"/>
        </w:rPr>
      </w:pPr>
      <w:r w:rsidRPr="0010063E">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05C72530" wp14:editId="43EA686C">
            <wp:simplePos x="0" y="0"/>
            <wp:positionH relativeFrom="page">
              <wp:align>right</wp:align>
            </wp:positionH>
            <wp:positionV relativeFrom="paragraph">
              <wp:posOffset>268287</wp:posOffset>
            </wp:positionV>
            <wp:extent cx="8631379" cy="62711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631379" cy="6271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Default="00264B8C" w:rsidP="002E48A8">
      <w:pP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b/>
          <w:sz w:val="56"/>
          <w:szCs w:val="28"/>
        </w:rPr>
      </w:pPr>
      <w:r>
        <w:rPr>
          <w:rFonts w:ascii="Times New Roman" w:hAnsi="Times New Roman" w:cs="Times New Roman"/>
          <w:b/>
          <w:noProof/>
          <w:sz w:val="56"/>
          <w:szCs w:val="28"/>
        </w:rPr>
        <mc:AlternateContent>
          <mc:Choice Requires="wps">
            <w:drawing>
              <wp:anchor distT="0" distB="0" distL="114300" distR="114300" simplePos="0" relativeHeight="251673600" behindDoc="0" locked="0" layoutInCell="1" allowOverlap="1">
                <wp:simplePos x="0" y="0"/>
                <wp:positionH relativeFrom="column">
                  <wp:posOffset>23495</wp:posOffset>
                </wp:positionH>
                <wp:positionV relativeFrom="paragraph">
                  <wp:posOffset>-457200</wp:posOffset>
                </wp:positionV>
                <wp:extent cx="5967095" cy="23495"/>
                <wp:effectExtent l="19050" t="19050" r="33655" b="336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B62821" id="Straight Connector 12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A0QEAAOwDAAAOAAAAZHJzL2Uyb0RvYy54bWysU01vGyEQvVfKf0Dc6127dRKvvM7BUXqJ&#10;WqtOfgBhwYsCDALqXf/7Dux6k34oiqpeEDDvPebNDOub3mhyFD4osDWdz0pKhOXQKHuo6ePD3cdr&#10;SkJktmEarKjpSQR6s7n4sO5cJRbQgm6EJyhiQ9W5mrYxuqooAm+FYWEGTlgMSvCGRTz6Q9F41qG6&#10;0cWiLC+LDnzjPHARAt7eDkG6yfpSCh6/SRlEJLqmmFvMq8/rU1qLzZpVB89cq/iYBvuHLAxTFh+d&#10;pG5ZZOSHV39IGcU9BJBxxsEUIKXiIntAN/PyNzf7ljmRvWBxgpvKFP6fLP963HmiGuzdYkWJZQab&#10;tI+eqUMbyRasxRKCJymKtepcqJCytTuf3PLe7t098OeAseKXYDoEN8B66U2Co13S59qfptqLPhKO&#10;l8vV5VW5WlLCMbb49Bm3SZNVZ7LzIX4RYEja1FQrm0rDKna8D3GAniHpWlvSodD18moQeskn7+JJ&#10;iwH2XUj0jxnMs1yePLHVnhwZzkzzPB/z0BaRiSKV1hOpfJs0YhNN5Gl8L3FC5xfBxololAX/t1dj&#10;f05VDvixJWHwmmw/QXPa+XOvcKRyhcfxTzP7+pzpL5908xMAAP//AwBQSwMEFAAGAAgAAAAhAGcP&#10;ZcnfAAAACQEAAA8AAABkcnMvZG93bnJldi54bWxMj81OwzAQhO9IvIO1SFxQ61BXbQlxKoTEBSSg&#10;peK8jZ04wj+R7bTh7VlOcNyZ0ew31XZylp10TH3wEm7nBTDtm6B630k4fDzNNsBSRq/QBq8lfOsE&#10;2/ryosJShbPf6dM+d4xKfCpRgsl5KDlPjdEO0zwM2pPXhugw0xk7riKeqdxZviiKFXfYe/pgcNCP&#10;Rjdf+9FJiONb+2KFeG4+8R3N7nDTptdRyuur6eEeWNZT/gvDLz6hQ01MxzB6lZiVINYUlDBbL2gS&#10;+XdLsQR2JGW1EcDriv9fUP8AAAD//wMAUEsBAi0AFAAGAAgAAAAhALaDOJL+AAAA4QEAABMAAAAA&#10;AAAAAAAAAAAAAAAAAFtDb250ZW50X1R5cGVzXS54bWxQSwECLQAUAAYACAAAACEAOP0h/9YAAACU&#10;AQAACwAAAAAAAAAAAAAAAAAvAQAAX3JlbHMvLnJlbHNQSwECLQAUAAYACAAAACEAv2EdgNEBAADs&#10;AwAADgAAAAAAAAAAAAAAAAAuAgAAZHJzL2Uyb0RvYy54bWxQSwECLQAUAAYACAAAACEAZw9lyd8A&#10;AAAJAQAADwAAAAAAAAAAAAAAAAArBAAAZHJzL2Rvd25yZXYueG1sUEsFBgAAAAAEAAQA8wAAADcF&#10;AAAAAA==&#10;" strokecolor="black [3200]" strokeweight="2.25pt">
                <v:stroke joinstyle="miter"/>
                <o:lock v:ext="edit" shapetype="f"/>
              </v:line>
            </w:pict>
          </mc:Fallback>
        </mc:AlternateContent>
      </w:r>
      <w:r w:rsidRPr="005F0E63">
        <w:rPr>
          <w:rFonts w:ascii="Times New Roman" w:hAnsi="Times New Roman" w:cs="Times New Roman"/>
          <w:b/>
          <w:sz w:val="56"/>
          <w:szCs w:val="28"/>
        </w:rPr>
        <w:t>Thiết Kế Phần Mềm</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264B8C" w:rsidRPr="005F0E63" w:rsidRDefault="00264B8C" w:rsidP="00264B8C">
      <w:pPr>
        <w:jc w:val="right"/>
        <w:rPr>
          <w:rFonts w:ascii="Times New Roman" w:hAnsi="Times New Roman" w:cs="Times New Roman"/>
          <w:sz w:val="32"/>
          <w:szCs w:val="28"/>
        </w:rPr>
      </w:pPr>
    </w:p>
    <w:p w:rsidR="00264B8C" w:rsidRPr="005F0E63" w:rsidRDefault="00264B8C" w:rsidP="00264B8C">
      <w:pPr>
        <w:jc w:val="right"/>
        <w:rPr>
          <w:rFonts w:ascii="Times New Roman" w:hAnsi="Times New Roman" w:cs="Times New Roman"/>
          <w:b/>
          <w:sz w:val="56"/>
          <w:szCs w:val="28"/>
        </w:rPr>
      </w:pPr>
      <w:r w:rsidRPr="005F0E63">
        <w:rPr>
          <w:rFonts w:ascii="Times New Roman" w:hAnsi="Times New Roman" w:cs="Times New Roman"/>
          <w:b/>
          <w:sz w:val="56"/>
          <w:szCs w:val="28"/>
        </w:rPr>
        <w:t>Hệ thống quản lý nhà trọ</w:t>
      </w:r>
    </w:p>
    <w:p w:rsidR="00264B8C" w:rsidRPr="005F0E63" w:rsidRDefault="00264B8C" w:rsidP="00264B8C">
      <w:pPr>
        <w:jc w:val="right"/>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72767D" w:rsidRDefault="0072767D" w:rsidP="00264B8C">
      <w:pPr>
        <w:jc w:val="right"/>
        <w:rPr>
          <w:rFonts w:ascii="Times New Roman" w:hAnsi="Times New Roman" w:cs="Times New Roman"/>
          <w:b/>
          <w:sz w:val="28"/>
          <w:szCs w:val="28"/>
        </w:rPr>
      </w:pPr>
    </w:p>
    <w:p w:rsidR="00264B8C" w:rsidRPr="005F0E63" w:rsidRDefault="00264B8C" w:rsidP="00264B8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Pr>
          <w:rFonts w:ascii="Times New Roman" w:hAnsi="Times New Roman" w:cs="Times New Roman"/>
          <w:b/>
          <w:sz w:val="28"/>
          <w:szCs w:val="28"/>
        </w:rPr>
        <w:t>n 1.3</w:t>
      </w:r>
      <w:r w:rsidRPr="005F0E63">
        <w:rPr>
          <w:rFonts w:ascii="Times New Roman" w:hAnsi="Times New Roman" w:cs="Times New Roman"/>
          <w:b/>
          <w:sz w:val="28"/>
          <w:szCs w:val="28"/>
        </w:rPr>
        <w:t xml:space="preserve"> được phê chuẩn</w:t>
      </w:r>
    </w:p>
    <w:p w:rsidR="00264B8C" w:rsidRPr="005F0E63" w:rsidRDefault="00264B8C" w:rsidP="00264B8C">
      <w:pPr>
        <w:jc w:val="right"/>
        <w:rPr>
          <w:rFonts w:ascii="Times New Roman" w:hAnsi="Times New Roman" w:cs="Times New Roman"/>
          <w:b/>
          <w:sz w:val="28"/>
          <w:szCs w:val="28"/>
        </w:rPr>
      </w:pPr>
    </w:p>
    <w:p w:rsidR="00264B8C" w:rsidRPr="005F0E63" w:rsidRDefault="00264B8C" w:rsidP="00264B8C">
      <w:pPr>
        <w:jc w:val="center"/>
        <w:rPr>
          <w:rFonts w:ascii="Times New Roman" w:hAnsi="Times New Roman" w:cs="Times New Roman"/>
          <w:sz w:val="28"/>
          <w:szCs w:val="28"/>
        </w:rPr>
      </w:pPr>
    </w:p>
    <w:p w:rsidR="00264B8C" w:rsidRPr="005F0E63"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264B8C" w:rsidRDefault="00264B8C" w:rsidP="00264B8C">
      <w:pPr>
        <w:jc w:val="right"/>
        <w:rPr>
          <w:rFonts w:ascii="Times New Roman" w:hAnsi="Times New Roman" w:cs="Times New Roman"/>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72767D" w:rsidRDefault="0072767D" w:rsidP="00264B8C">
      <w:pPr>
        <w:jc w:val="right"/>
        <w:rPr>
          <w:rFonts w:ascii="Times New Roman" w:hAnsi="Times New Roman" w:cs="Times New Roman"/>
          <w:i/>
          <w:sz w:val="28"/>
          <w:szCs w:val="28"/>
        </w:rPr>
      </w:pPr>
    </w:p>
    <w:p w:rsidR="00264B8C" w:rsidRPr="003E0739" w:rsidRDefault="00264B8C" w:rsidP="003E0739">
      <w:pPr>
        <w:jc w:val="right"/>
        <w:rPr>
          <w:rFonts w:ascii="Times New Roman" w:hAnsi="Times New Roman" w:cs="Times New Roman"/>
          <w:i/>
          <w:sz w:val="28"/>
          <w:szCs w:val="28"/>
        </w:rPr>
        <w:sectPr w:rsidR="00264B8C" w:rsidRPr="003E0739">
          <w:pgSz w:w="12240" w:h="15840"/>
          <w:pgMar w:top="1440" w:right="1440" w:bottom="1440" w:left="1440" w:header="720" w:footer="720" w:gutter="0"/>
          <w:cols w:space="720"/>
          <w:docGrid w:linePitch="360"/>
        </w:sectPr>
      </w:pPr>
      <w:r w:rsidRPr="00264B8C">
        <w:rPr>
          <w:rFonts w:ascii="Times New Roman" w:hAnsi="Times New Roman" w:cs="Times New Roman"/>
          <w:i/>
          <w:sz w:val="28"/>
          <w:szCs w:val="28"/>
        </w:rPr>
        <w:t>Ngày tạo ra kế hoạch: 17</w:t>
      </w:r>
      <w:r w:rsidR="003E0739">
        <w:rPr>
          <w:rFonts w:ascii="Times New Roman" w:hAnsi="Times New Roman" w:cs="Times New Roman"/>
          <w:i/>
          <w:sz w:val="28"/>
          <w:szCs w:val="28"/>
        </w:rPr>
        <w:t>/09/2014</w:t>
      </w:r>
    </w:p>
    <w:p w:rsidR="00264B8C" w:rsidRPr="005F0E63" w:rsidRDefault="00264B8C" w:rsidP="00264B8C">
      <w:pPr>
        <w:rPr>
          <w:rFonts w:ascii="Times New Roman" w:hAnsi="Times New Roman" w:cs="Times New Roman"/>
          <w:b/>
          <w:sz w:val="32"/>
          <w:szCs w:val="28"/>
        </w:rPr>
      </w:pPr>
    </w:p>
    <w:p w:rsidR="00264B8C" w:rsidRDefault="00264B8C">
      <w:pPr>
        <w:pStyle w:val="ListParagraph"/>
        <w:numPr>
          <w:ilvl w:val="0"/>
          <w:numId w:val="27"/>
        </w:numPr>
        <w:outlineLvl w:val="0"/>
        <w:rPr>
          <w:rFonts w:ascii="Times New Roman" w:hAnsi="Times New Roman" w:cs="Times New Roman"/>
          <w:b/>
          <w:sz w:val="28"/>
          <w:szCs w:val="28"/>
        </w:rPr>
        <w:pPrChange w:id="68" w:author="theirs" w:date="2014-09-10T22:51:00Z">
          <w:pPr>
            <w:pStyle w:val="ListParagraph"/>
            <w:numPr>
              <w:numId w:val="1"/>
            </w:numPr>
            <w:ind w:hanging="360"/>
          </w:pPr>
        </w:pPrChange>
      </w:pPr>
      <w:bookmarkStart w:id="69" w:name="_Toc398323422"/>
      <w:bookmarkStart w:id="70" w:name="_Toc399455824"/>
      <w:r w:rsidRPr="005F0E63">
        <w:rPr>
          <w:rFonts w:ascii="Times New Roman" w:hAnsi="Times New Roman" w:cs="Times New Roman"/>
          <w:b/>
          <w:sz w:val="28"/>
          <w:szCs w:val="28"/>
        </w:rPr>
        <w:t>Giới thiệu</w:t>
      </w:r>
      <w:bookmarkEnd w:id="69"/>
      <w:bookmarkEnd w:id="70"/>
    </w:p>
    <w:p w:rsidR="00264B8C" w:rsidRDefault="00264B8C">
      <w:pPr>
        <w:pStyle w:val="ListParagraph"/>
        <w:numPr>
          <w:ilvl w:val="1"/>
          <w:numId w:val="28"/>
        </w:numPr>
        <w:outlineLvl w:val="1"/>
        <w:rPr>
          <w:rFonts w:ascii="Times New Roman" w:hAnsi="Times New Roman" w:cs="Times New Roman"/>
          <w:b/>
          <w:sz w:val="28"/>
          <w:szCs w:val="28"/>
        </w:rPr>
        <w:pPrChange w:id="71" w:author="theirs" w:date="2014-09-10T22:51:00Z">
          <w:pPr>
            <w:pStyle w:val="ListParagraph"/>
            <w:numPr>
              <w:ilvl w:val="1"/>
              <w:numId w:val="2"/>
            </w:numPr>
            <w:ind w:left="1440" w:hanging="720"/>
          </w:pPr>
        </w:pPrChange>
      </w:pPr>
      <w:bookmarkStart w:id="72" w:name="_Toc398323423"/>
      <w:bookmarkStart w:id="73" w:name="_Toc399455825"/>
      <w:r w:rsidRPr="005F0E63">
        <w:rPr>
          <w:rFonts w:ascii="Times New Roman" w:hAnsi="Times New Roman" w:cs="Times New Roman"/>
          <w:b/>
          <w:sz w:val="28"/>
          <w:szCs w:val="28"/>
        </w:rPr>
        <w:t>Mục đích</w:t>
      </w:r>
      <w:bookmarkEnd w:id="72"/>
      <w:bookmarkEnd w:id="73"/>
    </w:p>
    <w:p w:rsidR="00264B8C" w:rsidRPr="005F0E63" w:rsidRDefault="00264B8C" w:rsidP="00264B8C">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w:t>
      </w:r>
      <w:proofErr w:type="gramStart"/>
      <w:r w:rsidRPr="005F0E63">
        <w:rPr>
          <w:rFonts w:ascii="Times New Roman" w:hAnsi="Times New Roman" w:cs="Times New Roman"/>
          <w:sz w:val="28"/>
          <w:szCs w:val="28"/>
        </w:rPr>
        <w:t>)  hiểu</w:t>
      </w:r>
      <w:proofErr w:type="gramEnd"/>
      <w:r w:rsidRPr="005F0E63">
        <w:rPr>
          <w:rFonts w:ascii="Times New Roman" w:hAnsi="Times New Roman" w:cs="Times New Roman"/>
          <w:sz w:val="28"/>
          <w:szCs w:val="28"/>
        </w:rPr>
        <w:t xml:space="preserve"> rõ hơn về kiến trúc, các cơ sở dữ liệu và chức năng của hệ thống phần mềm.</w:t>
      </w: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74" w:author="theirs" w:date="2014-09-10T22:51:00Z">
          <w:pPr>
            <w:pStyle w:val="ListParagraph"/>
            <w:numPr>
              <w:ilvl w:val="1"/>
              <w:numId w:val="2"/>
            </w:numPr>
            <w:ind w:left="1440" w:hanging="720"/>
          </w:pPr>
        </w:pPrChange>
      </w:pPr>
      <w:bookmarkStart w:id="75" w:name="_Toc398323424"/>
      <w:bookmarkStart w:id="76" w:name="_Toc399455826"/>
      <w:r w:rsidRPr="005F0E63">
        <w:rPr>
          <w:rFonts w:ascii="Times New Roman" w:hAnsi="Times New Roman" w:cs="Times New Roman"/>
          <w:b/>
          <w:sz w:val="28"/>
          <w:szCs w:val="28"/>
        </w:rPr>
        <w:t>Phạm vi</w:t>
      </w:r>
      <w:bookmarkEnd w:id="75"/>
      <w:bookmarkEnd w:id="76"/>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264B8C" w:rsidRPr="005F0E63" w:rsidRDefault="00264B8C" w:rsidP="00264B8C">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w:t>
      </w:r>
      <w:proofErr w:type="gramStart"/>
      <w:r w:rsidRPr="005F0E63">
        <w:rPr>
          <w:rFonts w:ascii="Times New Roman" w:hAnsi="Times New Roman" w:cs="Times New Roman"/>
          <w:sz w:val="28"/>
          <w:szCs w:val="28"/>
        </w:rPr>
        <w:t>,…</w:t>
      </w:r>
      <w:proofErr w:type="gramEnd"/>
      <w:r w:rsidRPr="005F0E63">
        <w:rPr>
          <w:rFonts w:ascii="Times New Roman" w:hAnsi="Times New Roman" w:cs="Times New Roman"/>
          <w:sz w:val="28"/>
          <w:szCs w:val="28"/>
        </w:rPr>
        <w:t>) được chính xác.</w:t>
      </w:r>
    </w:p>
    <w:p w:rsidR="00264B8C" w:rsidRPr="005F0E63" w:rsidRDefault="00264B8C" w:rsidP="00264B8C">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Sau khi dự </w:t>
      </w:r>
      <w:proofErr w:type="gramStart"/>
      <w:r w:rsidRPr="005F0E63">
        <w:rPr>
          <w:rFonts w:ascii="Times New Roman" w:hAnsi="Times New Roman" w:cs="Times New Roman"/>
          <w:sz w:val="28"/>
          <w:szCs w:val="28"/>
        </w:rPr>
        <w:t>án</w:t>
      </w:r>
      <w:proofErr w:type="gramEnd"/>
      <w:r w:rsidRPr="005F0E63">
        <w:rPr>
          <w:rFonts w:ascii="Times New Roman" w:hAnsi="Times New Roman" w:cs="Times New Roman"/>
          <w:sz w:val="28"/>
          <w:szCs w:val="28"/>
        </w:rPr>
        <w:t xml:space="preserve"> được hoàn thành, website có thể được sử dụng rộng rãi, đáp ứng mọi yêu cầu đối với nhà trọ của khách hàng</w:t>
      </w:r>
    </w:p>
    <w:p w:rsidR="00264B8C" w:rsidRPr="005F0E63" w:rsidRDefault="00264B8C" w:rsidP="00264B8C">
      <w:pPr>
        <w:pStyle w:val="ListParagraph"/>
        <w:ind w:left="1440"/>
        <w:outlineLvl w:val="1"/>
        <w:rPr>
          <w:rFonts w:ascii="Times New Roman" w:hAnsi="Times New Roman" w:cs="Times New Roman"/>
          <w:b/>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77" w:author="theirs" w:date="2014-09-10T22:51:00Z">
          <w:pPr>
            <w:pStyle w:val="ListParagraph"/>
            <w:numPr>
              <w:ilvl w:val="1"/>
              <w:numId w:val="2"/>
            </w:numPr>
            <w:ind w:left="1440" w:hanging="720"/>
          </w:pPr>
        </w:pPrChange>
      </w:pPr>
      <w:bookmarkStart w:id="78" w:name="_Toc398323425"/>
      <w:bookmarkStart w:id="79" w:name="_Toc399455827"/>
      <w:r w:rsidRPr="005F0E63">
        <w:rPr>
          <w:rFonts w:ascii="Times New Roman" w:hAnsi="Times New Roman" w:cs="Times New Roman"/>
          <w:b/>
          <w:sz w:val="28"/>
          <w:szCs w:val="28"/>
        </w:rPr>
        <w:t>Bảng chú giải thuật ngữ</w:t>
      </w:r>
      <w:bookmarkEnd w:id="78"/>
      <w:bookmarkEnd w:id="79"/>
    </w:p>
    <w:p w:rsidR="00264B8C" w:rsidRDefault="00264B8C" w:rsidP="00264B8C">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264B8C" w:rsidRPr="005F0E63" w:rsidRDefault="00264B8C" w:rsidP="00264B8C">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264B8C" w:rsidRPr="00A75C04" w:rsidTr="00D6133F">
        <w:tc>
          <w:tcPr>
            <w:tcW w:w="1620"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Định nghĩa</w:t>
            </w:r>
          </w:p>
        </w:tc>
      </w:tr>
      <w:tr w:rsidR="00264B8C" w:rsidRPr="00A75C04" w:rsidTr="00D6133F">
        <w:tc>
          <w:tcPr>
            <w:tcW w:w="1620"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1</w:t>
            </w:r>
          </w:p>
        </w:tc>
        <w:tc>
          <w:tcPr>
            <w:tcW w:w="4337"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MVC</w:t>
            </w:r>
          </w:p>
        </w:tc>
        <w:tc>
          <w:tcPr>
            <w:tcW w:w="2565" w:type="dxa"/>
          </w:tcPr>
          <w:p w:rsidR="00264B8C" w:rsidRPr="00A75C04" w:rsidRDefault="00264B8C" w:rsidP="00D6133F">
            <w:pPr>
              <w:pStyle w:val="ListParagraph"/>
              <w:ind w:left="0"/>
              <w:rPr>
                <w:rFonts w:ascii="Arial" w:hAnsi="Arial" w:cs="Arial"/>
                <w:sz w:val="28"/>
                <w:szCs w:val="28"/>
              </w:rPr>
            </w:pPr>
            <w:r>
              <w:rPr>
                <w:rFonts w:ascii="Arial" w:hAnsi="Arial" w:cs="Arial"/>
                <w:sz w:val="28"/>
                <w:szCs w:val="28"/>
              </w:rPr>
              <w:t xml:space="preserve">Model – View – Controller </w:t>
            </w:r>
          </w:p>
        </w:tc>
      </w:tr>
      <w:tr w:rsidR="00264B8C" w:rsidRPr="00A75C04" w:rsidTr="00D6133F">
        <w:tc>
          <w:tcPr>
            <w:tcW w:w="1620" w:type="dxa"/>
          </w:tcPr>
          <w:p w:rsidR="00264B8C" w:rsidRDefault="00264B8C" w:rsidP="00D6133F">
            <w:pPr>
              <w:pStyle w:val="ListParagraph"/>
              <w:ind w:left="0"/>
              <w:rPr>
                <w:rFonts w:ascii="Arial" w:hAnsi="Arial" w:cs="Arial"/>
                <w:sz w:val="28"/>
                <w:szCs w:val="28"/>
              </w:rPr>
            </w:pPr>
            <w:r>
              <w:rPr>
                <w:rFonts w:ascii="Arial" w:hAnsi="Arial" w:cs="Arial"/>
                <w:sz w:val="28"/>
                <w:szCs w:val="28"/>
              </w:rPr>
              <w:t>2</w:t>
            </w:r>
          </w:p>
        </w:tc>
        <w:tc>
          <w:tcPr>
            <w:tcW w:w="4337" w:type="dxa"/>
          </w:tcPr>
          <w:p w:rsidR="00264B8C" w:rsidRDefault="00264B8C" w:rsidP="00D6133F">
            <w:pPr>
              <w:pStyle w:val="ListParagraph"/>
              <w:ind w:left="0"/>
              <w:rPr>
                <w:rFonts w:ascii="Arial" w:hAnsi="Arial" w:cs="Arial"/>
                <w:sz w:val="28"/>
                <w:szCs w:val="28"/>
              </w:rPr>
            </w:pPr>
            <w:r>
              <w:rPr>
                <w:rFonts w:ascii="Arial" w:hAnsi="Arial" w:cs="Arial"/>
                <w:sz w:val="28"/>
                <w:szCs w:val="28"/>
              </w:rPr>
              <w:t>GUI</w:t>
            </w:r>
          </w:p>
        </w:tc>
        <w:tc>
          <w:tcPr>
            <w:tcW w:w="2565" w:type="dxa"/>
          </w:tcPr>
          <w:p w:rsidR="00264B8C" w:rsidRDefault="00264B8C" w:rsidP="00D6133F">
            <w:pPr>
              <w:pStyle w:val="ListParagraph"/>
              <w:ind w:left="0"/>
              <w:rPr>
                <w:rFonts w:ascii="Arial" w:hAnsi="Arial" w:cs="Arial"/>
                <w:sz w:val="28"/>
                <w:szCs w:val="28"/>
              </w:rPr>
            </w:pPr>
            <w:r>
              <w:rPr>
                <w:rFonts w:ascii="Arial" w:hAnsi="Arial" w:cs="Arial"/>
                <w:sz w:val="28"/>
                <w:szCs w:val="28"/>
              </w:rPr>
              <w:t>Graphic User Interface</w:t>
            </w:r>
          </w:p>
        </w:tc>
      </w:tr>
    </w:tbl>
    <w:p w:rsidR="00264B8C" w:rsidRPr="005F0E63" w:rsidRDefault="00264B8C" w:rsidP="00264B8C">
      <w:pPr>
        <w:pStyle w:val="ListParagraph"/>
        <w:spacing w:after="0" w:line="240" w:lineRule="auto"/>
        <w:jc w:val="both"/>
        <w:rPr>
          <w:rFonts w:ascii="Times New Roman" w:hAnsi="Times New Roman" w:cs="Times New Roman"/>
          <w:b/>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80" w:author="theirs" w:date="2014-09-10T22:51:00Z">
          <w:pPr>
            <w:pStyle w:val="ListParagraph"/>
            <w:numPr>
              <w:ilvl w:val="1"/>
              <w:numId w:val="2"/>
            </w:numPr>
            <w:ind w:left="1440" w:hanging="720"/>
          </w:pPr>
        </w:pPrChange>
      </w:pPr>
      <w:bookmarkStart w:id="81" w:name="_Toc398323426"/>
      <w:bookmarkStart w:id="82" w:name="_Toc399455828"/>
      <w:r w:rsidRPr="005F0E63">
        <w:rPr>
          <w:rFonts w:ascii="Times New Roman" w:hAnsi="Times New Roman" w:cs="Times New Roman"/>
          <w:b/>
          <w:sz w:val="28"/>
          <w:szCs w:val="28"/>
        </w:rPr>
        <w:t>Tài liệu tham khảo</w:t>
      </w:r>
      <w:bookmarkEnd w:id="81"/>
      <w:bookmarkEnd w:id="82"/>
    </w:p>
    <w:p w:rsidR="00264B8C" w:rsidRPr="005F0E63" w:rsidRDefault="00264B8C" w:rsidP="00264B8C">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 xml:space="preserve">TS. Huỳnh Xuân Hiệp, ThS. Phan Phương </w:t>
      </w:r>
      <w:proofErr w:type="gramStart"/>
      <w:r w:rsidRPr="005F0E63">
        <w:rPr>
          <w:rFonts w:ascii="Times New Roman" w:hAnsi="Times New Roman" w:cs="Times New Roman"/>
          <w:b/>
          <w:bCs/>
          <w:sz w:val="28"/>
          <w:szCs w:val="28"/>
        </w:rPr>
        <w:t>Lan</w:t>
      </w:r>
      <w:proofErr w:type="gramEnd"/>
      <w:r w:rsidRPr="005F0E63">
        <w:rPr>
          <w:rFonts w:ascii="Times New Roman" w:hAnsi="Times New Roman" w:cs="Times New Roman"/>
          <w:b/>
          <w:bCs/>
          <w:sz w:val="28"/>
          <w:szCs w:val="28"/>
        </w:rPr>
        <w:t>.</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264B8C" w:rsidRPr="005F0E63" w:rsidRDefault="00264B8C" w:rsidP="00264B8C">
      <w:pPr>
        <w:pStyle w:val="ListParagraph"/>
        <w:ind w:left="1440"/>
        <w:rPr>
          <w:ins w:id="83" w:author="theirs" w:date="2014-09-10T22:51:00Z"/>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sz w:val="28"/>
          <w:szCs w:val="28"/>
        </w:rPr>
      </w:pPr>
    </w:p>
    <w:p w:rsidR="00264B8C" w:rsidRDefault="00264B8C">
      <w:pPr>
        <w:pStyle w:val="ListParagraph"/>
        <w:numPr>
          <w:ilvl w:val="1"/>
          <w:numId w:val="28"/>
        </w:numPr>
        <w:outlineLvl w:val="1"/>
        <w:rPr>
          <w:rFonts w:ascii="Times New Roman" w:hAnsi="Times New Roman" w:cs="Times New Roman"/>
          <w:b/>
          <w:sz w:val="28"/>
          <w:szCs w:val="28"/>
        </w:rPr>
        <w:pPrChange w:id="84" w:author="theirs" w:date="2014-09-10T22:51:00Z">
          <w:pPr>
            <w:pStyle w:val="ListParagraph"/>
            <w:numPr>
              <w:ilvl w:val="1"/>
              <w:numId w:val="2"/>
            </w:numPr>
            <w:ind w:left="1440" w:hanging="720"/>
          </w:pPr>
        </w:pPrChange>
      </w:pPr>
      <w:bookmarkStart w:id="85" w:name="_Toc398323427"/>
      <w:bookmarkStart w:id="86" w:name="_Toc399455829"/>
      <w:r w:rsidRPr="005F0E63">
        <w:rPr>
          <w:rFonts w:ascii="Times New Roman" w:hAnsi="Times New Roman" w:cs="Times New Roman"/>
          <w:b/>
          <w:sz w:val="28"/>
          <w:szCs w:val="28"/>
        </w:rPr>
        <w:t>Tổng quan về tài liệu</w:t>
      </w:r>
      <w:bookmarkEnd w:id="85"/>
      <w:bookmarkEnd w:id="86"/>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w:t>
      </w:r>
      <w:proofErr w:type="gramStart"/>
      <w:r w:rsidRPr="005F0E63">
        <w:rPr>
          <w:rFonts w:ascii="Times New Roman" w:hAnsi="Times New Roman" w:cs="Times New Roman"/>
          <w:sz w:val="28"/>
          <w:szCs w:val="28"/>
        </w:rPr>
        <w:t>theo</w:t>
      </w:r>
      <w:proofErr w:type="gramEnd"/>
      <w:r w:rsidRPr="005F0E63">
        <w:rPr>
          <w:rFonts w:ascii="Times New Roman" w:hAnsi="Times New Roman" w:cs="Times New Roman"/>
          <w:sz w:val="28"/>
          <w:szCs w:val="28"/>
        </w:rPr>
        <w:t xml:space="preserve"> mô đun các mối quan hệ theo mô đun, sự phân rã, cơ sở thiết kế.</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264B8C" w:rsidRPr="005F0E63" w:rsidRDefault="00264B8C" w:rsidP="00264B8C">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264B8C" w:rsidRPr="005F0E63" w:rsidRDefault="00264B8C" w:rsidP="00264B8C">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264B8C" w:rsidRPr="005F0E63" w:rsidRDefault="00264B8C" w:rsidP="00264B8C">
      <w:pPr>
        <w:pStyle w:val="ListParagraph"/>
        <w:ind w:left="360"/>
        <w:rPr>
          <w:rFonts w:ascii="Times New Roman" w:hAnsi="Times New Roman" w:cs="Times New Roman"/>
          <w:sz w:val="28"/>
          <w:szCs w:val="28"/>
        </w:rPr>
      </w:pPr>
    </w:p>
    <w:p w:rsidR="00264B8C" w:rsidRPr="005F0E63" w:rsidRDefault="00264B8C" w:rsidP="00264B8C">
      <w:pPr>
        <w:pStyle w:val="ListParagraph"/>
        <w:ind w:left="1440"/>
        <w:rPr>
          <w:rFonts w:ascii="Times New Roman" w:hAnsi="Times New Roman" w:cs="Times New Roman"/>
          <w:b/>
          <w:sz w:val="28"/>
          <w:szCs w:val="28"/>
        </w:rPr>
      </w:pPr>
    </w:p>
    <w:p w:rsidR="00264B8C" w:rsidRDefault="00264B8C">
      <w:pPr>
        <w:pStyle w:val="ListParagraph"/>
        <w:numPr>
          <w:ilvl w:val="0"/>
          <w:numId w:val="27"/>
        </w:numPr>
        <w:jc w:val="both"/>
        <w:outlineLvl w:val="0"/>
        <w:rPr>
          <w:rFonts w:ascii="Times New Roman" w:hAnsi="Times New Roman" w:cs="Times New Roman"/>
          <w:b/>
          <w:sz w:val="28"/>
          <w:szCs w:val="28"/>
        </w:rPr>
        <w:pPrChange w:id="87" w:author="theirs" w:date="2014-09-10T22:51:00Z">
          <w:pPr>
            <w:pStyle w:val="ListParagraph"/>
            <w:numPr>
              <w:numId w:val="1"/>
            </w:numPr>
            <w:ind w:hanging="360"/>
            <w:jc w:val="both"/>
          </w:pPr>
        </w:pPrChange>
      </w:pPr>
      <w:bookmarkStart w:id="88" w:name="_Toc398323428"/>
      <w:bookmarkStart w:id="89" w:name="_Toc399455830"/>
      <w:r w:rsidRPr="005F0E63">
        <w:rPr>
          <w:rFonts w:ascii="Times New Roman" w:hAnsi="Times New Roman" w:cs="Times New Roman"/>
          <w:b/>
          <w:sz w:val="28"/>
          <w:szCs w:val="28"/>
        </w:rPr>
        <w:t>Tổng quan hệ thống</w:t>
      </w:r>
      <w:bookmarkEnd w:id="88"/>
      <w:bookmarkEnd w:id="89"/>
    </w:p>
    <w:p w:rsidR="00264B8C" w:rsidRDefault="00264B8C" w:rsidP="00264B8C">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64B8C" w:rsidRPr="0025763B" w:rsidRDefault="00264B8C" w:rsidP="00264B8C">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t>Các chức năng:</w:t>
      </w:r>
    </w:p>
    <w:p w:rsidR="00264B8C" w:rsidRDefault="00264B8C" w:rsidP="00264B8C">
      <w:pPr>
        <w:autoSpaceDE w:val="0"/>
        <w:ind w:firstLine="72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64B8C" w:rsidRPr="00350692"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kí tài khoản.</w:t>
      </w:r>
    </w:p>
    <w:p w:rsidR="00264B8C" w:rsidRPr="003B2AA9" w:rsidRDefault="00264B8C" w:rsidP="00264B8C">
      <w:pPr>
        <w:pStyle w:val="ListParagraph"/>
        <w:autoSpaceDE w:val="0"/>
        <w:spacing w:after="0"/>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tin đăng.</w:t>
      </w:r>
    </w:p>
    <w:p w:rsidR="00264B8C" w:rsidRPr="0025763B" w:rsidRDefault="00264B8C" w:rsidP="00264B8C">
      <w:pPr>
        <w:pStyle w:val="ListParagraph"/>
        <w:autoSpaceDE w:val="0"/>
        <w:rPr>
          <w:rFonts w:ascii="Times New Roman" w:eastAsia="Times New Roman" w:hAnsi="Times New Roman" w:cs="Times New Roman"/>
          <w:color w:val="000000"/>
          <w:sz w:val="28"/>
          <w:szCs w:val="28"/>
        </w:rPr>
      </w:pPr>
    </w:p>
    <w:p w:rsidR="00264B8C" w:rsidRPr="000A00B7" w:rsidRDefault="00264B8C" w:rsidP="00264B8C">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64B8C"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Thay đổi mật khẩu.</w:t>
      </w:r>
    </w:p>
    <w:p w:rsidR="00264B8C" w:rsidRPr="00D24814"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Yêu cầu mật khẩu.</w:t>
      </w:r>
    </w:p>
    <w:p w:rsidR="00264B8C" w:rsidRPr="00350692" w:rsidRDefault="00264B8C" w:rsidP="00264B8C">
      <w:pPr>
        <w:pStyle w:val="ListParagraph"/>
        <w:autoSpaceDE w:val="0"/>
        <w:spacing w:after="52"/>
        <w:ind w:firstLine="72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Tìm kiếm nhà trọ.</w:t>
      </w:r>
    </w:p>
    <w:p w:rsidR="00264B8C" w:rsidRPr="00ED6A2B" w:rsidRDefault="00264B8C" w:rsidP="00264B8C">
      <w:pPr>
        <w:pStyle w:val="ListParagraph"/>
        <w:autoSpaceDE w:val="0"/>
        <w:spacing w:after="52"/>
        <w:ind w:firstLine="720"/>
        <w:rPr>
          <w:rFonts w:ascii="Arial" w:eastAsia="Arial" w:hAnsi="Arial" w:cs="Arial"/>
          <w:color w:val="000000"/>
          <w:sz w:val="28"/>
          <w:szCs w:val="28"/>
        </w:rPr>
      </w:pPr>
      <w:r>
        <w:rPr>
          <w:rFonts w:ascii="Times New Roman" w:eastAsia="Times New Roman" w:hAnsi="Times New Roman" w:cs="Times New Roman"/>
          <w:color w:val="000000"/>
          <w:sz w:val="28"/>
          <w:szCs w:val="28"/>
        </w:rPr>
        <w:t>-  Xem tin đăng.</w:t>
      </w:r>
    </w:p>
    <w:p w:rsidR="00264B8C" w:rsidRPr="00214937" w:rsidRDefault="00264B8C" w:rsidP="00264B8C">
      <w:pPr>
        <w:pStyle w:val="ListParagraph"/>
        <w:autoSpaceDE w:val="0"/>
        <w:spacing w:after="52"/>
        <w:ind w:firstLine="720"/>
        <w:rPr>
          <w:rFonts w:ascii="Arial" w:eastAsia="Arial" w:hAnsi="Arial" w:cs="Arial"/>
          <w:color w:val="000000"/>
          <w:sz w:val="28"/>
          <w:szCs w:val="28"/>
        </w:rPr>
      </w:pPr>
      <w:r w:rsidRPr="0025763B">
        <w:rPr>
          <w:rFonts w:ascii="Arial" w:eastAsia="Arial" w:hAnsi="Arial" w:cs="Arial"/>
          <w:color w:val="000000"/>
          <w:sz w:val="28"/>
          <w:szCs w:val="28"/>
        </w:rPr>
        <w:t>-</w:t>
      </w:r>
      <w:r>
        <w:rPr>
          <w:rFonts w:ascii="Arial" w:eastAsia="Arial" w:hAnsi="Arial" w:cs="Arial"/>
          <w:color w:val="000000"/>
          <w:sz w:val="28"/>
          <w:szCs w:val="28"/>
        </w:rPr>
        <w:t xml:space="preserve"> </w:t>
      </w:r>
      <w:r w:rsidRPr="0025763B">
        <w:rPr>
          <w:rFonts w:ascii="Arial" w:eastAsia="Arial" w:hAnsi="Arial" w:cs="Arial"/>
          <w:color w:val="000000"/>
          <w:sz w:val="28"/>
          <w:szCs w:val="28"/>
        </w:rPr>
        <w:t xml:space="preserve"> </w:t>
      </w:r>
      <w:r>
        <w:rPr>
          <w:rFonts w:ascii="Times New Roman" w:eastAsia="Times New Roman" w:hAnsi="Times New Roman" w:cs="Times New Roman"/>
          <w:color w:val="000000"/>
          <w:sz w:val="28"/>
          <w:szCs w:val="28"/>
        </w:rPr>
        <w:t>Đánh giá, bình luận.</w:t>
      </w:r>
    </w:p>
    <w:p w:rsidR="00264B8C" w:rsidRPr="00350692"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Pr>
          <w:rFonts w:ascii="Times New Roman" w:eastAsia="Times New Roman" w:hAnsi="Times New Roman" w:cs="Times New Roman"/>
          <w:sz w:val="28"/>
          <w:szCs w:val="28"/>
        </w:rPr>
        <w:t>Cập nhật thông tin tài khoản.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5"/>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Pr="002B1930" w:rsidRDefault="00264B8C" w:rsidP="00264B8C">
      <w:pPr>
        <w:pStyle w:val="ListParagraph"/>
        <w:autoSpaceDE w:val="0"/>
        <w:spacing w:after="55"/>
        <w:ind w:firstLine="720"/>
        <w:rPr>
          <w:rFonts w:ascii="Arial" w:eastAsia="Arial" w:hAnsi="Arial" w:cs="Arial"/>
          <w:sz w:val="28"/>
          <w:szCs w:val="28"/>
        </w:rPr>
      </w:pPr>
      <w:r>
        <w:rPr>
          <w:rFonts w:ascii="Times New Roman" w:eastAsia="Times New Roman" w:hAnsi="Times New Roman" w:cs="Times New Roman"/>
          <w:sz w:val="28"/>
          <w:szCs w:val="28"/>
        </w:rPr>
        <w:t>-  Yêu cầu mật khẩu.</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Pr="0025763B" w:rsidRDefault="00264B8C" w:rsidP="00264B8C">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Pr>
          <w:rFonts w:ascii="Times New Roman" w:eastAsia="Times New Roman" w:hAnsi="Times New Roman" w:cs="Times New Roman"/>
          <w:sz w:val="28"/>
          <w:szCs w:val="28"/>
        </w:rPr>
        <w:t>tin đăng</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tài khoản</w:t>
      </w:r>
      <w:r w:rsidRPr="0025763B">
        <w:rPr>
          <w:rFonts w:ascii="Times New Roman" w:eastAsia="Times New Roman" w:hAnsi="Times New Roman" w:cs="Times New Roman"/>
          <w:sz w:val="28"/>
          <w:szCs w:val="28"/>
        </w:rPr>
        <w:t xml:space="preserve">. </w:t>
      </w:r>
    </w:p>
    <w:p w:rsidR="00264B8C" w:rsidRDefault="00264B8C" w:rsidP="00264B8C">
      <w:pPr>
        <w:pStyle w:val="ListParagraph"/>
        <w:autoSpaceDE w:val="0"/>
        <w:spacing w:after="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Đánh giá, bình luận.</w:t>
      </w:r>
    </w:p>
    <w:p w:rsidR="00264B8C" w:rsidRPr="000A00B7" w:rsidRDefault="00264B8C" w:rsidP="00264B8C">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Thay đổi mật khẩu.</w:t>
      </w:r>
    </w:p>
    <w:p w:rsidR="00264B8C" w:rsidRDefault="00264B8C" w:rsidP="00264B8C">
      <w:pPr>
        <w:pStyle w:val="ListParagraph"/>
        <w:autoSpaceDE w:val="0"/>
        <w:spacing w:after="53"/>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Yêu cầu mật khẩu.</w:t>
      </w:r>
    </w:p>
    <w:p w:rsidR="00264B8C" w:rsidRPr="002B1930" w:rsidRDefault="00264B8C" w:rsidP="00264B8C">
      <w:pPr>
        <w:pStyle w:val="ListParagraph"/>
        <w:autoSpaceDE w:val="0"/>
        <w:spacing w:after="53"/>
        <w:ind w:firstLine="720"/>
        <w:rPr>
          <w:rFonts w:ascii="Arial" w:eastAsia="Arial" w:hAnsi="Arial" w:cs="Arial"/>
          <w:sz w:val="28"/>
          <w:szCs w:val="28"/>
        </w:rPr>
      </w:pPr>
      <w:r>
        <w:rPr>
          <w:rFonts w:ascii="Times New Roman" w:eastAsia="Times New Roman" w:hAnsi="Times New Roman" w:cs="Times New Roman"/>
          <w:sz w:val="28"/>
          <w:szCs w:val="28"/>
        </w:rPr>
        <w:t>-  Cập nhật thông tin tài khoản</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Pr>
          <w:rFonts w:ascii="Arial" w:eastAsia="Arial" w:hAnsi="Arial" w:cs="Arial"/>
          <w:sz w:val="28"/>
          <w:szCs w:val="28"/>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64B8C" w:rsidRPr="0025763B"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64B8C" w:rsidRPr="00BC2F53" w:rsidRDefault="00264B8C" w:rsidP="00264B8C">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64B8C" w:rsidRDefault="00264B8C" w:rsidP="00264B8C">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 xml:space="preserve">Môi trường vận hành: </w:t>
      </w:r>
    </w:p>
    <w:p w:rsidR="00264B8C" w:rsidRDefault="00264B8C" w:rsidP="00264B8C">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 </w:t>
      </w:r>
    </w:p>
    <w:p w:rsidR="00264B8C" w:rsidRPr="005F0E63" w:rsidRDefault="00264B8C" w:rsidP="00264B8C">
      <w:pPr>
        <w:pStyle w:val="ListParagraph"/>
        <w:jc w:val="both"/>
        <w:rPr>
          <w:rFonts w:ascii="Times New Roman" w:hAnsi="Times New Roman" w:cs="Times New Roman"/>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90" w:author="theirs" w:date="2014-09-10T22:51:00Z">
          <w:pPr>
            <w:pStyle w:val="ListParagraph"/>
            <w:numPr>
              <w:numId w:val="1"/>
            </w:numPr>
            <w:ind w:hanging="360"/>
          </w:pPr>
        </w:pPrChange>
      </w:pPr>
      <w:bookmarkStart w:id="91" w:name="_Toc398323431"/>
      <w:bookmarkStart w:id="92" w:name="_Toc399455831"/>
      <w:r w:rsidRPr="005F0E63">
        <w:rPr>
          <w:rFonts w:ascii="Times New Roman" w:hAnsi="Times New Roman" w:cs="Times New Roman"/>
          <w:b/>
          <w:sz w:val="28"/>
          <w:szCs w:val="28"/>
        </w:rPr>
        <w:t>Kiến trúc hệ thống</w:t>
      </w:r>
      <w:bookmarkEnd w:id="91"/>
      <w:bookmarkEnd w:id="92"/>
    </w:p>
    <w:p w:rsidR="00264B8C" w:rsidRDefault="00264B8C">
      <w:pPr>
        <w:pStyle w:val="Heading2"/>
        <w:ind w:firstLine="720"/>
        <w:rPr>
          <w:rFonts w:ascii="Times New Roman" w:hAnsi="Times New Roman" w:cs="Times New Roman"/>
          <w:sz w:val="28"/>
          <w:szCs w:val="28"/>
        </w:rPr>
        <w:pPrChange w:id="93" w:author="theirs" w:date="2014-09-10T22:51:00Z">
          <w:pPr>
            <w:ind w:left="720"/>
          </w:pPr>
        </w:pPrChange>
      </w:pPr>
      <w:bookmarkStart w:id="94" w:name="_Toc398323432"/>
      <w:bookmarkStart w:id="95" w:name="_Toc399455832"/>
      <w:r w:rsidRPr="0043082A">
        <w:rPr>
          <w:rFonts w:ascii="Times New Roman" w:hAnsi="Times New Roman" w:cs="Times New Roman"/>
          <w:b w:val="0"/>
          <w:color w:val="auto"/>
          <w:sz w:val="28"/>
          <w:szCs w:val="28"/>
          <w:rPrChange w:id="96" w:author="theirs" w:date="2014-09-10T22:51:00Z">
            <w:rPr>
              <w:rFonts w:ascii="Arial" w:hAnsi="Arial" w:cs="Arial"/>
              <w:bCs/>
              <w:sz w:val="32"/>
              <w:szCs w:val="28"/>
            </w:rPr>
          </w:rPrChange>
        </w:rPr>
        <w:t>3.1</w:t>
      </w:r>
      <w:r w:rsidRPr="0043082A">
        <w:rPr>
          <w:rFonts w:ascii="Times New Roman" w:hAnsi="Times New Roman" w:cs="Times New Roman"/>
          <w:b w:val="0"/>
          <w:color w:val="auto"/>
          <w:sz w:val="28"/>
          <w:szCs w:val="28"/>
          <w:rPrChange w:id="97" w:author="theirs" w:date="2014-09-10T22:51:00Z">
            <w:rPr>
              <w:rFonts w:ascii="Arial" w:hAnsi="Arial" w:cs="Arial"/>
              <w:bCs/>
              <w:sz w:val="32"/>
              <w:szCs w:val="28"/>
            </w:rPr>
          </w:rPrChange>
        </w:rPr>
        <w:tab/>
        <w:t>Thiết kế kiến trúc</w:t>
      </w:r>
      <w:bookmarkEnd w:id="94"/>
      <w:bookmarkEnd w:id="95"/>
    </w:p>
    <w:p w:rsidR="00264B8C" w:rsidRPr="005F0E63" w:rsidRDefault="00264B8C" w:rsidP="00264B8C">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264B8C" w:rsidRPr="005F0E63" w:rsidRDefault="00264B8C" w:rsidP="00264B8C">
      <w:pPr>
        <w:ind w:left="720"/>
        <w:jc w:val="both"/>
        <w:rPr>
          <w:rFonts w:ascii="Times New Roman" w:hAnsi="Times New Roman" w:cs="Times New Roman"/>
          <w:sz w:val="28"/>
          <w:szCs w:val="28"/>
        </w:rPr>
      </w:pPr>
      <w:r w:rsidRPr="005F0E63">
        <w:rPr>
          <w:rFonts w:ascii="Times New Roman" w:hAnsi="Times New Roman" w:cs="Times New Roman"/>
          <w:noProof/>
          <w:sz w:val="28"/>
          <w:szCs w:val="28"/>
        </w:rPr>
        <w:drawing>
          <wp:inline distT="0" distB="0" distL="0" distR="0" wp14:anchorId="3E07F0AC" wp14:editId="51A8CE4D">
            <wp:extent cx="4537166" cy="3629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264B8C" w:rsidRPr="005F0E63" w:rsidRDefault="00264B8C" w:rsidP="00264B8C">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264B8C" w:rsidRPr="005F0E63" w:rsidRDefault="00264B8C" w:rsidP="00264B8C">
      <w:pPr>
        <w:jc w:val="both"/>
        <w:rPr>
          <w:rFonts w:ascii="Times New Roman" w:hAnsi="Times New Roman" w:cs="Times New Roman"/>
          <w:sz w:val="28"/>
          <w:szCs w:val="28"/>
        </w:rPr>
      </w:pP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264B8C" w:rsidRPr="005F0E63" w:rsidRDefault="00264B8C" w:rsidP="00264B8C">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264B8C" w:rsidRPr="005F0E63" w:rsidRDefault="00264B8C" w:rsidP="00264B8C">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7456" behindDoc="0" locked="0" layoutInCell="1" allowOverlap="1" wp14:anchorId="53FF3551" wp14:editId="00AD3A00">
            <wp:simplePos x="0" y="0"/>
            <wp:positionH relativeFrom="margin">
              <wp:align>center</wp:align>
            </wp:positionH>
            <wp:positionV relativeFrom="paragraph">
              <wp:posOffset>0</wp:posOffset>
            </wp:positionV>
            <wp:extent cx="3433445" cy="29775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16">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264B8C" w:rsidRPr="00312AA2" w:rsidRDefault="00264B8C" w:rsidP="00264B8C">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264B8C" w:rsidRPr="00312AA2" w:rsidRDefault="00264B8C" w:rsidP="00264B8C">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 xml:space="preserve">Presentation Layer (GUI): Là thành phần giao diện, là các form của chương trình tương tác với người dùng hệ thống. Lớp này làm nhiệm vụ giao tiếp với người dùng cuối để </w:t>
      </w:r>
      <w:proofErr w:type="gramStart"/>
      <w:r w:rsidRPr="00312AA2">
        <w:rPr>
          <w:rFonts w:ascii="Times New Roman" w:hAnsi="Times New Roman" w:cs="Times New Roman"/>
          <w:sz w:val="28"/>
          <w:szCs w:val="28"/>
        </w:rPr>
        <w:t>thu</w:t>
      </w:r>
      <w:proofErr w:type="gramEnd"/>
      <w:r w:rsidRPr="00312AA2">
        <w:rPr>
          <w:rFonts w:ascii="Times New Roman" w:hAnsi="Times New Roman" w:cs="Times New Roman"/>
          <w:sz w:val="28"/>
          <w:szCs w:val="28"/>
        </w:rPr>
        <w:t xml:space="preserve"> thập dữ liệu và hiển thị kết quả, dữ liệu thông qua các đối tượng trong giao diện người sử dụ</w:t>
      </w:r>
      <w:r>
        <w:rPr>
          <w:rFonts w:ascii="Times New Roman" w:hAnsi="Times New Roman" w:cs="Times New Roman"/>
          <w:sz w:val="28"/>
          <w:szCs w:val="28"/>
        </w:rPr>
        <w:t>ng.</w:t>
      </w:r>
    </w:p>
    <w:p w:rsidR="00264B8C" w:rsidRPr="00312AA2" w:rsidRDefault="00264B8C" w:rsidP="00264B8C">
      <w:pPr>
        <w:pStyle w:val="ListParagraph"/>
        <w:ind w:left="709" w:firstLine="709"/>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Pr>
          <w:rFonts w:ascii="Times New Roman" w:hAnsi="Times New Roman" w:cs="Times New Roman"/>
          <w:sz w:val="28"/>
          <w:szCs w:val="28"/>
        </w:rPr>
        <w:t>e.</w:t>
      </w:r>
    </w:p>
    <w:p w:rsidR="00264B8C" w:rsidRPr="00312AA2" w:rsidRDefault="00264B8C" w:rsidP="00264B8C">
      <w:pPr>
        <w:pStyle w:val="ListParagraph"/>
        <w:ind w:left="709" w:firstLine="731"/>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264B8C" w:rsidRPr="005F0E63" w:rsidRDefault="00264B8C" w:rsidP="00264B8C">
      <w:pPr>
        <w:rPr>
          <w:rFonts w:ascii="Times New Roman" w:hAnsi="Times New Roman" w:cs="Times New Roman"/>
          <w:sz w:val="28"/>
          <w:szCs w:val="28"/>
        </w:rPr>
      </w:pPr>
    </w:p>
    <w:p w:rsidR="00264B8C" w:rsidRDefault="00264B8C">
      <w:pPr>
        <w:pStyle w:val="Heading2"/>
        <w:ind w:firstLine="720"/>
        <w:rPr>
          <w:rFonts w:ascii="Times New Roman" w:hAnsi="Times New Roman" w:cs="Times New Roman"/>
          <w:sz w:val="28"/>
          <w:szCs w:val="28"/>
        </w:rPr>
        <w:pPrChange w:id="98" w:author="theirs" w:date="2014-09-10T22:51:00Z">
          <w:pPr>
            <w:ind w:left="720"/>
          </w:pPr>
        </w:pPrChange>
      </w:pPr>
      <w:bookmarkStart w:id="99" w:name="_Toc398323433"/>
      <w:bookmarkStart w:id="100" w:name="_Toc399455833"/>
      <w:r>
        <w:rPr>
          <w:rFonts w:ascii="Times New Roman" w:hAnsi="Times New Roman" w:cs="Times New Roman"/>
          <w:b w:val="0"/>
          <w:noProof/>
          <w:sz w:val="28"/>
          <w:szCs w:val="28"/>
        </w:rPr>
        <w:drawing>
          <wp:anchor distT="0" distB="0" distL="114300" distR="114300" simplePos="0" relativeHeight="251666432" behindDoc="0" locked="0" layoutInCell="1" allowOverlap="1" wp14:anchorId="1096AFC0" wp14:editId="7FE1107F">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17">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Pr="0043082A">
        <w:rPr>
          <w:rFonts w:ascii="Times New Roman" w:hAnsi="Times New Roman" w:cs="Times New Roman"/>
          <w:b w:val="0"/>
          <w:color w:val="auto"/>
          <w:sz w:val="28"/>
          <w:szCs w:val="28"/>
          <w:rPrChange w:id="101" w:author="theirs" w:date="2014-09-10T22:51:00Z">
            <w:rPr>
              <w:rFonts w:ascii="Arial" w:hAnsi="Arial" w:cs="Arial"/>
              <w:bCs/>
              <w:sz w:val="32"/>
              <w:szCs w:val="28"/>
            </w:rPr>
          </w:rPrChange>
        </w:rPr>
        <w:t>3.2</w:t>
      </w:r>
      <w:r w:rsidRPr="0043082A">
        <w:rPr>
          <w:rFonts w:ascii="Times New Roman" w:hAnsi="Times New Roman" w:cs="Times New Roman"/>
          <w:b w:val="0"/>
          <w:color w:val="auto"/>
          <w:sz w:val="28"/>
          <w:szCs w:val="28"/>
          <w:rPrChange w:id="102" w:author="theirs" w:date="2014-09-10T22:51:00Z">
            <w:rPr>
              <w:rFonts w:ascii="Arial" w:hAnsi="Arial" w:cs="Arial"/>
              <w:bCs/>
              <w:sz w:val="32"/>
              <w:szCs w:val="28"/>
            </w:rPr>
          </w:rPrChange>
        </w:rPr>
        <w:tab/>
        <w:t>Mô tả sự phân rã</w:t>
      </w:r>
      <w:bookmarkEnd w:id="99"/>
      <w:bookmarkEnd w:id="100"/>
    </w:p>
    <w:p w:rsidR="00264B8C" w:rsidRDefault="00264B8C" w:rsidP="00264B8C">
      <w:pPr>
        <w:rPr>
          <w:rFonts w:ascii="Times New Roman" w:hAnsi="Times New Roman" w:cs="Times New Roman"/>
          <w:b/>
          <w:sz w:val="28"/>
          <w:szCs w:val="28"/>
        </w:rPr>
      </w:pPr>
      <w:r>
        <w:rPr>
          <w:rFonts w:ascii="Times New Roman" w:hAnsi="Times New Roman" w:cs="Times New Roman"/>
          <w:b/>
          <w:sz w:val="28"/>
          <w:szCs w:val="28"/>
        </w:rPr>
        <w:tab/>
      </w:r>
    </w:p>
    <w:p w:rsidR="00264B8C" w:rsidRPr="007B48C3" w:rsidRDefault="00264B8C" w:rsidP="00264B8C">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264B8C" w:rsidRPr="005F0E63" w:rsidRDefault="00264B8C" w:rsidP="00264B8C">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264B8C" w:rsidRDefault="00264B8C">
      <w:pPr>
        <w:pStyle w:val="Heading2"/>
        <w:ind w:firstLine="720"/>
        <w:rPr>
          <w:rFonts w:ascii="Times New Roman" w:hAnsi="Times New Roman" w:cs="Times New Roman"/>
          <w:sz w:val="28"/>
          <w:szCs w:val="28"/>
        </w:rPr>
        <w:pPrChange w:id="103" w:author="theirs" w:date="2014-09-10T22:51:00Z">
          <w:pPr>
            <w:ind w:left="720"/>
          </w:pPr>
        </w:pPrChange>
      </w:pPr>
      <w:bookmarkStart w:id="104" w:name="_Toc398323434"/>
      <w:bookmarkStart w:id="105" w:name="_Toc399455834"/>
      <w:r w:rsidRPr="0043082A">
        <w:rPr>
          <w:rFonts w:ascii="Times New Roman" w:hAnsi="Times New Roman" w:cs="Times New Roman"/>
          <w:b w:val="0"/>
          <w:color w:val="auto"/>
          <w:sz w:val="28"/>
          <w:szCs w:val="28"/>
          <w:rPrChange w:id="106" w:author="theirs" w:date="2014-09-10T22:51:00Z">
            <w:rPr>
              <w:rFonts w:ascii="Arial" w:hAnsi="Arial" w:cs="Arial"/>
              <w:bCs/>
              <w:sz w:val="32"/>
              <w:szCs w:val="28"/>
            </w:rPr>
          </w:rPrChange>
        </w:rPr>
        <w:t>3.3</w:t>
      </w:r>
      <w:r w:rsidRPr="0043082A">
        <w:rPr>
          <w:rFonts w:ascii="Times New Roman" w:hAnsi="Times New Roman" w:cs="Times New Roman"/>
          <w:b w:val="0"/>
          <w:color w:val="auto"/>
          <w:sz w:val="28"/>
          <w:szCs w:val="28"/>
          <w:rPrChange w:id="107" w:author="theirs" w:date="2014-09-10T22:51:00Z">
            <w:rPr>
              <w:rFonts w:ascii="Arial" w:hAnsi="Arial" w:cs="Arial"/>
              <w:bCs/>
              <w:sz w:val="32"/>
              <w:szCs w:val="28"/>
            </w:rPr>
          </w:rPrChange>
        </w:rPr>
        <w:tab/>
        <w:t>Cơ sở thiết kế</w:t>
      </w:r>
      <w:bookmarkEnd w:id="104"/>
      <w:bookmarkEnd w:id="105"/>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 xml:space="preserve">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w:t>
      </w:r>
      <w:proofErr w:type="gramStart"/>
      <w:r w:rsidRPr="0050129E">
        <w:rPr>
          <w:rFonts w:ascii="Arial" w:hAnsi="Arial" w:cs="Arial"/>
          <w:sz w:val="28"/>
          <w:szCs w:val="28"/>
        </w:rPr>
        <w:t>nó ,</w:t>
      </w:r>
      <w:proofErr w:type="gramEnd"/>
      <w:r w:rsidRPr="0050129E">
        <w:rPr>
          <w:rFonts w:ascii="Arial" w:hAnsi="Arial" w:cs="Arial"/>
          <w:sz w:val="28"/>
          <w:szCs w:val="28"/>
        </w:rPr>
        <w:t xml:space="preserve"> cho phép sửa đổi mã nguồn mà không ảnh hưởng nhiều đến các thành phần khác.</w:t>
      </w:r>
    </w:p>
    <w:p w:rsidR="00264B8C" w:rsidRPr="0050129E" w:rsidRDefault="00264B8C" w:rsidP="00264B8C">
      <w:pPr>
        <w:ind w:left="720" w:firstLine="720"/>
        <w:jc w:val="both"/>
        <w:rPr>
          <w:rFonts w:ascii="Arial" w:hAnsi="Arial" w:cs="Arial"/>
          <w:sz w:val="28"/>
          <w:szCs w:val="28"/>
        </w:rPr>
      </w:pPr>
      <w:r w:rsidRPr="0050129E">
        <w:rPr>
          <w:rFonts w:ascii="Arial" w:hAnsi="Arial" w:cs="Arial"/>
          <w:sz w:val="28"/>
          <w:szCs w:val="28"/>
        </w:rPr>
        <w:t xml:space="preserve">Cho phép làm việc nhóm trở nên dễ dàng hơn vì nhóm nào sẽ làm việc </w:t>
      </w:r>
      <w:proofErr w:type="gramStart"/>
      <w:r w:rsidRPr="0050129E">
        <w:rPr>
          <w:rFonts w:ascii="Arial" w:hAnsi="Arial" w:cs="Arial"/>
          <w:sz w:val="28"/>
          <w:szCs w:val="28"/>
        </w:rPr>
        <w:t>theo</w:t>
      </w:r>
      <w:proofErr w:type="gramEnd"/>
      <w:r w:rsidRPr="0050129E">
        <w:rPr>
          <w:rFonts w:ascii="Arial" w:hAnsi="Arial" w:cs="Arial"/>
          <w:sz w:val="28"/>
          <w:szCs w:val="28"/>
        </w:rPr>
        <w:t xml:space="preserve"> nhóm đó</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 xml:space="preserve">Nhóm “View” sẽ chịu trách nhiệm thực hiện mã nguồn của các view không tham gia vào làm mã nguồn của nhóm </w:t>
      </w:r>
      <w:proofErr w:type="gramStart"/>
      <w:r w:rsidRPr="004A0604">
        <w:rPr>
          <w:rFonts w:ascii="Arial" w:hAnsi="Arial" w:cs="Arial"/>
          <w:sz w:val="28"/>
          <w:szCs w:val="28"/>
        </w:rPr>
        <w:t>kia</w:t>
      </w:r>
      <w:proofErr w:type="gramEnd"/>
      <w:r w:rsidRPr="004A0604">
        <w:rPr>
          <w:rFonts w:ascii="Arial" w:hAnsi="Arial" w:cs="Arial"/>
          <w:sz w:val="28"/>
          <w:szCs w:val="28"/>
        </w:rPr>
        <w:t xml:space="preserve"> khi có lỗi sẽ dễ sửa lỗi.</w:t>
      </w:r>
    </w:p>
    <w:p w:rsidR="00264B8C" w:rsidRPr="004A0604" w:rsidRDefault="00264B8C" w:rsidP="00264B8C">
      <w:pPr>
        <w:ind w:left="720" w:firstLine="720"/>
        <w:jc w:val="both"/>
        <w:rPr>
          <w:rFonts w:ascii="Arial" w:hAnsi="Arial" w:cs="Arial"/>
          <w:sz w:val="28"/>
          <w:szCs w:val="28"/>
        </w:rPr>
      </w:pPr>
      <w:r w:rsidRPr="004A0604">
        <w:rPr>
          <w:rFonts w:ascii="Arial" w:hAnsi="Arial" w:cs="Arial"/>
          <w:sz w:val="28"/>
          <w:szCs w:val="28"/>
        </w:rPr>
        <w:t xml:space="preserve">Hai nhóm còn lại cũng vậy cũng sẽ viết mã nguồn </w:t>
      </w:r>
      <w:proofErr w:type="gramStart"/>
      <w:r w:rsidRPr="004A0604">
        <w:rPr>
          <w:rFonts w:ascii="Arial" w:hAnsi="Arial" w:cs="Arial"/>
          <w:sz w:val="28"/>
          <w:szCs w:val="28"/>
        </w:rPr>
        <w:t>theo</w:t>
      </w:r>
      <w:proofErr w:type="gramEnd"/>
      <w:r w:rsidRPr="004A0604">
        <w:rPr>
          <w:rFonts w:ascii="Arial" w:hAnsi="Arial" w:cs="Arial"/>
          <w:sz w:val="28"/>
          <w:szCs w:val="28"/>
        </w:rPr>
        <w:t xml:space="preserve"> đúng phần của mình.</w:t>
      </w:r>
    </w:p>
    <w:p w:rsidR="00264B8C" w:rsidRPr="00B30106" w:rsidRDefault="00264B8C" w:rsidP="00264B8C"/>
    <w:p w:rsidR="00264B8C" w:rsidRDefault="00264B8C">
      <w:pPr>
        <w:pStyle w:val="ListParagraph"/>
        <w:numPr>
          <w:ilvl w:val="0"/>
          <w:numId w:val="27"/>
        </w:numPr>
        <w:outlineLvl w:val="0"/>
        <w:rPr>
          <w:rFonts w:ascii="Times New Roman" w:hAnsi="Times New Roman" w:cs="Times New Roman"/>
          <w:b/>
          <w:sz w:val="28"/>
          <w:szCs w:val="28"/>
        </w:rPr>
        <w:pPrChange w:id="108" w:author="theirs" w:date="2014-09-10T22:51:00Z">
          <w:pPr>
            <w:pStyle w:val="ListParagraph"/>
            <w:numPr>
              <w:numId w:val="1"/>
            </w:numPr>
            <w:ind w:hanging="360"/>
          </w:pPr>
        </w:pPrChange>
      </w:pPr>
      <w:bookmarkStart w:id="109" w:name="_Toc398323435"/>
      <w:bookmarkStart w:id="110" w:name="_Toc399455835"/>
      <w:r w:rsidRPr="005F0E63">
        <w:rPr>
          <w:rFonts w:ascii="Times New Roman" w:hAnsi="Times New Roman" w:cs="Times New Roman"/>
          <w:b/>
          <w:sz w:val="28"/>
          <w:szCs w:val="28"/>
        </w:rPr>
        <w:t>Thiết kế dữ liệu</w:t>
      </w:r>
      <w:bookmarkEnd w:id="109"/>
      <w:bookmarkEnd w:id="110"/>
    </w:p>
    <w:p w:rsidR="00264B8C" w:rsidRDefault="00264B8C">
      <w:pPr>
        <w:pStyle w:val="ListParagraph"/>
        <w:outlineLvl w:val="1"/>
        <w:rPr>
          <w:rFonts w:ascii="Times New Roman" w:hAnsi="Times New Roman" w:cs="Times New Roman"/>
          <w:b/>
          <w:sz w:val="28"/>
          <w:szCs w:val="28"/>
        </w:rPr>
        <w:pPrChange w:id="111" w:author="theirs" w:date="2014-09-10T22:51:00Z">
          <w:pPr>
            <w:pStyle w:val="ListParagraph"/>
          </w:pPr>
        </w:pPrChange>
      </w:pPr>
      <w:bookmarkStart w:id="112" w:name="_Toc398323436"/>
      <w:bookmarkStart w:id="113"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112"/>
      <w:bookmarkEnd w:id="113"/>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264B8C" w:rsidRPr="0050129E" w:rsidRDefault="00264B8C" w:rsidP="00264B8C">
      <w:pPr>
        <w:numPr>
          <w:ilvl w:val="0"/>
          <w:numId w:val="45"/>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264B8C" w:rsidRDefault="00264B8C" w:rsidP="00264B8C">
      <w:pPr>
        <w:numPr>
          <w:ilvl w:val="0"/>
          <w:numId w:val="46"/>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264B8C" w:rsidRDefault="00264B8C" w:rsidP="00264B8C">
      <w:pPr>
        <w:pStyle w:val="ListParagraph"/>
        <w:numPr>
          <w:ilvl w:val="0"/>
          <w:numId w:val="47"/>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264B8C" w:rsidRPr="008327EA" w:rsidRDefault="00264B8C" w:rsidP="00264B8C">
      <w:pPr>
        <w:pStyle w:val="ListParagraph"/>
        <w:spacing w:line="256" w:lineRule="auto"/>
        <w:ind w:left="2430"/>
        <w:jc w:val="both"/>
        <w:rPr>
          <w:rFonts w:ascii="Arial" w:eastAsia="Calibri" w:hAnsi="Arial" w:cs="Arial"/>
          <w:sz w:val="28"/>
          <w:szCs w:val="28"/>
          <w:lang w:val="fr-FR"/>
        </w:rPr>
      </w:pP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264B8C" w:rsidRPr="008327EA" w:rsidRDefault="00264B8C" w:rsidP="00264B8C">
      <w:pPr>
        <w:numPr>
          <w:ilvl w:val="0"/>
          <w:numId w:val="46"/>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264B8C" w:rsidRPr="008327EA" w:rsidRDefault="00264B8C" w:rsidP="00264B8C">
      <w:pPr>
        <w:pStyle w:val="ListParagraph"/>
        <w:numPr>
          <w:ilvl w:val="0"/>
          <w:numId w:val="47"/>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264B8C" w:rsidRPr="00183647" w:rsidRDefault="00264B8C" w:rsidP="00264B8C">
      <w:pPr>
        <w:pStyle w:val="ListParagraph"/>
        <w:rPr>
          <w:ins w:id="114" w:author="theirs" w:date="2014-09-10T22:51:00Z"/>
          <w:rFonts w:ascii="Times New Roman" w:hAnsi="Times New Roman" w:cs="Times New Roman"/>
          <w:b/>
          <w:sz w:val="28"/>
          <w:szCs w:val="28"/>
          <w:lang w:val="fr-FR"/>
        </w:rPr>
      </w:pPr>
    </w:p>
    <w:p w:rsidR="00264B8C" w:rsidRDefault="00264B8C">
      <w:pPr>
        <w:pStyle w:val="ListParagraph"/>
        <w:outlineLvl w:val="1"/>
        <w:rPr>
          <w:rFonts w:ascii="Times New Roman" w:hAnsi="Times New Roman" w:cs="Times New Roman"/>
          <w:b/>
          <w:sz w:val="28"/>
          <w:szCs w:val="28"/>
        </w:rPr>
        <w:pPrChange w:id="115" w:author="ChiTam" w:date="2014-09-10T22:51:00Z">
          <w:pPr>
            <w:pStyle w:val="ListParagraph"/>
          </w:pPr>
        </w:pPrChange>
      </w:pPr>
      <w:bookmarkStart w:id="116" w:name="_Toc398323437"/>
      <w:bookmarkStart w:id="117"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116"/>
      <w:bookmarkEnd w:id="117"/>
    </w:p>
    <w:p w:rsidR="00264B8C" w:rsidRPr="005F0E63" w:rsidRDefault="00264B8C" w:rsidP="00264B8C">
      <w:pPr>
        <w:pStyle w:val="ListParagraph"/>
        <w:spacing w:after="200" w:line="276" w:lineRule="auto"/>
        <w:rPr>
          <w:rFonts w:ascii="Times New Roman" w:hAnsi="Times New Roman" w:cs="Times New Roman"/>
          <w:sz w:val="28"/>
          <w:szCs w:val="28"/>
        </w:rPr>
      </w:pPr>
    </w:p>
    <w:p w:rsidR="00264B8C" w:rsidRDefault="00264B8C" w:rsidP="00264B8C">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264B8C" w:rsidRDefault="00264B8C" w:rsidP="00264B8C">
      <w:pPr>
        <w:rPr>
          <w:rFonts w:ascii="Times New Roman" w:eastAsia="Calibri" w:hAnsi="Times New Roman" w:cs="Times New Roman"/>
          <w:sz w:val="28"/>
          <w:szCs w:val="28"/>
        </w:rPr>
        <w:sectPr w:rsidR="00264B8C">
          <w:pgSz w:w="12240" w:h="15840"/>
          <w:pgMar w:top="1440" w:right="1440" w:bottom="1440" w:left="1440" w:header="720" w:footer="720" w:gutter="0"/>
          <w:cols w:space="720"/>
          <w:docGrid w:linePitch="360"/>
        </w:sectPr>
      </w:pPr>
    </w:p>
    <w:p w:rsidR="00264B8C" w:rsidRPr="00D35B57" w:rsidRDefault="00264B8C" w:rsidP="00264B8C">
      <w:pPr>
        <w:pStyle w:val="ListParagraph"/>
        <w:numPr>
          <w:ilvl w:val="0"/>
          <w:numId w:val="48"/>
        </w:numPr>
        <w:tabs>
          <w:tab w:val="left" w:pos="1080"/>
        </w:tabs>
        <w:ind w:left="810" w:hanging="90"/>
        <w:rPr>
          <w:rFonts w:ascii="Arial" w:eastAsia="Calibri" w:hAnsi="Arial" w:cs="Arial"/>
          <w:b/>
          <w:sz w:val="28"/>
          <w:szCs w:val="24"/>
        </w:rPr>
      </w:pPr>
      <w:r>
        <w:rPr>
          <w:rFonts w:ascii="Arial" w:eastAsia="Calibri" w:hAnsi="Arial" w:cs="Arial"/>
          <w:b/>
          <w:sz w:val="28"/>
          <w:szCs w:val="24"/>
        </w:rPr>
        <w:lastRenderedPageBreak/>
        <w:t>Từ điển dữ liệu</w:t>
      </w:r>
    </w:p>
    <w:p w:rsidR="00264B8C" w:rsidRPr="0050129E" w:rsidRDefault="00264B8C" w:rsidP="00264B8C">
      <w:pPr>
        <w:ind w:left="1260"/>
        <w:rPr>
          <w:rFonts w:ascii="Arial" w:eastAsia="Calibri" w:hAnsi="Arial" w:cs="Arial"/>
          <w:sz w:val="28"/>
          <w:szCs w:val="24"/>
        </w:rPr>
      </w:pPr>
      <w:r w:rsidRPr="0050129E">
        <w:rPr>
          <w:rFonts w:ascii="Arial" w:eastAsia="Calibri" w:hAnsi="Arial" w:cs="Arial"/>
          <w:sz w:val="28"/>
          <w:szCs w:val="24"/>
        </w:rPr>
        <w:t>Miền giá trị:</w:t>
      </w:r>
    </w:p>
    <w:p w:rsidR="00264B8C" w:rsidRPr="00E30ED0" w:rsidRDefault="00264B8C" w:rsidP="00264B8C">
      <w:pPr>
        <w:numPr>
          <w:ilvl w:val="0"/>
          <w:numId w:val="36"/>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264B8C" w:rsidRPr="0050129E" w:rsidRDefault="00264B8C" w:rsidP="00264B8C">
      <w:pPr>
        <w:numPr>
          <w:ilvl w:val="0"/>
          <w:numId w:val="36"/>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264B8C" w:rsidRPr="00DA259B" w:rsidRDefault="00264B8C" w:rsidP="00264B8C">
      <w:pPr>
        <w:spacing w:after="200" w:line="276" w:lineRule="auto"/>
        <w:contextualSpacing/>
        <w:rPr>
          <w:rFonts w:ascii="Arial" w:eastAsia="Calibri" w:hAnsi="Arial" w:cs="Arial"/>
          <w:sz w:val="24"/>
          <w:szCs w:val="24"/>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TINH_THANH (Tỉnh thành)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tỉnh thành có một mã tỉnh phân biệt và tên của tỉnh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MA_TINH</w:t>
      </w:r>
      <w:r w:rsidRPr="005B2C91">
        <w:rPr>
          <w:rFonts w:ascii="Arial" w:eastAsia="Calibri" w:hAnsi="Arial" w:cs="Arial"/>
          <w:sz w:val="28"/>
          <w:szCs w:val="28"/>
        </w:rPr>
        <w:sym w:font="Wingdings" w:char="F0E0"/>
      </w:r>
      <w:r>
        <w:rPr>
          <w:rFonts w:ascii="Arial" w:hAnsi="Arial" w:cs="Arial"/>
          <w:sz w:val="24"/>
          <w:szCs w:val="24"/>
        </w:rPr>
        <w:t>TEN_TINH</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tỉnh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tỉnh</w:t>
            </w:r>
          </w:p>
        </w:tc>
      </w:tr>
    </w:tbl>
    <w:p w:rsidR="00264B8C" w:rsidRDefault="00264B8C" w:rsidP="00264B8C"/>
    <w:p w:rsidR="00264B8C" w:rsidRPr="0050129E" w:rsidRDefault="00264B8C" w:rsidP="00264B8C">
      <w:pPr>
        <w:numPr>
          <w:ilvl w:val="0"/>
          <w:numId w:val="37"/>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MA_HUYEN</w:t>
      </w:r>
      <w:r w:rsidRPr="005B2C91">
        <w:rPr>
          <w:rFonts w:ascii="Arial" w:eastAsia="Calibri" w:hAnsi="Arial" w:cs="Arial"/>
          <w:sz w:val="28"/>
          <w:szCs w:val="28"/>
        </w:rPr>
        <w:sym w:font="Wingdings" w:char="F0E0"/>
      </w:r>
      <w:r>
        <w:rPr>
          <w:rFonts w:ascii="Arial" w:hAnsi="Arial" w:cs="Arial"/>
          <w:sz w:val="24"/>
          <w:szCs w:val="24"/>
        </w:rPr>
        <w:t>TEN_HUYEN</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huyện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huyện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lastRenderedPageBreak/>
        <w:t>Bảng PHUONG_XA (Phường xã)</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phường-xã có một mã phân biệt và tên của phường-xã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MA_XA</w:t>
      </w:r>
      <w:r w:rsidRPr="005B2C91">
        <w:rPr>
          <w:rFonts w:ascii="Arial" w:eastAsia="Calibri" w:hAnsi="Arial" w:cs="Arial"/>
          <w:sz w:val="28"/>
          <w:szCs w:val="28"/>
        </w:rPr>
        <w:sym w:font="Wingdings" w:char="F0E0"/>
      </w:r>
      <w:r>
        <w:rPr>
          <w:rFonts w:ascii="Arial" w:hAnsi="Arial" w:cs="Arial"/>
          <w:sz w:val="24"/>
          <w:szCs w:val="24"/>
        </w:rPr>
        <w:t>TEN_XA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xã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200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xã</w:t>
            </w:r>
          </w:p>
        </w:tc>
      </w:tr>
    </w:tbl>
    <w:p w:rsidR="00264B8C" w:rsidRDefault="00264B8C" w:rsidP="00264B8C">
      <w:pPr>
        <w:spacing w:after="200" w:line="276" w:lineRule="auto"/>
        <w:ind w:left="720"/>
        <w:contextualSpacing/>
        <w:rPr>
          <w:rFonts w:ascii="Arial" w:eastAsia="Calibri" w:hAnsi="Arial" w:cs="Arial"/>
          <w:b/>
          <w:sz w:val="28"/>
          <w:szCs w:val="28"/>
          <w:lang w:val="fr-FR"/>
        </w:rPr>
      </w:pPr>
    </w:p>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NHA_TRO (Nhà trọ)</w:t>
      </w:r>
    </w:p>
    <w:p w:rsidR="00264B8C" w:rsidRPr="001113FC" w:rsidRDefault="00264B8C" w:rsidP="00264B8C">
      <w:pPr>
        <w:numPr>
          <w:ilvl w:val="0"/>
          <w:numId w:val="32"/>
        </w:numPr>
        <w:spacing w:after="200" w:line="276" w:lineRule="auto"/>
        <w:contextualSpacing/>
        <w:rPr>
          <w:rFonts w:ascii="Arial" w:eastAsia="Calibri" w:hAnsi="Arial" w:cs="Arial"/>
          <w:sz w:val="24"/>
          <w:szCs w:val="24"/>
        </w:rPr>
      </w:pPr>
      <w:r w:rsidRPr="001113FC">
        <w:rPr>
          <w:rFonts w:ascii="Arial" w:eastAsia="Calibri" w:hAnsi="Arial" w:cs="Arial"/>
          <w:sz w:val="28"/>
          <w:szCs w:val="28"/>
        </w:rPr>
        <w:t xml:space="preserve">Mỗi nhà trọ chứa thông tin về một nhà trọ và các thông tin quảng cáo, liên hệ. </w:t>
      </w:r>
    </w:p>
    <w:p w:rsidR="00264B8C" w:rsidRPr="00671D83" w:rsidRDefault="00264B8C" w:rsidP="00264B8C">
      <w:pPr>
        <w:numPr>
          <w:ilvl w:val="0"/>
          <w:numId w:val="32"/>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264B8C" w:rsidRPr="001113FC" w:rsidRDefault="00264B8C" w:rsidP="00264B8C">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264B8C" w:rsidRPr="00671D83" w:rsidRDefault="00264B8C" w:rsidP="00264B8C">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nhà trọ</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274B98" w:rsidRDefault="00264B8C" w:rsidP="00D6133F">
            <w:pPr>
              <w:rPr>
                <w:rFonts w:ascii="Arial" w:hAnsi="Arial" w:cs="Arial"/>
                <w:b/>
                <w:i/>
                <w:sz w:val="24"/>
                <w:szCs w:val="24"/>
                <w:u w:val="single"/>
              </w:rPr>
            </w:pPr>
            <w:r w:rsidRPr="00274B98">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274B98" w:rsidRDefault="00264B8C" w:rsidP="00D6133F">
            <w:pPr>
              <w:rPr>
                <w:rFonts w:ascii="Arial" w:hAnsi="Arial" w:cs="Arial"/>
                <w:b/>
                <w:i/>
                <w:sz w:val="24"/>
                <w:szCs w:val="24"/>
              </w:rPr>
            </w:pPr>
            <w:r w:rsidRPr="00274B98">
              <w:rPr>
                <w:rFonts w:ascii="Arial" w:hAnsi="Arial" w:cs="Arial"/>
                <w:b/>
                <w:i/>
                <w:sz w:val="24"/>
                <w:szCs w:val="24"/>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Mã xã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nhà</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Diện tích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Còn phòng</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Giá cả</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Tên người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điện thoại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Địa chỉ liên hệ</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Tiêu đề</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Giới thiệu</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cập nhật lần cuối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nhà trọ</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16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8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27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Duyệt</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LOAI_TK (Loại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loại tài khoản có một mã (</w:t>
      </w:r>
      <w:r>
        <w:rPr>
          <w:rFonts w:ascii="Arial" w:hAnsi="Arial" w:cs="Arial"/>
          <w:b/>
          <w:sz w:val="24"/>
          <w:szCs w:val="24"/>
          <w:u w:val="single"/>
        </w:rPr>
        <w:t>MA_LTK</w:t>
      </w:r>
      <w:r w:rsidRPr="001113FC">
        <w:rPr>
          <w:rFonts w:ascii="Arial" w:eastAsia="Calibri" w:hAnsi="Arial" w:cs="Arial"/>
          <w:sz w:val="28"/>
          <w:szCs w:val="28"/>
        </w:rPr>
        <w:t>) phân biệt xác định tên loại tài khoản và ghi chú.</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rPr>
        <w:sym w:font="Wingdings" w:char="F0E0"/>
      </w:r>
      <w:r w:rsidRPr="001113FC">
        <w:rPr>
          <w:rFonts w:ascii="Arial" w:hAnsi="Arial" w:cs="Arial"/>
          <w:sz w:val="24"/>
          <w:szCs w:val="24"/>
          <w:lang w:val="fr-FR"/>
        </w:rPr>
        <w:t xml:space="preserve"> TEN_LTK, GHI_CHU_LTK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Ghi chú loại tài khoản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HINH_ANH (Hình ảnh)</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có một mã (</w:t>
      </w:r>
      <w:r>
        <w:rPr>
          <w:rFonts w:ascii="Arial" w:hAnsi="Arial" w:cs="Arial"/>
          <w:b/>
          <w:sz w:val="24"/>
          <w:szCs w:val="24"/>
          <w:u w:val="single"/>
        </w:rPr>
        <w:t>MA_ANH</w:t>
      </w:r>
      <w:r w:rsidRPr="001113FC">
        <w:rPr>
          <w:rFonts w:ascii="Arial" w:eastAsia="Calibri" w:hAnsi="Arial" w:cs="Arial"/>
          <w:sz w:val="28"/>
          <w:szCs w:val="28"/>
        </w:rPr>
        <w:t>) phân biệt xác định các thuộc tính dữ liệu ảnh, kích thước ảnh, loại ảnh và thời gian tạo.</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eastAsia="Calibri" w:hAnsi="Arial" w:cs="Arial"/>
          <w:sz w:val="28"/>
          <w:szCs w:val="28"/>
        </w:rPr>
      </w:pPr>
      <w:r w:rsidRPr="001113FC">
        <w:rPr>
          <w:rFonts w:ascii="Arial" w:eastAsia="Calibri" w:hAnsi="Arial" w:cs="Arial"/>
          <w:sz w:val="28"/>
          <w:szCs w:val="28"/>
        </w:rPr>
        <w:lastRenderedPageBreak/>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Pr>
          <w:rFonts w:ascii="Arial" w:hAnsi="Arial" w:cs="Arial"/>
          <w:sz w:val="24"/>
          <w:szCs w:val="24"/>
        </w:rPr>
        <w:t>DATA, SIZE, TYPE, TIME</w:t>
      </w:r>
    </w:p>
    <w:p w:rsidR="00264B8C" w:rsidRPr="001113FC" w:rsidRDefault="00264B8C" w:rsidP="00264B8C">
      <w:pPr>
        <w:spacing w:after="200" w:line="276" w:lineRule="auto"/>
        <w:contextualSpacing/>
        <w:rPr>
          <w:rFonts w:ascii="Arial" w:eastAsia="Calibri" w:hAnsi="Arial" w:cs="Arial"/>
          <w:sz w:val="24"/>
          <w:szCs w:val="24"/>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Dữ liệu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Kích thước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Loại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35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81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ảnh</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TAI_KHOAN (Tài khoản)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264B8C" w:rsidRDefault="00264B8C" w:rsidP="00264B8C">
      <w:pPr>
        <w:numPr>
          <w:ilvl w:val="0"/>
          <w:numId w:val="32"/>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264B8C" w:rsidRPr="0050129E" w:rsidRDefault="00264B8C" w:rsidP="00264B8C">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Pr="007F0F6A" w:rsidRDefault="00264B8C" w:rsidP="00D6133F">
            <w:pPr>
              <w:rPr>
                <w:rFonts w:ascii="Arial" w:hAnsi="Arial" w:cs="Arial"/>
                <w:b/>
                <w:i/>
                <w:sz w:val="24"/>
                <w:szCs w:val="24"/>
              </w:rPr>
            </w:pPr>
            <w:r w:rsidRPr="007F0F6A">
              <w:rPr>
                <w:rFonts w:ascii="Arial" w:hAnsi="Arial" w:cs="Arial"/>
                <w:b/>
                <w:i/>
                <w:sz w:val="24"/>
                <w:szCs w:val="24"/>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Mã loại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Tên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Mật khẩu</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6</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True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Giới tính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Email</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8</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SDT</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D6133F">
            <w:pPr>
              <w:rPr>
                <w:rFonts w:ascii="Arial" w:hAnsi="Arial" w:cs="Arial"/>
                <w:b/>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điện thoại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9</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C2656E"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Địa chỉ</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10</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Năm sinh</w:t>
            </w:r>
          </w:p>
        </w:tc>
      </w:tr>
      <w:tr w:rsidR="00264B8C" w:rsidRPr="00E361A8" w:rsidTr="00D6133F">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11</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Bool</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khóa</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12</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D2</w:t>
            </w: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45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tạo tài khoản</w:t>
            </w:r>
          </w:p>
        </w:tc>
      </w:tr>
    </w:tbl>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BINH_ LUAN (Bình luận)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có một mã (</w:t>
      </w:r>
      <w:r>
        <w:rPr>
          <w:rFonts w:ascii="Arial" w:hAnsi="Arial" w:cs="Arial"/>
          <w:b/>
          <w:sz w:val="24"/>
          <w:szCs w:val="24"/>
          <w:u w:val="single"/>
        </w:rPr>
        <w:t>MA_BL</w:t>
      </w:r>
      <w:r w:rsidRPr="001113FC">
        <w:rPr>
          <w:rFonts w:ascii="Arial" w:eastAsia="Calibri" w:hAnsi="Arial" w:cs="Arial"/>
          <w:sz w:val="28"/>
          <w:szCs w:val="28"/>
        </w:rPr>
        <w:t xml:space="preserve">) phân biệt xác định các thuộc </w:t>
      </w:r>
      <w:proofErr w:type="gramStart"/>
      <w:r w:rsidRPr="001113FC">
        <w:rPr>
          <w:rFonts w:ascii="Arial" w:eastAsia="Calibri" w:hAnsi="Arial" w:cs="Arial"/>
          <w:sz w:val="28"/>
          <w:szCs w:val="28"/>
        </w:rPr>
        <w:t>tính :</w:t>
      </w:r>
      <w:proofErr w:type="gramEnd"/>
      <w:r w:rsidRPr="001113FC">
        <w:rPr>
          <w:rFonts w:ascii="Arial" w:eastAsia="Calibri" w:hAnsi="Arial" w:cs="Arial"/>
          <w:sz w:val="28"/>
          <w:szCs w:val="28"/>
        </w:rPr>
        <w:t xml:space="preserve"> mã tài khoản, nội dung bình luận, thời gian bình luận và số lần bị tố cáo vi phạm.</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Ngoài ra, tại mỗi thời điểm một tài khoản chỉ có một bình luận duy nhất.</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1113FC" w:rsidRDefault="00264B8C" w:rsidP="00264B8C">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D1</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tài khoản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3</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Text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Nội dung</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4</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Số lần bị tố cáo</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5</w:t>
            </w:r>
          </w:p>
        </w:tc>
        <w:tc>
          <w:tcPr>
            <w:tcW w:w="2054"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rPr>
                <w:rFonts w:ascii="Arial" w:hAnsi="Arial" w:cs="Arial"/>
                <w:sz w:val="24"/>
                <w:szCs w:val="24"/>
              </w:rPr>
            </w:pPr>
            <w:r>
              <w:rPr>
                <w:rFonts w:ascii="Arial" w:hAnsi="Arial" w:cs="Arial"/>
                <w:sz w:val="24"/>
                <w:szCs w:val="24"/>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D2</w:t>
            </w: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2542" w:type="dxa"/>
            <w:tcBorders>
              <w:top w:val="single" w:sz="4" w:space="0" w:color="auto"/>
              <w:left w:val="single" w:sz="4" w:space="0" w:color="auto"/>
              <w:bottom w:val="single" w:sz="4" w:space="0" w:color="auto"/>
              <w:right w:val="single" w:sz="4" w:space="0" w:color="auto"/>
            </w:tcBorders>
            <w:vAlign w:val="center"/>
          </w:tcPr>
          <w:p w:rsidR="00264B8C" w:rsidRDefault="00264B8C" w:rsidP="00D6133F">
            <w:pPr>
              <w:rPr>
                <w:rFonts w:ascii="Arial" w:hAnsi="Arial" w:cs="Arial"/>
                <w:sz w:val="24"/>
                <w:szCs w:val="24"/>
              </w:rPr>
            </w:pPr>
            <w:r>
              <w:rPr>
                <w:rFonts w:ascii="Arial" w:hAnsi="Arial" w:cs="Arial"/>
                <w:sz w:val="24"/>
                <w:szCs w:val="24"/>
              </w:rPr>
              <w:t>Thời gian bình luận</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ANH_NT (Ảnh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ảnh điện thoại bao gồm mã ảnh và mã nhà trọ, tạo nên một mối quan hệ kết nối giữa hình ảnh và nhà trọ, một nhà trọ có nhiều hình ảnh và một hình ảnh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lastRenderedPageBreak/>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MA_ANH</w:t>
      </w:r>
      <w:r w:rsidRPr="005B2C91">
        <w:rPr>
          <w:rFonts w:ascii="Arial" w:eastAsia="Calibri" w:hAnsi="Arial" w:cs="Arial"/>
          <w:sz w:val="28"/>
          <w:szCs w:val="28"/>
        </w:rPr>
        <w:sym w:font="Wingdings" w:char="F0E0"/>
      </w:r>
      <w:r w:rsidRPr="007F0F6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ảnh</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7F0F6A" w:rsidRDefault="00264B8C" w:rsidP="00D6133F">
            <w:pPr>
              <w:rPr>
                <w:rFonts w:ascii="Arial" w:hAnsi="Arial" w:cs="Arial"/>
                <w:b/>
                <w:i/>
                <w:sz w:val="24"/>
                <w:szCs w:val="24"/>
                <w:u w:val="single"/>
              </w:rPr>
            </w:pPr>
            <w:r w:rsidRPr="007F0F6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Tên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BL_NT (Bình luận nhà trọ)</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sidRPr="008E661A">
        <w:rPr>
          <w:rFonts w:ascii="Arial" w:hAnsi="Arial" w:cs="Arial"/>
          <w:b/>
          <w:i/>
          <w:sz w:val="24"/>
          <w:szCs w:val="24"/>
        </w:rPr>
        <w:t>MA_NT</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8E661A" w:rsidRDefault="00264B8C" w:rsidP="00D6133F">
            <w:pPr>
              <w:rPr>
                <w:rFonts w:ascii="Arial" w:hAnsi="Arial" w:cs="Arial"/>
                <w:b/>
                <w:i/>
                <w:sz w:val="24"/>
                <w:szCs w:val="24"/>
                <w:u w:val="single"/>
              </w:rPr>
            </w:pPr>
            <w:r w:rsidRPr="008E661A">
              <w:rPr>
                <w:rFonts w:ascii="Arial" w:hAnsi="Arial" w:cs="Arial"/>
                <w:b/>
                <w:i/>
                <w:sz w:val="24"/>
                <w:szCs w:val="24"/>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nhà trọ</w:t>
            </w:r>
          </w:p>
        </w:tc>
      </w:tr>
    </w:tbl>
    <w:p w:rsidR="00264B8C" w:rsidRDefault="00264B8C" w:rsidP="00264B8C"/>
    <w:p w:rsidR="00264B8C" w:rsidRPr="001113FC" w:rsidRDefault="00264B8C" w:rsidP="00264B8C">
      <w:pPr>
        <w:numPr>
          <w:ilvl w:val="0"/>
          <w:numId w:val="37"/>
        </w:numPr>
        <w:spacing w:after="200" w:line="276" w:lineRule="auto"/>
        <w:contextualSpacing/>
        <w:rPr>
          <w:rFonts w:ascii="Arial" w:eastAsia="Calibri" w:hAnsi="Arial" w:cs="Arial"/>
          <w:b/>
          <w:sz w:val="28"/>
          <w:szCs w:val="28"/>
        </w:rPr>
      </w:pPr>
      <w:r w:rsidRPr="001113FC">
        <w:rPr>
          <w:rFonts w:ascii="Arial" w:eastAsia="Calibri" w:hAnsi="Arial" w:cs="Arial"/>
          <w:b/>
          <w:sz w:val="28"/>
          <w:szCs w:val="28"/>
        </w:rPr>
        <w:t>Bảng BL_CON (Bình luận con)</w:t>
      </w:r>
    </w:p>
    <w:p w:rsidR="00264B8C" w:rsidRPr="001113FC" w:rsidRDefault="00264B8C" w:rsidP="00264B8C">
      <w:pPr>
        <w:numPr>
          <w:ilvl w:val="0"/>
          <w:numId w:val="32"/>
        </w:numPr>
        <w:spacing w:after="200" w:line="276" w:lineRule="auto"/>
        <w:contextualSpacing/>
        <w:rPr>
          <w:rFonts w:ascii="Arial" w:eastAsia="Calibri" w:hAnsi="Arial" w:cs="Arial"/>
          <w:sz w:val="28"/>
          <w:szCs w:val="28"/>
        </w:rPr>
      </w:pPr>
      <w:r w:rsidRPr="001113FC">
        <w:rPr>
          <w:rFonts w:ascii="Arial" w:eastAsia="Calibri" w:hAnsi="Arial" w:cs="Arial"/>
          <w:sz w:val="28"/>
          <w:szCs w:val="28"/>
        </w:rPr>
        <w:lastRenderedPageBreak/>
        <w:t>Mỗi bình luận con bao gồm mã bình luận con (</w:t>
      </w:r>
      <w:r>
        <w:rPr>
          <w:rFonts w:ascii="Arial" w:hAnsi="Arial" w:cs="Arial"/>
          <w:b/>
          <w:sz w:val="24"/>
          <w:szCs w:val="24"/>
          <w:u w:val="single"/>
        </w:rPr>
        <w:t>MA_BL</w:t>
      </w:r>
      <w:r w:rsidRPr="001113FC">
        <w:rPr>
          <w:rFonts w:ascii="Arial" w:eastAsia="Calibri" w:hAnsi="Arial" w:cs="Arial"/>
          <w:sz w:val="28"/>
          <w:szCs w:val="28"/>
        </w:rPr>
        <w:t>) và mã bình luận cha (</w:t>
      </w:r>
      <w:r>
        <w:rPr>
          <w:rFonts w:ascii="Arial" w:hAnsi="Arial" w:cs="Arial"/>
          <w:sz w:val="24"/>
          <w:szCs w:val="24"/>
        </w:rPr>
        <w:t>MA_BL_CHA</w:t>
      </w:r>
      <w:r w:rsidRPr="001113FC">
        <w:rPr>
          <w:rFonts w:ascii="Arial" w:eastAsia="Calibri" w:hAnsi="Arial" w:cs="Arial"/>
          <w:sz w:val="28"/>
          <w:szCs w:val="28"/>
        </w:rPr>
        <w:t>). Tạo nên mối quan hệ kết nối giữa hai bình luận với nhau, mỗi bình luận cha có nhiều bình luận con và mỗi bình luận con cho một bình luận cha nào đó.</w:t>
      </w:r>
    </w:p>
    <w:p w:rsidR="00264B8C" w:rsidRPr="0050129E" w:rsidRDefault="00264B8C" w:rsidP="00264B8C">
      <w:pPr>
        <w:numPr>
          <w:ilvl w:val="0"/>
          <w:numId w:val="32"/>
        </w:numPr>
        <w:spacing w:after="200" w:line="276" w:lineRule="auto"/>
        <w:contextualSpacing/>
        <w:rPr>
          <w:rFonts w:ascii="Arial" w:eastAsia="Calibri" w:hAnsi="Arial" w:cs="Arial"/>
          <w:sz w:val="28"/>
          <w:szCs w:val="28"/>
        </w:rPr>
      </w:pPr>
      <w:r w:rsidRPr="0050129E">
        <w:rPr>
          <w:rFonts w:ascii="Arial" w:eastAsia="Calibri" w:hAnsi="Arial" w:cs="Arial"/>
          <w:sz w:val="28"/>
          <w:szCs w:val="28"/>
        </w:rPr>
        <w:t>Phụ thuộc hàm:</w:t>
      </w:r>
    </w:p>
    <w:p w:rsidR="00264B8C" w:rsidRPr="0050129E" w:rsidRDefault="00264B8C" w:rsidP="00264B8C">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rPr>
        <w:t>MA_BL</w:t>
      </w:r>
      <w:r w:rsidRPr="005B2C91">
        <w:rPr>
          <w:rFonts w:ascii="Arial" w:eastAsia="Calibri" w:hAnsi="Arial" w:cs="Arial"/>
          <w:sz w:val="28"/>
          <w:szCs w:val="28"/>
        </w:rPr>
        <w:sym w:font="Wingdings" w:char="F0E0"/>
      </w:r>
      <w:r>
        <w:rPr>
          <w:rFonts w:ascii="Arial" w:hAnsi="Arial" w:cs="Arial"/>
          <w:sz w:val="24"/>
          <w:szCs w:val="24"/>
        </w:rPr>
        <w:t>MA_BL_CHA</w:t>
      </w:r>
    </w:p>
    <w:p w:rsidR="00264B8C" w:rsidRPr="00E361A8" w:rsidRDefault="00264B8C" w:rsidP="00264B8C">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264B8C" w:rsidRPr="00E361A8" w:rsidTr="00D6133F">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264B8C" w:rsidRPr="00E361A8" w:rsidRDefault="00264B8C" w:rsidP="00D6133F">
            <w:pPr>
              <w:jc w:val="center"/>
              <w:rPr>
                <w:rFonts w:ascii="Arial" w:hAnsi="Arial" w:cs="Arial"/>
                <w:b/>
                <w:sz w:val="24"/>
                <w:szCs w:val="24"/>
              </w:rPr>
            </w:pPr>
            <w:r w:rsidRPr="00E361A8">
              <w:rPr>
                <w:rFonts w:ascii="Arial" w:hAnsi="Arial" w:cs="Arial"/>
                <w:b/>
                <w:sz w:val="24"/>
                <w:szCs w:val="24"/>
              </w:rPr>
              <w:t>Diễn giải</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b/>
                <w:sz w:val="24"/>
                <w:szCs w:val="24"/>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sidRPr="00E361A8">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 con</w:t>
            </w:r>
          </w:p>
        </w:tc>
      </w:tr>
      <w:tr w:rsidR="00264B8C" w:rsidRPr="00E361A8" w:rsidTr="00D6133F">
        <w:tc>
          <w:tcPr>
            <w:tcW w:w="708"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r w:rsidRPr="00E361A8">
              <w:rPr>
                <w:rFonts w:ascii="Arial" w:hAnsi="Arial" w:cs="Arial"/>
                <w:sz w:val="24"/>
                <w:szCs w:val="24"/>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b/>
                <w:sz w:val="24"/>
                <w:szCs w:val="24"/>
                <w:u w:val="single"/>
              </w:rPr>
            </w:pPr>
            <w:r>
              <w:rPr>
                <w:rFonts w:ascii="Arial" w:hAnsi="Arial" w:cs="Arial"/>
                <w:sz w:val="24"/>
                <w:szCs w:val="24"/>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8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72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x</w:t>
            </w:r>
          </w:p>
        </w:tc>
        <w:tc>
          <w:tcPr>
            <w:tcW w:w="99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tcPr>
          <w:p w:rsidR="00264B8C" w:rsidRPr="00E361A8" w:rsidRDefault="00264B8C" w:rsidP="00D6133F">
            <w:pPr>
              <w:jc w:val="center"/>
              <w:rPr>
                <w:rFonts w:ascii="Arial" w:hAnsi="Arial" w:cs="Arial"/>
                <w:sz w:val="24"/>
                <w:szCs w:val="24"/>
              </w:rPr>
            </w:pPr>
            <w:r>
              <w:rPr>
                <w:rFonts w:ascii="Arial" w:hAnsi="Arial" w:cs="Arial"/>
                <w:sz w:val="24"/>
                <w:szCs w:val="24"/>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264B8C" w:rsidRPr="00E361A8" w:rsidRDefault="00264B8C" w:rsidP="00D6133F">
            <w:pPr>
              <w:rPr>
                <w:rFonts w:ascii="Arial" w:hAnsi="Arial" w:cs="Arial"/>
                <w:sz w:val="24"/>
                <w:szCs w:val="24"/>
              </w:rPr>
            </w:pPr>
            <w:r>
              <w:rPr>
                <w:rFonts w:ascii="Arial" w:hAnsi="Arial" w:cs="Arial"/>
                <w:sz w:val="24"/>
                <w:szCs w:val="24"/>
              </w:rPr>
              <w:t>Mã bình luận cha</w:t>
            </w:r>
          </w:p>
        </w:tc>
      </w:tr>
    </w:tbl>
    <w:p w:rsidR="00264B8C" w:rsidRPr="00AB167B" w:rsidRDefault="00264B8C" w:rsidP="00264B8C"/>
    <w:p w:rsidR="00264B8C" w:rsidRDefault="00264B8C" w:rsidP="00264B8C">
      <w:pPr>
        <w:rPr>
          <w:rFonts w:ascii="Times New Roman" w:eastAsia="Calibri" w:hAnsi="Times New Roman" w:cs="Times New Roman"/>
          <w:sz w:val="28"/>
          <w:szCs w:val="28"/>
        </w:rPr>
      </w:pPr>
    </w:p>
    <w:p w:rsidR="00264B8C" w:rsidRDefault="00264B8C" w:rsidP="00264B8C">
      <w:pPr>
        <w:rPr>
          <w:rFonts w:ascii="Times New Roman" w:eastAsia="Calibri" w:hAnsi="Times New Roman" w:cs="Times New Roman"/>
          <w:sz w:val="28"/>
          <w:szCs w:val="28"/>
        </w:rPr>
        <w:sectPr w:rsidR="00264B8C" w:rsidSect="00183647">
          <w:pgSz w:w="15840" w:h="12240" w:orient="landscape"/>
          <w:pgMar w:top="1440" w:right="1440" w:bottom="1440" w:left="1440" w:header="720" w:footer="720" w:gutter="0"/>
          <w:cols w:space="720"/>
          <w:docGrid w:linePitch="360"/>
        </w:sectPr>
      </w:pPr>
    </w:p>
    <w:p w:rsidR="00264B8C" w:rsidRDefault="00264B8C">
      <w:pPr>
        <w:pStyle w:val="ListParagraph"/>
        <w:numPr>
          <w:ilvl w:val="0"/>
          <w:numId w:val="27"/>
        </w:numPr>
        <w:outlineLvl w:val="0"/>
        <w:rPr>
          <w:rFonts w:ascii="Times New Roman" w:hAnsi="Times New Roman" w:cs="Times New Roman"/>
          <w:b/>
          <w:sz w:val="28"/>
          <w:szCs w:val="28"/>
        </w:rPr>
        <w:pPrChange w:id="118" w:author="theirs" w:date="2014-09-10T22:51:00Z">
          <w:pPr>
            <w:pStyle w:val="ListParagraph"/>
            <w:numPr>
              <w:numId w:val="1"/>
            </w:numPr>
            <w:ind w:hanging="360"/>
          </w:pPr>
        </w:pPrChange>
      </w:pPr>
      <w:bookmarkStart w:id="119" w:name="_Toc398323438"/>
      <w:bookmarkStart w:id="120" w:name="_Toc399455838"/>
      <w:r w:rsidRPr="005F0E63">
        <w:rPr>
          <w:rFonts w:ascii="Times New Roman" w:hAnsi="Times New Roman" w:cs="Times New Roman"/>
          <w:b/>
          <w:sz w:val="28"/>
          <w:szCs w:val="28"/>
        </w:rPr>
        <w:lastRenderedPageBreak/>
        <w:t>Thiết kế theo chức năng</w:t>
      </w:r>
      <w:bookmarkEnd w:id="119"/>
      <w:bookmarkEnd w:id="120"/>
    </w:p>
    <w:p w:rsidR="00264B8C" w:rsidRPr="005F0E63" w:rsidRDefault="00264B8C" w:rsidP="00264B8C">
      <w:pPr>
        <w:pStyle w:val="ListParagraph"/>
        <w:outlineLvl w:val="1"/>
        <w:rPr>
          <w:rFonts w:ascii="Times New Roman" w:hAnsi="Times New Roman" w:cs="Times New Roman"/>
          <w:b/>
          <w:sz w:val="28"/>
          <w:szCs w:val="28"/>
        </w:rPr>
      </w:pPr>
      <w:bookmarkStart w:id="121" w:name="_Toc398323439"/>
      <w:bookmarkStart w:id="122"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121"/>
      <w:bookmarkEnd w:id="122"/>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7842C2DE" wp14:editId="343AC871">
            <wp:extent cx="3609524" cy="28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8">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4E287263" wp14:editId="00B929EB">
            <wp:extent cx="3685714" cy="307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9">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5A89C9B4" wp14:editId="730BD41B">
            <wp:extent cx="3619048" cy="309523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20">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27D513AF" wp14:editId="3460EE6D">
            <wp:extent cx="3619048" cy="309523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2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jc w:val="center"/>
        <w:tblLook w:val="04A0" w:firstRow="1" w:lastRow="0" w:firstColumn="1" w:lastColumn="0" w:noHBand="0" w:noVBand="1"/>
      </w:tblPr>
      <w:tblGrid>
        <w:gridCol w:w="714"/>
        <w:gridCol w:w="1554"/>
        <w:gridCol w:w="1255"/>
        <w:gridCol w:w="5827"/>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Chỉ hiển thị thông báo khi người dùng nhập sai (xem sơ đồ xử lý bên dưới).</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Nếu người dùng đã nhập vào tên tài khoản thì ghi nhớ cho đến khi người dùng nhấn reload trang đăng nhập này.</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Người dùng nhấn vào nút này để đăng nhập vào hệ </w:t>
            </w:r>
            <w:proofErr w:type="gramStart"/>
            <w:r w:rsidRPr="005F0E63">
              <w:rPr>
                <w:rFonts w:ascii="Times New Roman" w:hAnsi="Times New Roman" w:cs="Times New Roman"/>
                <w:sz w:val="28"/>
                <w:szCs w:val="28"/>
              </w:rPr>
              <w:t>thống  khi</w:t>
            </w:r>
            <w:proofErr w:type="gramEnd"/>
            <w:r w:rsidRPr="005F0E63">
              <w:rPr>
                <w:rFonts w:ascii="Times New Roman" w:hAnsi="Times New Roman" w:cs="Times New Roman"/>
                <w:sz w:val="28"/>
                <w:szCs w:val="28"/>
              </w:rPr>
              <w:t xml:space="preserve"> đã nhập tên tài khoản và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No check</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7</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D6133F">
        <w:trPr>
          <w:jc w:val="center"/>
        </w:trPr>
        <w:tc>
          <w:tcPr>
            <w:tcW w:w="895" w:type="dxa"/>
            <w:vMerge w:val="restart"/>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rPr>
          <w:jc w:val="center"/>
        </w:trPr>
        <w:tc>
          <w:tcPr>
            <w:tcW w:w="895" w:type="dxa"/>
            <w:vMerge/>
            <w:vAlign w:val="center"/>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rPr>
          <w:jc w:val="center"/>
        </w:trPr>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264B8C" w:rsidRPr="005F0E63" w:rsidRDefault="00264B8C" w:rsidP="00264B8C">
      <w:pPr>
        <w:jc w:val="center"/>
        <w:rPr>
          <w:rFonts w:ascii="Times New Roman" w:hAnsi="Times New Roman" w:cs="Times New Roman"/>
          <w:noProof/>
          <w:sz w:val="28"/>
          <w:szCs w:val="28"/>
        </w:rPr>
      </w:pP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264B8C" w:rsidRPr="005F0E63" w:rsidRDefault="00264B8C" w:rsidP="00264B8C">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264B8C" w:rsidRPr="005F0E63" w:rsidRDefault="00264B8C" w:rsidP="00264B8C">
      <w:pPr>
        <w:jc w:val="cente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05A79AE0" wp14:editId="09ED3D99">
            <wp:extent cx="5943600" cy="530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23" w:name="_Toc398323440"/>
      <w:bookmarkStart w:id="124"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123"/>
      <w:bookmarkEnd w:id="124"/>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264B8C" w:rsidRPr="005F0E63" w:rsidRDefault="00264B8C" w:rsidP="00264B8C">
      <w:pPr>
        <w:jc w:val="center"/>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6D60CF3A" wp14:editId="35FACA33">
            <wp:extent cx="5638800" cy="2895600"/>
            <wp:effectExtent l="0" t="0" r="0" b="0"/>
            <wp:docPr id="19" name="Picture 19"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264B8C" w:rsidRPr="005F0E63" w:rsidTr="00D6133F">
        <w:trPr>
          <w:jc w:val="center"/>
        </w:trPr>
        <w:tc>
          <w:tcPr>
            <w:tcW w:w="841"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p w:rsidR="00264B8C" w:rsidRPr="005F0E63" w:rsidRDefault="00264B8C" w:rsidP="00D6133F">
            <w:pPr>
              <w:pStyle w:val="ListParagraph"/>
              <w:ind w:left="0"/>
              <w:jc w:val="center"/>
              <w:rPr>
                <w:rFonts w:ascii="Times New Roman" w:hAnsi="Times New Roman" w:cs="Times New Roman"/>
                <w:sz w:val="28"/>
                <w:szCs w:val="28"/>
              </w:rPr>
            </w:pPr>
          </w:p>
        </w:tc>
        <w:tc>
          <w:tcPr>
            <w:tcW w:w="1984"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264B8C" w:rsidRPr="005F0E63" w:rsidTr="00D6133F">
        <w:trPr>
          <w:jc w:val="center"/>
        </w:trPr>
        <w:tc>
          <w:tcPr>
            <w:tcW w:w="841" w:type="dxa"/>
            <w:shd w:val="clear" w:color="auto" w:fill="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198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264B8C" w:rsidRPr="005F0E63" w:rsidRDefault="00264B8C" w:rsidP="00D6133F">
            <w:pPr>
              <w:pStyle w:val="ListParagraph"/>
              <w:ind w:left="0"/>
              <w:rPr>
                <w:rFonts w:ascii="Times New Roman" w:hAnsi="Times New Roman" w:cs="Times New Roman"/>
                <w:sz w:val="28"/>
                <w:szCs w:val="28"/>
              </w:rPr>
            </w:pPr>
          </w:p>
        </w:tc>
        <w:tc>
          <w:tcPr>
            <w:tcW w:w="6164" w:type="dxa"/>
            <w:shd w:val="clear" w:color="auto" w:fill="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264B8C" w:rsidRPr="005F0E63" w:rsidRDefault="00264B8C" w:rsidP="00264B8C">
      <w:pPr>
        <w:rPr>
          <w:rFonts w:ascii="Times New Roman" w:hAnsi="Times New Roman" w:cs="Times New Roman"/>
          <w:noProof/>
          <w:sz w:val="28"/>
          <w:szCs w:val="28"/>
        </w:rPr>
      </w:pPr>
    </w:p>
    <w:p w:rsidR="00264B8C" w:rsidRPr="005F0E63" w:rsidRDefault="00264B8C" w:rsidP="00264B8C">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264B8C" w:rsidRPr="005F0E63" w:rsidRDefault="00264B8C" w:rsidP="00264B8C">
      <w:pPr>
        <w:pStyle w:val="ListParagraph"/>
        <w:jc w:val="center"/>
        <w:rPr>
          <w:rFonts w:ascii="Times New Roman" w:hAnsi="Times New Roman" w:cs="Times New Roman"/>
          <w:b/>
          <w:sz w:val="28"/>
          <w:szCs w:val="28"/>
        </w:rPr>
      </w:pPr>
      <w:r w:rsidRPr="005F0E63">
        <w:rPr>
          <w:rFonts w:ascii="Times New Roman" w:hAnsi="Times New Roman" w:cs="Times New Roman"/>
          <w:noProof/>
          <w:sz w:val="28"/>
          <w:szCs w:val="28"/>
        </w:rPr>
        <w:lastRenderedPageBreak/>
        <w:drawing>
          <wp:inline distT="0" distB="0" distL="0" distR="0" wp14:anchorId="712BD02E" wp14:editId="38DE63C1">
            <wp:extent cx="41910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24">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bookmarkStart w:id="125" w:name="_Toc398323441"/>
      <w:bookmarkStart w:id="126" w:name="_Toc399455841"/>
      <w:r w:rsidRPr="005F0E63">
        <w:rPr>
          <w:rFonts w:ascii="Times New Roman" w:hAnsi="Times New Roman" w:cs="Times New Roman"/>
          <w:b/>
          <w:sz w:val="28"/>
          <w:szCs w:val="28"/>
        </w:rPr>
        <w:t>5.3</w:t>
      </w:r>
      <w:r w:rsidRPr="005F0E63">
        <w:rPr>
          <w:rFonts w:ascii="Times New Roman" w:hAnsi="Times New Roman" w:cs="Times New Roman"/>
          <w:b/>
          <w:sz w:val="28"/>
          <w:szCs w:val="28"/>
        </w:rPr>
        <w:tab/>
        <w:t>Chức năng đăng ký</w:t>
      </w:r>
      <w:bookmarkEnd w:id="125"/>
      <w:bookmarkEnd w:id="126"/>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Giao diện:</w:t>
      </w:r>
    </w:p>
    <w:p w:rsidR="00264B8C" w:rsidRPr="001443B8" w:rsidRDefault="00264B8C" w:rsidP="00264B8C">
      <w:pPr>
        <w:rPr>
          <w:rFonts w:ascii="Times New Roman" w:hAnsi="Times New Roman" w:cs="Times New Roman"/>
          <w:sz w:val="28"/>
          <w:szCs w:val="28"/>
        </w:rPr>
      </w:pPr>
      <w:r>
        <w:rPr>
          <w:rFonts w:ascii="Times New Roman" w:hAnsi="Times New Roman" w:cs="Times New Roman"/>
          <w:sz w:val="28"/>
          <w:szCs w:val="28"/>
        </w:rPr>
        <w:tab/>
        <w:t>Nút đăng ký</w:t>
      </w:r>
    </w:p>
    <w:p w:rsidR="00264B8C" w:rsidRPr="001443B8" w:rsidRDefault="00264B8C" w:rsidP="00264B8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6A5C472" wp14:editId="606E2161">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25">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264B8C" w:rsidRDefault="00264B8C" w:rsidP="00264B8C">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036984" wp14:editId="29F3E0A5">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26">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264B8C" w:rsidRDefault="00264B8C" w:rsidP="00264B8C">
      <w:pPr>
        <w:rPr>
          <w:rFonts w:ascii="Times New Roman" w:hAnsi="Times New Roman" w:cs="Times New Roman"/>
          <w:sz w:val="28"/>
          <w:szCs w:val="28"/>
        </w:rPr>
      </w:pPr>
    </w:p>
    <w:p w:rsidR="00264B8C" w:rsidRPr="001443B8"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FDDECE" wp14:editId="2559358B">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27">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264B8C" w:rsidRDefault="00264B8C" w:rsidP="00264B8C">
      <w:pPr>
        <w:rPr>
          <w:rFonts w:ascii="Times New Roman" w:hAnsi="Times New Roman" w:cs="Times New Roman"/>
          <w:noProof/>
          <w:sz w:val="28"/>
          <w:szCs w:val="28"/>
        </w:rPr>
      </w:pPr>
    </w:p>
    <w:tbl>
      <w:tblPr>
        <w:tblStyle w:val="TableGrid"/>
        <w:tblW w:w="0" w:type="auto"/>
        <w:jc w:val="center"/>
        <w:tblLook w:val="04A0" w:firstRow="1" w:lastRow="0" w:firstColumn="1" w:lastColumn="0" w:noHBand="0" w:noVBand="1"/>
      </w:tblPr>
      <w:tblGrid>
        <w:gridCol w:w="715"/>
        <w:gridCol w:w="1546"/>
        <w:gridCol w:w="935"/>
        <w:gridCol w:w="6154"/>
      </w:tblGrid>
      <w:tr w:rsidR="00264B8C" w:rsidRPr="001443B8" w:rsidTr="00D6133F">
        <w:trPr>
          <w:jc w:val="center"/>
        </w:trPr>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D6133F">
        <w:trPr>
          <w:jc w:val="center"/>
        </w:trPr>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 có 2 giá trị cho người dùng lựa chọn là “Thành viên” và “Chủ nhà trọ”.</w:t>
            </w:r>
          </w:p>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lựa chọn loại tài khoản muốn đăng ký</w:t>
            </w:r>
          </w:p>
        </w:tc>
      </w:tr>
      <w:tr w:rsidR="00264B8C" w:rsidRPr="001443B8" w:rsidTr="00D6133F">
        <w:trPr>
          <w:jc w:val="center"/>
        </w:trPr>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Giải thích thêm cho người dùng về thông tin tài khoản, mỗi loại tài khoản có phần giải thích riêng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Tên để người dùng đăng nhập vào hệ thống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Mật khẩu người dùng dùng để đăng nhập vào hệ thống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lại mật khẩu vừa nhập</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họ tên mình vào</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vào</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 của người dùng</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địa chỉ email của mình vào, hệ thống sẽ báo lỗi nếu người dùng nhập sai định dạng email</w:t>
            </w:r>
          </w:p>
        </w:tc>
      </w:tr>
      <w:tr w:rsidR="00264B8C" w:rsidRPr="001443B8" w:rsidTr="00D6133F">
        <w:trPr>
          <w:jc w:val="center"/>
        </w:trPr>
        <w:tc>
          <w:tcPr>
            <w:tcW w:w="0" w:type="auto"/>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Khi người dùng nhập đây đủ các thông tin đăng ký vào thì nhấn nút “Đăng ký” để tiến hành đăng ký mới tài khoản. Nếu đăng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1443B8" w:rsidRDefault="00264B8C" w:rsidP="00D6133F">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3F7EE9"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3F7EE9"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3F7EE9"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1443B8"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A67CB84" wp14:editId="2AF785BC">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27" w:name="_Toc398323442"/>
      <w:bookmarkStart w:id="128"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Chức năng yêu cầu lấy lại mật khẩu</w:t>
      </w:r>
      <w:bookmarkEnd w:id="127"/>
      <w:bookmarkEnd w:id="128"/>
    </w:p>
    <w:p w:rsidR="00264B8C" w:rsidRPr="00FF18DD" w:rsidRDefault="00264B8C" w:rsidP="00264B8C">
      <w:pPr>
        <w:pStyle w:val="ListParagraph"/>
        <w:ind w:firstLine="720"/>
        <w:rPr>
          <w:rFonts w:ascii="Arial" w:hAnsi="Arial" w:cs="Arial"/>
          <w:sz w:val="28"/>
          <w:szCs w:val="28"/>
        </w:rPr>
      </w:pPr>
      <w:bookmarkStart w:id="129" w:name="_Toc398323443"/>
      <w:bookmarkStart w:id="130" w:name="_Toc399455843"/>
      <w:r>
        <w:rPr>
          <w:rFonts w:ascii="Arial" w:hAnsi="Arial" w:cs="Arial"/>
          <w:sz w:val="28"/>
          <w:szCs w:val="28"/>
        </w:rPr>
        <w:t>Mục đích: giúp cho người dùng có thể lấy lại mật khẩu để có thể đăng nhập vào hệ thống</w:t>
      </w:r>
    </w:p>
    <w:p w:rsidR="00264B8C" w:rsidRPr="00FF18DD" w:rsidRDefault="00264B8C" w:rsidP="00264B8C">
      <w:pPr>
        <w:ind w:firstLine="720"/>
        <w:rPr>
          <w:rFonts w:ascii="Arial" w:hAnsi="Arial" w:cs="Arial"/>
          <w:sz w:val="28"/>
          <w:szCs w:val="28"/>
        </w:rPr>
      </w:pPr>
      <w:r w:rsidRPr="00FF18DD">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4D23DA8" wp14:editId="4094575C">
            <wp:extent cx="4371429" cy="2219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9">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Các thành phần trong giao diện:</w:t>
      </w:r>
    </w:p>
    <w:p w:rsidR="00264B8C" w:rsidRDefault="00264B8C" w:rsidP="00264B8C">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264B8C" w:rsidRPr="00B244F3" w:rsidTr="00D6133F">
        <w:tc>
          <w:tcPr>
            <w:tcW w:w="2504"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Tên thành phần</w:t>
            </w:r>
          </w:p>
        </w:tc>
        <w:tc>
          <w:tcPr>
            <w:tcW w:w="15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br/>
            </w:r>
            <w:r w:rsidRPr="00B244F3">
              <w:rPr>
                <w:rFonts w:ascii="Arial" w:hAnsi="Arial" w:cs="Arial"/>
                <w:sz w:val="28"/>
                <w:szCs w:val="28"/>
              </w:rPr>
              <w:t>Ghi chú</w:t>
            </w:r>
          </w:p>
        </w:tc>
      </w:tr>
      <w:tr w:rsidR="00264B8C" w:rsidRPr="00B244F3" w:rsidTr="00D6133F">
        <w:tc>
          <w:tcPr>
            <w:tcW w:w="2504" w:type="dxa"/>
            <w:vAlign w:val="center"/>
          </w:tcPr>
          <w:p w:rsidR="00264B8C" w:rsidRPr="00B244F3" w:rsidRDefault="00264B8C" w:rsidP="00D6133F">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15E82BAE" wp14:editId="06E08217">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30">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br/>
              <w:t>Button</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rPr>
              <w:drawing>
                <wp:inline distT="0" distB="0" distL="0" distR="0" wp14:anchorId="6DEB5198" wp14:editId="77A618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30">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264B8C" w:rsidRPr="00B244F3" w:rsidTr="00D6133F">
        <w:tc>
          <w:tcPr>
            <w:tcW w:w="2504"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drawing>
                <wp:inline distT="0" distB="0" distL="0" distR="0" wp14:anchorId="3A0B74E3" wp14:editId="648FFC4F">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31">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264B8C" w:rsidRDefault="00264B8C" w:rsidP="00D6133F">
            <w:pPr>
              <w:pStyle w:val="ListParagraph"/>
              <w:ind w:left="0"/>
              <w:rPr>
                <w:rFonts w:ascii="Arial" w:hAnsi="Arial" w:cs="Arial"/>
                <w:sz w:val="28"/>
                <w:szCs w:val="28"/>
              </w:rPr>
            </w:pPr>
            <w:r>
              <w:rPr>
                <w:rFonts w:ascii="Arial" w:hAnsi="Arial" w:cs="Arial"/>
                <w:sz w:val="28"/>
                <w:szCs w:val="28"/>
              </w:rPr>
              <w:br/>
              <w:t>Textbox</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Default="00264B8C" w:rsidP="00D6133F">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264B8C" w:rsidRPr="00B244F3" w:rsidTr="00D6133F">
        <w:tc>
          <w:tcPr>
            <w:tcW w:w="2504"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drawing>
                <wp:anchor distT="0" distB="0" distL="114300" distR="114300" simplePos="0" relativeHeight="251677696" behindDoc="0" locked="0" layoutInCell="1" allowOverlap="1" wp14:anchorId="02CF465C" wp14:editId="64CADAD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32">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264B8C" w:rsidRDefault="00264B8C" w:rsidP="00D6133F">
            <w:pPr>
              <w:pStyle w:val="ListParagraph"/>
              <w:ind w:left="0"/>
              <w:rPr>
                <w:rFonts w:ascii="Arial" w:hAnsi="Arial" w:cs="Arial"/>
                <w:sz w:val="28"/>
                <w:szCs w:val="28"/>
              </w:rPr>
            </w:pPr>
            <w:r>
              <w:rPr>
                <w:rFonts w:ascii="Arial" w:hAnsi="Arial" w:cs="Arial"/>
                <w:sz w:val="28"/>
                <w:szCs w:val="28"/>
              </w:rPr>
              <w:br/>
            </w:r>
            <w:r>
              <w:rPr>
                <w:rFonts w:ascii="Arial" w:hAnsi="Arial" w:cs="Arial"/>
                <w:sz w:val="28"/>
                <w:szCs w:val="28"/>
              </w:rPr>
              <w:br/>
              <w:t>Button</w:t>
            </w:r>
          </w:p>
        </w:tc>
        <w:tc>
          <w:tcPr>
            <w:tcW w:w="1530" w:type="dxa"/>
          </w:tcPr>
          <w:p w:rsidR="00264B8C" w:rsidRPr="00B244F3" w:rsidRDefault="00264B8C" w:rsidP="00D6133F">
            <w:pPr>
              <w:pStyle w:val="ListParagraph"/>
              <w:ind w:left="0"/>
              <w:rPr>
                <w:rFonts w:ascii="Arial" w:hAnsi="Arial" w:cs="Arial"/>
                <w:sz w:val="28"/>
                <w:szCs w:val="28"/>
              </w:rPr>
            </w:pPr>
          </w:p>
        </w:tc>
        <w:tc>
          <w:tcPr>
            <w:tcW w:w="4961" w:type="dxa"/>
          </w:tcPr>
          <w:p w:rsidR="00264B8C" w:rsidRDefault="00264B8C" w:rsidP="00D6133F">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Tr="00D6133F">
        <w:trPr>
          <w:jc w:val="center"/>
        </w:trPr>
        <w:tc>
          <w:tcPr>
            <w:tcW w:w="895"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rPr>
          <w:jc w:val="center"/>
        </w:trPr>
        <w:tc>
          <w:tcPr>
            <w:tcW w:w="895" w:type="dxa"/>
            <w:vMerge/>
          </w:tcPr>
          <w:p w:rsidR="00264B8C" w:rsidRDefault="00264B8C" w:rsidP="00D6133F">
            <w:pPr>
              <w:pStyle w:val="ListParagraph"/>
              <w:ind w:left="0"/>
              <w:jc w:val="center"/>
              <w:rPr>
                <w:rFonts w:ascii="Arial" w:hAnsi="Arial" w:cs="Arial"/>
                <w:sz w:val="28"/>
                <w:szCs w:val="28"/>
              </w:rPr>
            </w:pPr>
          </w:p>
        </w:tc>
        <w:tc>
          <w:tcPr>
            <w:tcW w:w="1981" w:type="dxa"/>
            <w:vMerge/>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Truy vấn</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Tải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264B8C" w:rsidRPr="00F60AC9"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53B26E7" wp14:editId="59505BDC">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33">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129"/>
      <w:r w:rsidRPr="005F0E63">
        <w:rPr>
          <w:rFonts w:ascii="Times New Roman" w:hAnsi="Times New Roman" w:cs="Times New Roman"/>
          <w:b/>
          <w:sz w:val="28"/>
          <w:szCs w:val="28"/>
        </w:rPr>
        <w:t>đổi mật khẩu</w:t>
      </w:r>
      <w:bookmarkEnd w:id="130"/>
    </w:p>
    <w:p w:rsidR="00264B8C" w:rsidRPr="005F0E63" w:rsidRDefault="00264B8C" w:rsidP="00264B8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sidRPr="005F0E63">
        <w:rPr>
          <w:rFonts w:ascii="Times New Roman" w:hAnsi="Times New Roman" w:cs="Times New Roman"/>
          <w:sz w:val="28"/>
          <w:szCs w:val="28"/>
        </w:rPr>
        <w:t xml:space="preserve">Giao diện: </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AE0EEFE" wp14:editId="223D91F1">
            <wp:simplePos x="0" y="0"/>
            <wp:positionH relativeFrom="margin">
              <wp:posOffset>638175</wp:posOffset>
            </wp:positionH>
            <wp:positionV relativeFrom="paragraph">
              <wp:posOffset>336550</wp:posOffset>
            </wp:positionV>
            <wp:extent cx="4972050" cy="2212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264B8C"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Các thành phần trong giao diện:</w:t>
      </w:r>
    </w:p>
    <w:p w:rsidR="00264B8C" w:rsidRPr="0075443B" w:rsidRDefault="00264B8C" w:rsidP="00264B8C">
      <w:pPr>
        <w:spacing w:after="0"/>
        <w:ind w:firstLine="72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419"/>
        <w:gridCol w:w="1149"/>
        <w:gridCol w:w="6068"/>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cũ của tài khoản.</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mới mà người dùng muốn thay đổi.</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Nhập lại mật khẩu mới. </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nhấp vào đây để tiến hành thay đổi mật khẩu.</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thông báo lỗi của người dùng khi người dùng nhập sai mật khẩu cũ hoặc “Nhập lại mật khẩu mới” không giống với “Mật khẩu mới”.</w:t>
            </w:r>
          </w:p>
        </w:tc>
      </w:tr>
    </w:tbl>
    <w:p w:rsidR="00264B8C" w:rsidRPr="005F0E63" w:rsidRDefault="00264B8C" w:rsidP="00264B8C">
      <w:pPr>
        <w:spacing w:after="0"/>
        <w:ind w:firstLine="720"/>
        <w:rPr>
          <w:rFonts w:ascii="Times New Roman" w:hAnsi="Times New Roman" w:cs="Times New Roman"/>
          <w:sz w:val="28"/>
          <w:szCs w:val="28"/>
        </w:rPr>
      </w:pPr>
    </w:p>
    <w:p w:rsidR="00264B8C" w:rsidRDefault="00264B8C" w:rsidP="00264B8C">
      <w:pPr>
        <w:ind w:firstLine="720"/>
        <w:rPr>
          <w:rFonts w:ascii="Times New Roman" w:hAnsi="Times New Roman" w:cs="Times New Roman"/>
          <w:noProof/>
          <w:sz w:val="28"/>
          <w:szCs w:val="28"/>
        </w:rPr>
      </w:pPr>
    </w:p>
    <w:p w:rsidR="00264B8C" w:rsidRDefault="00264B8C" w:rsidP="00264B8C">
      <w:pPr>
        <w:ind w:firstLine="720"/>
        <w:rPr>
          <w:rFonts w:ascii="Times New Roman" w:hAnsi="Times New Roman" w:cs="Times New Roman"/>
          <w:noProof/>
          <w:sz w:val="28"/>
          <w:szCs w:val="28"/>
        </w:rPr>
      </w:pPr>
    </w:p>
    <w:p w:rsidR="00264B8C" w:rsidRPr="00E37122" w:rsidRDefault="00264B8C" w:rsidP="00264B8C">
      <w:pPr>
        <w:ind w:firstLine="720"/>
        <w:rPr>
          <w:rFonts w:ascii="Times New Roman" w:hAnsi="Times New Roman" w:cs="Times New Roman"/>
          <w:noProof/>
          <w:sz w:val="28"/>
          <w:szCs w:val="28"/>
        </w:rPr>
      </w:pPr>
      <w:r w:rsidRPr="00D53CD6">
        <w:rPr>
          <w:rFonts w:ascii="Times New Roman" w:hAnsi="Times New Roman" w:cs="Times New Roman"/>
          <w:noProof/>
          <w:sz w:val="28"/>
          <w:szCs w:val="28"/>
        </w:rPr>
        <w:lastRenderedPageBreak/>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99477F"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264B8C" w:rsidRPr="0099477F" w:rsidRDefault="00264B8C" w:rsidP="00264B8C">
      <w:pPr>
        <w:pStyle w:val="ListParagraph"/>
        <w:spacing w:after="0"/>
        <w:ind w:left="1080"/>
        <w:rPr>
          <w:rFonts w:ascii="Times New Roman" w:hAnsi="Times New Roman" w:cs="Times New Roman"/>
          <w:sz w:val="28"/>
          <w:szCs w:val="28"/>
        </w:rPr>
      </w:pPr>
    </w:p>
    <w:p w:rsidR="00264B8C" w:rsidRPr="003D59EC" w:rsidRDefault="00264B8C" w:rsidP="00264B8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8480" behindDoc="0" locked="0" layoutInCell="1" allowOverlap="1" wp14:anchorId="2F149435" wp14:editId="43867DEF">
            <wp:simplePos x="0" y="0"/>
            <wp:positionH relativeFrom="column">
              <wp:posOffset>-161290</wp:posOffset>
            </wp:positionH>
            <wp:positionV relativeFrom="paragraph">
              <wp:posOffset>342265</wp:posOffset>
            </wp:positionV>
            <wp:extent cx="5943600" cy="5910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Pr="005F0E63">
        <w:rPr>
          <w:rFonts w:ascii="Times New Roman" w:hAnsi="Times New Roman" w:cs="Times New Roman"/>
          <w:sz w:val="28"/>
          <w:szCs w:val="28"/>
        </w:rPr>
        <w:br w:type="page"/>
      </w:r>
    </w:p>
    <w:p w:rsidR="00264B8C" w:rsidRPr="005F0E63" w:rsidRDefault="00264B8C" w:rsidP="00264B8C">
      <w:pPr>
        <w:spacing w:after="0"/>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31" w:name="_Toc398323444"/>
      <w:bookmarkStart w:id="132"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131"/>
      <w:r w:rsidRPr="005F0E63">
        <w:rPr>
          <w:rFonts w:ascii="Times New Roman" w:hAnsi="Times New Roman" w:cs="Times New Roman"/>
          <w:b/>
          <w:sz w:val="28"/>
          <w:szCs w:val="28"/>
        </w:rPr>
        <w:t>xem thông tin nhà trọ</w:t>
      </w:r>
      <w:bookmarkEnd w:id="132"/>
    </w:p>
    <w:p w:rsidR="00264B8C" w:rsidRPr="005F0E63" w:rsidRDefault="00264B8C" w:rsidP="00264B8C">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Mục đích: giúp cho người dùng có thể xem thông tin nhà trọ được đăng trên hệ thống.</w:t>
      </w:r>
    </w:p>
    <w:p w:rsidR="00264B8C" w:rsidRPr="005F0E63" w:rsidRDefault="00264B8C" w:rsidP="00264B8C">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69504" behindDoc="0" locked="0" layoutInCell="1" allowOverlap="1" wp14:anchorId="199A1B02" wp14:editId="480AE5C1">
            <wp:simplePos x="0" y="0"/>
            <wp:positionH relativeFrom="column">
              <wp:posOffset>189799</wp:posOffset>
            </wp:positionH>
            <wp:positionV relativeFrom="paragraph">
              <wp:posOffset>267607</wp:posOffset>
            </wp:positionV>
            <wp:extent cx="5943600" cy="462724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714"/>
        <w:gridCol w:w="1811"/>
        <w:gridCol w:w="1413"/>
        <w:gridCol w:w="5412"/>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khu vực hiển thị danh sách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Tiêu đề thông tin nhà trọ.</w:t>
            </w:r>
          </w:p>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chuyển sang trang thông tin chi tiết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Ngày đăng tin</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Imagebutton</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đại diện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sơ lược về nhà trọ.</w:t>
            </w:r>
          </w:p>
        </w:tc>
      </w:tr>
    </w:tbl>
    <w:p w:rsidR="00264B8C" w:rsidRPr="005F0E63" w:rsidRDefault="00264B8C" w:rsidP="00264B8C">
      <w:pPr>
        <w:spacing w:after="0"/>
        <w:rPr>
          <w:rFonts w:ascii="Times New Roman" w:hAnsi="Times New Roman" w:cs="Times New Roman"/>
          <w:sz w:val="28"/>
          <w:szCs w:val="28"/>
        </w:rPr>
      </w:pPr>
    </w:p>
    <w:p w:rsidR="00264B8C" w:rsidRPr="005F0E63" w:rsidRDefault="00264B8C" w:rsidP="00264B8C">
      <w:pPr>
        <w:spacing w:after="0"/>
        <w:rPr>
          <w:rFonts w:ascii="Times New Roman" w:hAnsi="Times New Roman" w:cs="Times New Roman"/>
          <w:sz w:val="28"/>
          <w:szCs w:val="28"/>
        </w:rPr>
      </w:pPr>
      <w:r w:rsidRPr="005F0E63">
        <w:rPr>
          <w:rFonts w:ascii="Times New Roman" w:hAnsi="Times New Roman" w:cs="Times New Roman"/>
          <w:noProof/>
          <w:sz w:val="28"/>
          <w:szCs w:val="28"/>
        </w:rPr>
        <w:drawing>
          <wp:anchor distT="0" distB="0" distL="114300" distR="114300" simplePos="0" relativeHeight="251671552" behindDoc="1" locked="0" layoutInCell="1" allowOverlap="1" wp14:anchorId="651D08A2" wp14:editId="25E121CB">
            <wp:simplePos x="0" y="0"/>
            <wp:positionH relativeFrom="margin">
              <wp:align>center</wp:align>
            </wp:positionH>
            <wp:positionV relativeFrom="paragraph">
              <wp:posOffset>249687</wp:posOffset>
            </wp:positionV>
            <wp:extent cx="5057775" cy="58674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37">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Pr>
          <w:rFonts w:ascii="Times New Roman" w:hAnsi="Times New Roman" w:cs="Times New Roman"/>
          <w:sz w:val="28"/>
          <w:szCs w:val="28"/>
        </w:rPr>
        <w:tab/>
      </w:r>
      <w:r w:rsidRPr="005F0E63">
        <w:rPr>
          <w:rFonts w:ascii="Times New Roman" w:hAnsi="Times New Roman" w:cs="Times New Roman"/>
          <w:sz w:val="28"/>
          <w:szCs w:val="28"/>
        </w:rPr>
        <w:t>Giao diện thông tin chi tiết nhà trọ</w:t>
      </w:r>
    </w:p>
    <w:p w:rsidR="00264B8C" w:rsidRPr="005F0E63" w:rsidRDefault="00264B8C" w:rsidP="00264B8C">
      <w:pPr>
        <w:spacing w:after="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714"/>
        <w:gridCol w:w="1819"/>
        <w:gridCol w:w="1713"/>
        <w:gridCol w:w="5104"/>
      </w:tblGrid>
      <w:tr w:rsidR="00264B8C" w:rsidRPr="005F0E63" w:rsidTr="00D6133F">
        <w:trPr>
          <w:jc w:val="center"/>
        </w:trPr>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Lựa chọn tìm kiếm nhà trọ theo khu vực</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2</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tiêu đề về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3</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người đăng tin và thời gian đăng tin</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4</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về giá, diện tích và số điện thoại của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5</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Thông tin tổng quan về nhà trọ và tình trạng của nhà trọ</w:t>
            </w:r>
          </w:p>
        </w:tc>
      </w:tr>
      <w:tr w:rsidR="00264B8C" w:rsidRPr="005F0E63" w:rsidTr="00D6133F">
        <w:trPr>
          <w:jc w:val="center"/>
        </w:trPr>
        <w:tc>
          <w:tcPr>
            <w:tcW w:w="0" w:type="auto"/>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6</w:t>
            </w: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Image</w:t>
            </w:r>
          </w:p>
        </w:tc>
        <w:tc>
          <w:tcPr>
            <w:tcW w:w="0" w:type="auto"/>
          </w:tcPr>
          <w:p w:rsidR="00264B8C" w:rsidRPr="005F0E63" w:rsidRDefault="00264B8C" w:rsidP="00D6133F">
            <w:pPr>
              <w:pStyle w:val="ListParagraph"/>
              <w:ind w:left="0"/>
              <w:rPr>
                <w:rFonts w:ascii="Times New Roman" w:hAnsi="Times New Roman" w:cs="Times New Roman"/>
                <w:sz w:val="28"/>
                <w:szCs w:val="28"/>
              </w:rPr>
            </w:pPr>
          </w:p>
        </w:tc>
        <w:tc>
          <w:tcPr>
            <w:tcW w:w="0" w:type="auto"/>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Hình ảnh về nhà trọ</w:t>
            </w:r>
          </w:p>
        </w:tc>
      </w:tr>
    </w:tbl>
    <w:p w:rsidR="00264B8C" w:rsidRPr="005F0E63" w:rsidRDefault="00264B8C" w:rsidP="00264B8C">
      <w:pPr>
        <w:spacing w:after="0"/>
        <w:rPr>
          <w:rFonts w:ascii="Times New Roman" w:hAnsi="Times New Roman" w:cs="Times New Roman"/>
          <w:sz w:val="28"/>
          <w:szCs w:val="28"/>
        </w:rPr>
      </w:pPr>
    </w:p>
    <w:p w:rsidR="00264B8C" w:rsidRPr="00BB7E6A" w:rsidRDefault="00264B8C" w:rsidP="00264B8C">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BB7E6A">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264B8C" w:rsidRPr="005F0E63" w:rsidRDefault="00264B8C" w:rsidP="00264B8C">
      <w:pPr>
        <w:pStyle w:val="ListParagraph"/>
        <w:rPr>
          <w:ins w:id="133" w:author="mine" w:date="2014-09-10T22:51:00Z"/>
          <w:rFonts w:ascii="Times New Roman" w:hAnsi="Times New Roman" w:cs="Times New Roman"/>
          <w:b/>
          <w:sz w:val="28"/>
          <w:szCs w:val="28"/>
        </w:rPr>
      </w:pPr>
      <w:r w:rsidRPr="005F0E63">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48DA34A6" wp14:editId="76229E37">
            <wp:simplePos x="0" y="0"/>
            <wp:positionH relativeFrom="column">
              <wp:posOffset>1440180</wp:posOffset>
            </wp:positionH>
            <wp:positionV relativeFrom="paragraph">
              <wp:posOffset>149225</wp:posOffset>
            </wp:positionV>
            <wp:extent cx="3495675" cy="488632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8">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64B8C" w:rsidRPr="007B48C3" w:rsidRDefault="00264B8C" w:rsidP="00264B8C">
      <w:pPr>
        <w:pStyle w:val="ListParagraph"/>
        <w:outlineLvl w:val="1"/>
        <w:rPr>
          <w:rFonts w:ascii="Times New Roman" w:hAnsi="Times New Roman" w:cs="Times New Roman"/>
          <w:b/>
          <w:sz w:val="28"/>
          <w:szCs w:val="28"/>
        </w:rPr>
      </w:pPr>
      <w:bookmarkStart w:id="134" w:name="_Toc398323445"/>
      <w:bookmarkStart w:id="135"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134"/>
      <w:r w:rsidRPr="005F0E63">
        <w:rPr>
          <w:rFonts w:ascii="Times New Roman" w:hAnsi="Times New Roman" w:cs="Times New Roman"/>
          <w:b/>
          <w:sz w:val="28"/>
          <w:szCs w:val="28"/>
        </w:rPr>
        <w:t>nhà trọ</w:t>
      </w:r>
      <w:bookmarkEnd w:id="135"/>
    </w:p>
    <w:p w:rsidR="00264B8C" w:rsidRPr="001443B8" w:rsidRDefault="00264B8C" w:rsidP="00264B8C">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 xml:space="preserve">i dùngtìm kiếm thong tin nhà trọ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các tiêu chí: Tỉnh/ thành phố, quận/ huyện, phường/ xã, mức giá, diện tích.</w:t>
      </w:r>
    </w:p>
    <w:p w:rsidR="00264B8C" w:rsidRDefault="00264B8C" w:rsidP="00264B8C">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264B8C" w:rsidRPr="001443B8"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1CA2FC" wp14:editId="4AA572E4">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Default="00264B8C" w:rsidP="00264B8C">
      <w:pPr>
        <w:ind w:left="720" w:firstLine="720"/>
        <w:rPr>
          <w:rFonts w:ascii="Times New Roman" w:hAnsi="Times New Roman" w:cs="Times New Roman"/>
          <w:noProof/>
          <w:sz w:val="28"/>
          <w:szCs w:val="28"/>
        </w:rPr>
      </w:pPr>
    </w:p>
    <w:p w:rsidR="00264B8C" w:rsidRPr="001443B8" w:rsidRDefault="00264B8C" w:rsidP="00264B8C">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264B8C"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8356A65" wp14:editId="443F8F2A">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36"/>
        <w:gridCol w:w="1500"/>
        <w:gridCol w:w="5500"/>
      </w:tblGrid>
      <w:tr w:rsidR="00264B8C" w:rsidRPr="001443B8" w:rsidTr="00D6133F">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 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chọn các thông tin trong Combo Box này.</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2</w:t>
            </w:r>
          </w:p>
        </w:tc>
        <w:tc>
          <w:tcPr>
            <w:tcW w:w="0" w:type="auto"/>
          </w:tcPr>
          <w:p w:rsidR="00264B8C" w:rsidRPr="001443B8" w:rsidRDefault="00264B8C" w:rsidP="00D6133F">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1443B8"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nhập các từ khóa tìm kiếm vào.</w:t>
            </w:r>
          </w:p>
        </w:tc>
      </w:tr>
      <w:tr w:rsidR="00264B8C" w:rsidRPr="001443B8" w:rsidTr="00D6133F">
        <w:tc>
          <w:tcPr>
            <w:tcW w:w="0" w:type="auto"/>
          </w:tcPr>
          <w:p w:rsidR="00264B8C" w:rsidRPr="001443B8"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Pr>
          <w:p w:rsidR="00264B8C" w:rsidRPr="00D82E89"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0" w:type="auto"/>
          </w:tcPr>
          <w:p w:rsidR="00264B8C" w:rsidRPr="001443B8" w:rsidRDefault="00264B8C" w:rsidP="00D6133F">
            <w:pPr>
              <w:pStyle w:val="ListParagraph"/>
              <w:ind w:left="0"/>
              <w:rPr>
                <w:rFonts w:ascii="Times New Roman" w:hAnsi="Times New Roman" w:cs="Times New Roman"/>
                <w:sz w:val="28"/>
                <w:szCs w:val="28"/>
              </w:rPr>
            </w:pPr>
          </w:p>
        </w:tc>
        <w:tc>
          <w:tcPr>
            <w:tcW w:w="0" w:type="auto"/>
          </w:tcPr>
          <w:p w:rsidR="00264B8C" w:rsidRPr="00284F66"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Người dùng nhấn vào đây sẽ bắt đầu tìm kiếm (xem sơ đồ xử lý bên dưới).</w:t>
            </w:r>
          </w:p>
        </w:tc>
      </w:tr>
    </w:tbl>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tcPr>
          <w:p w:rsidR="00264B8C" w:rsidRPr="001443B8" w:rsidRDefault="00264B8C" w:rsidP="00D6133F">
            <w:pPr>
              <w:pStyle w:val="ListParagraph"/>
              <w:ind w:left="0"/>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noProof/>
          <w:sz w:val="28"/>
          <w:szCs w:val="28"/>
        </w:rPr>
      </w:pPr>
    </w:p>
    <w:p w:rsidR="00264B8C" w:rsidRPr="001443B8" w:rsidRDefault="00264B8C" w:rsidP="00264B8C">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264B8C" w:rsidRPr="001443B8" w:rsidRDefault="00264B8C" w:rsidP="00264B8C">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5641C5E" wp14:editId="7CA1216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264B8C" w:rsidRPr="001443B8" w:rsidRDefault="00264B8C" w:rsidP="00264B8C">
      <w:pPr>
        <w:rPr>
          <w:rFonts w:ascii="Times New Roman" w:hAnsi="Times New Roman" w:cs="Times New Roman"/>
          <w:noProof/>
          <w:sz w:val="28"/>
          <w:szCs w:val="28"/>
        </w:rPr>
      </w:pPr>
    </w:p>
    <w:p w:rsidR="00264B8C" w:rsidRDefault="00264B8C" w:rsidP="00264B8C"/>
    <w:p w:rsidR="00264B8C" w:rsidRDefault="00264B8C" w:rsidP="00264B8C"/>
    <w:p w:rsidR="00264B8C" w:rsidRPr="00747315" w:rsidRDefault="00264B8C" w:rsidP="00264B8C">
      <w:pPr>
        <w:pStyle w:val="ListParagraph"/>
        <w:outlineLvl w:val="1"/>
        <w:rPr>
          <w:ins w:id="136" w:author="mine" w:date="2014-09-10T22:51:00Z"/>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37" w:name="_Toc398323446"/>
      <w:bookmarkStart w:id="138"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137"/>
      <w:r w:rsidRPr="005F0E63">
        <w:rPr>
          <w:rFonts w:ascii="Times New Roman" w:hAnsi="Times New Roman" w:cs="Times New Roman"/>
          <w:b/>
          <w:sz w:val="28"/>
          <w:szCs w:val="28"/>
        </w:rPr>
        <w:t xml:space="preserve"> cập nhật </w:t>
      </w:r>
      <w:r>
        <w:rPr>
          <w:rFonts w:ascii="Times New Roman" w:hAnsi="Times New Roman" w:cs="Times New Roman"/>
          <w:b/>
          <w:sz w:val="28"/>
          <w:szCs w:val="28"/>
        </w:rPr>
        <w:t>tin đăng:</w:t>
      </w:r>
      <w:bookmarkEnd w:id="138"/>
    </w:p>
    <w:p w:rsidR="00264B8C" w:rsidRPr="00397DC0" w:rsidRDefault="00264B8C" w:rsidP="00264B8C">
      <w:pPr>
        <w:ind w:left="720" w:firstLine="720"/>
        <w:rPr>
          <w:rFonts w:ascii="Times New Roman" w:hAnsi="Times New Roman" w:cs="Times New Roman"/>
          <w:sz w:val="28"/>
          <w:szCs w:val="28"/>
        </w:rPr>
      </w:pPr>
      <w:r w:rsidRPr="00BA463A">
        <w:rPr>
          <w:rFonts w:ascii="Times New Roman" w:hAnsi="Times New Roman" w:cs="Times New Roman"/>
          <w:sz w:val="28"/>
          <w:szCs w:val="28"/>
        </w:rPr>
        <w:t xml:space="preserve">Mục đích: Giúp cho người dùng có thể </w:t>
      </w:r>
      <w:r>
        <w:rPr>
          <w:rFonts w:ascii="Times New Roman" w:hAnsi="Times New Roman" w:cs="Times New Roman"/>
          <w:sz w:val="28"/>
          <w:szCs w:val="28"/>
        </w:rPr>
        <w:t>cập nhật tin đăng</w:t>
      </w:r>
    </w:p>
    <w:p w:rsidR="00264B8C" w:rsidRDefault="00264B8C" w:rsidP="00264B8C">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063EDF"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Pr="00DE4FCC" w:rsidRDefault="00264B8C" w:rsidP="00264B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A8145" wp14:editId="788E17CB">
            <wp:extent cx="5943600" cy="1324361"/>
            <wp:effectExtent l="0" t="0" r="0" b="9525"/>
            <wp:docPr id="38" name="Picture 38"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Look w:val="04A0" w:firstRow="1" w:lastRow="0" w:firstColumn="1" w:lastColumn="0" w:noHBand="0" w:noVBand="1"/>
      </w:tblPr>
      <w:tblGrid>
        <w:gridCol w:w="901"/>
        <w:gridCol w:w="1431"/>
        <w:gridCol w:w="1182"/>
        <w:gridCol w:w="5685"/>
      </w:tblGrid>
      <w:tr w:rsidR="00264B8C" w:rsidRPr="00B244F3" w:rsidTr="00D6133F">
        <w:trPr>
          <w:jc w:val="center"/>
        </w:trPr>
        <w:tc>
          <w:tcPr>
            <w:tcW w:w="901" w:type="dxa"/>
            <w:shd w:val="clear" w:color="auto" w:fill="9CC2E5" w:themeFill="accent1" w:themeFillTint="99"/>
          </w:tcPr>
          <w:p w:rsidR="00264B8C" w:rsidRPr="00786A4F" w:rsidRDefault="00264B8C" w:rsidP="00D6133F">
            <w:pPr>
              <w:pStyle w:val="ListParagraph"/>
              <w:ind w:left="0"/>
              <w:jc w:val="center"/>
              <w:rPr>
                <w:rFonts w:ascii="Arial" w:hAnsi="Arial" w:cs="Arial"/>
                <w:sz w:val="28"/>
                <w:szCs w:val="28"/>
              </w:rPr>
            </w:pPr>
            <w:r>
              <w:rPr>
                <w:rFonts w:ascii="Arial" w:hAnsi="Arial" w:cs="Arial"/>
                <w:sz w:val="28"/>
                <w:szCs w:val="28"/>
              </w:rPr>
              <w:lastRenderedPageBreak/>
              <w:t>STT</w:t>
            </w:r>
          </w:p>
        </w:tc>
        <w:tc>
          <w:tcPr>
            <w:tcW w:w="143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5685"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br/>
              <w:t>Button</w:t>
            </w:r>
          </w:p>
        </w:tc>
        <w:tc>
          <w:tcPr>
            <w:tcW w:w="1182" w:type="dxa"/>
          </w:tcPr>
          <w:p w:rsidR="00264B8C" w:rsidRPr="00B244F3" w:rsidRDefault="00264B8C" w:rsidP="00D6133F">
            <w:pPr>
              <w:pStyle w:val="ListParagraph"/>
              <w:ind w:left="0"/>
              <w:rPr>
                <w:rFonts w:ascii="Arial" w:hAnsi="Arial" w:cs="Arial"/>
                <w:sz w:val="28"/>
                <w:szCs w:val="28"/>
              </w:rPr>
            </w:pPr>
          </w:p>
        </w:tc>
        <w:tc>
          <w:tcPr>
            <w:tcW w:w="5685" w:type="dxa"/>
          </w:tcPr>
          <w:p w:rsidR="00264B8C" w:rsidRPr="00847C7A"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rPr>
              <w:t>Hệ thống chuyển sang trang cập nhật.</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tin đăng:</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33BDE1" wp14:editId="220859C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264B8C" w:rsidRDefault="00264B8C" w:rsidP="00264B8C">
      <w:pPr>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jc w:val="center"/>
        <w:tblLook w:val="04A0" w:firstRow="1" w:lastRow="0" w:firstColumn="1" w:lastColumn="0" w:noHBand="0" w:noVBand="1"/>
      </w:tblPr>
      <w:tblGrid>
        <w:gridCol w:w="3609"/>
        <w:gridCol w:w="1727"/>
        <w:gridCol w:w="1156"/>
        <w:gridCol w:w="3408"/>
      </w:tblGrid>
      <w:tr w:rsidR="00264B8C" w:rsidRPr="00B244F3" w:rsidTr="00D6133F">
        <w:trPr>
          <w:jc w:val="center"/>
        </w:trPr>
        <w:tc>
          <w:tcPr>
            <w:tcW w:w="3776"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1431"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2</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Ngày người dùng lần đầu tiên tham gia vào hệ thống.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3</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4</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Hyperlink</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w:t>
            </w:r>
            <w:proofErr w:type="gramStart"/>
            <w:r w:rsidRPr="00582640">
              <w:rPr>
                <w:rFonts w:ascii="Arial" w:hAnsi="Arial" w:cs="Arial"/>
                <w:sz w:val="28"/>
                <w:szCs w:val="28"/>
              </w:rPr>
              <w:t>“ Cập</w:t>
            </w:r>
            <w:proofErr w:type="gramEnd"/>
            <w:r w:rsidRPr="00582640">
              <w:rPr>
                <w:rFonts w:ascii="Arial" w:hAnsi="Arial" w:cs="Arial"/>
                <w:sz w:val="28"/>
                <w:szCs w:val="28"/>
              </w:rPr>
              <w:t xml:space="preserve">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5</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6</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Textarea</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D07E32" w:rsidRDefault="00264B8C" w:rsidP="00D6133F">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w:t>
            </w:r>
            <w:r>
              <w:rPr>
                <w:rFonts w:ascii="Arial" w:hAnsi="Arial" w:cs="Arial"/>
                <w:sz w:val="28"/>
                <w:szCs w:val="28"/>
              </w:rPr>
              <w:t>i đây.</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7</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8</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Radiobutton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chọn giá là vnd hay là giá thỏa thuận </w:t>
            </w:r>
            <w:r w:rsidRPr="00582640">
              <w:rPr>
                <w:rFonts w:ascii="Arial" w:hAnsi="Arial" w:cs="Arial"/>
                <w:sz w:val="28"/>
                <w:szCs w:val="28"/>
              </w:rPr>
              <w:lastRenderedPageBreak/>
              <w:t>bằng cách nhấp vào vnd hay thỏa thuận.</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lastRenderedPageBreak/>
              <w:t>9</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10</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Checkbox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Trạng thái hết phòng đã được đăng trước đó, nếu còn phòng trọ thì người dùng nhấp vào còn phòng</w:t>
            </w:r>
            <w:proofErr w:type="gramStart"/>
            <w:r w:rsidRPr="00582640">
              <w:rPr>
                <w:rFonts w:ascii="Arial" w:hAnsi="Arial" w:cs="Arial"/>
                <w:sz w:val="28"/>
                <w:szCs w:val="28"/>
              </w:rPr>
              <w:t>,  ngược</w:t>
            </w:r>
            <w:proofErr w:type="gramEnd"/>
            <w:r w:rsidRPr="00582640">
              <w:rPr>
                <w:rFonts w:ascii="Arial" w:hAnsi="Arial" w:cs="Arial"/>
                <w:sz w:val="28"/>
                <w:szCs w:val="28"/>
              </w:rPr>
              <w:t xml:space="preserve"> lại không làm gì cả.</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11</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12</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13</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14</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15</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16</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17</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18</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264B8C" w:rsidRPr="00B244F3" w:rsidTr="00D6133F">
        <w:trPr>
          <w:jc w:val="center"/>
        </w:trPr>
        <w:tc>
          <w:tcPr>
            <w:tcW w:w="3776"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19</w:t>
            </w:r>
          </w:p>
        </w:tc>
        <w:tc>
          <w:tcPr>
            <w:tcW w:w="143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Người dùng nhấp vào nút “Cancel” để tiến hành </w:t>
            </w:r>
            <w:r w:rsidRPr="00582640">
              <w:rPr>
                <w:rFonts w:ascii="Arial" w:hAnsi="Arial" w:cs="Arial"/>
                <w:sz w:val="28"/>
                <w:szCs w:val="28"/>
              </w:rPr>
              <w:lastRenderedPageBreak/>
              <w:t>hủy thao tác cập nhật tin đăng.</w:t>
            </w:r>
          </w:p>
        </w:tc>
      </w:tr>
    </w:tbl>
    <w:p w:rsidR="00264B8C" w:rsidRDefault="00264B8C" w:rsidP="00264B8C">
      <w:pPr>
        <w:tabs>
          <w:tab w:val="left" w:pos="1492"/>
        </w:tabs>
        <w:rPr>
          <w:rFonts w:ascii="Times New Roman" w:hAnsi="Times New Roman" w:cs="Times New Roman"/>
          <w:sz w:val="28"/>
          <w:szCs w:val="28"/>
        </w:rPr>
      </w:pPr>
    </w:p>
    <w:p w:rsidR="00264B8C" w:rsidRDefault="00264B8C" w:rsidP="00264B8C">
      <w:pPr>
        <w:tabs>
          <w:tab w:val="left" w:pos="1492"/>
        </w:tabs>
        <w:rPr>
          <w:rFonts w:ascii="Times New Roman" w:hAnsi="Times New Roman" w:cs="Times New Roman"/>
          <w:sz w:val="28"/>
          <w:szCs w:val="28"/>
        </w:rPr>
      </w:pPr>
    </w:p>
    <w:p w:rsidR="00264B8C" w:rsidRPr="00663ABE" w:rsidRDefault="00264B8C" w:rsidP="00264B8C">
      <w:pPr>
        <w:tabs>
          <w:tab w:val="left" w:pos="1492"/>
        </w:tabs>
        <w:rPr>
          <w:rFonts w:ascii="Times New Roman" w:hAnsi="Times New Roman" w:cs="Times New Roman"/>
          <w:sz w:val="28"/>
          <w:szCs w:val="28"/>
        </w:rPr>
      </w:pPr>
      <w:r>
        <w:rPr>
          <w:rFonts w:ascii="Times New Roman" w:hAnsi="Times New Roman" w:cs="Times New Roman"/>
          <w:sz w:val="28"/>
          <w:szCs w:val="28"/>
        </w:rPr>
        <w:tab/>
        <w:t>+ Giao diện khi n</w:t>
      </w:r>
      <w:r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67DBB7" wp14:editId="6C64C176">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264B8C" w:rsidRPr="00063EDF" w:rsidRDefault="00264B8C" w:rsidP="00264B8C">
      <w:pPr>
        <w:rPr>
          <w:rFonts w:ascii="Times New Roman" w:hAnsi="Times New Roman" w:cs="Times New Roman"/>
          <w:sz w:val="28"/>
          <w:szCs w:val="28"/>
        </w:rPr>
      </w:pPr>
      <w:r>
        <w:rPr>
          <w:rFonts w:ascii="Times New Roman" w:hAnsi="Times New Roman" w:cs="Times New Roman"/>
          <w:sz w:val="28"/>
          <w:szCs w:val="28"/>
        </w:rPr>
        <w:t>Các thành phần chính trong giao diện:</w:t>
      </w:r>
    </w:p>
    <w:tbl>
      <w:tblPr>
        <w:tblStyle w:val="TableGrid"/>
        <w:tblW w:w="9397" w:type="dxa"/>
        <w:jc w:val="center"/>
        <w:tblLook w:val="04A0" w:firstRow="1" w:lastRow="0" w:firstColumn="1" w:lastColumn="0" w:noHBand="0" w:noVBand="1"/>
      </w:tblPr>
      <w:tblGrid>
        <w:gridCol w:w="901"/>
        <w:gridCol w:w="3803"/>
        <w:gridCol w:w="1182"/>
        <w:gridCol w:w="3511"/>
      </w:tblGrid>
      <w:tr w:rsidR="00264B8C" w:rsidRPr="00B244F3" w:rsidTr="00D6133F">
        <w:trPr>
          <w:jc w:val="center"/>
        </w:trPr>
        <w:tc>
          <w:tcPr>
            <w:tcW w:w="901" w:type="dxa"/>
            <w:shd w:val="clear" w:color="auto" w:fill="9CC2E5" w:themeFill="accent1" w:themeFillTint="99"/>
          </w:tcPr>
          <w:p w:rsidR="00264B8C" w:rsidRPr="00886449"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3803"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1</w:t>
            </w:r>
          </w:p>
        </w:tc>
        <w:tc>
          <w:tcPr>
            <w:tcW w:w="3803" w:type="dxa"/>
          </w:tcPr>
          <w:p w:rsidR="00264B8C" w:rsidRPr="00847C7A" w:rsidRDefault="00264B8C" w:rsidP="00D6133F">
            <w:pPr>
              <w:pStyle w:val="ListParagraph"/>
              <w:ind w:left="0"/>
              <w:rPr>
                <w:rFonts w:ascii="Arial" w:hAnsi="Arial" w:cs="Arial"/>
                <w:sz w:val="28"/>
                <w:szCs w:val="28"/>
              </w:rPr>
            </w:pPr>
            <w:r>
              <w:rPr>
                <w:rFonts w:ascii="Arial" w:hAnsi="Arial" w:cs="Arial"/>
                <w:sz w:val="28"/>
                <w:szCs w:val="28"/>
              </w:rPr>
              <w:t>Button, 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 xml:space="preserve">Hình ảnh đã được lưu ở đăng tin trước, người dùng muốn thay đổi hình </w:t>
            </w:r>
            <w:r w:rsidRPr="00582640">
              <w:rPr>
                <w:rFonts w:ascii="Arial" w:hAnsi="Arial" w:cs="Arial"/>
                <w:sz w:val="28"/>
                <w:szCs w:val="28"/>
              </w:rPr>
              <w:lastRenderedPageBreak/>
              <w:t>ảnh mới bằng cách nhấp lên hình để thay đổi.</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lastRenderedPageBreak/>
              <w:t>2</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3</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4</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264B8C" w:rsidRPr="00B244F3" w:rsidTr="00D6133F">
        <w:trPr>
          <w:jc w:val="center"/>
        </w:trPr>
        <w:tc>
          <w:tcPr>
            <w:tcW w:w="901" w:type="dxa"/>
            <w:vAlign w:val="center"/>
          </w:tcPr>
          <w:p w:rsidR="00264B8C" w:rsidRDefault="00264B8C" w:rsidP="00D6133F">
            <w:pPr>
              <w:pStyle w:val="ListParagraph"/>
              <w:ind w:left="0"/>
              <w:jc w:val="center"/>
              <w:rPr>
                <w:rFonts w:ascii="Arial" w:hAnsi="Arial" w:cs="Arial"/>
                <w:noProof/>
                <w:sz w:val="28"/>
                <w:szCs w:val="28"/>
              </w:rPr>
            </w:pPr>
            <w:r>
              <w:rPr>
                <w:rFonts w:ascii="Arial" w:hAnsi="Arial" w:cs="Arial"/>
                <w:noProof/>
                <w:sz w:val="28"/>
                <w:szCs w:val="28"/>
              </w:rPr>
              <w:t>5</w:t>
            </w:r>
          </w:p>
        </w:tc>
        <w:tc>
          <w:tcPr>
            <w:tcW w:w="3803" w:type="dxa"/>
          </w:tcPr>
          <w:p w:rsidR="00264B8C" w:rsidRDefault="00264B8C" w:rsidP="00D6133F">
            <w:pPr>
              <w:pStyle w:val="ListParagraph"/>
              <w:ind w:left="0"/>
              <w:rPr>
                <w:rFonts w:ascii="Arial" w:hAnsi="Arial" w:cs="Arial"/>
                <w:sz w:val="28"/>
                <w:szCs w:val="28"/>
              </w:rPr>
            </w:pPr>
            <w:r>
              <w:rPr>
                <w:rFonts w:ascii="Arial" w:hAnsi="Arial" w:cs="Arial"/>
                <w:sz w:val="28"/>
                <w:szCs w:val="28"/>
              </w:rPr>
              <w:t>Image</w:t>
            </w:r>
          </w:p>
        </w:tc>
        <w:tc>
          <w:tcPr>
            <w:tcW w:w="1182" w:type="dxa"/>
          </w:tcPr>
          <w:p w:rsidR="00264B8C" w:rsidRPr="00B244F3" w:rsidRDefault="00264B8C" w:rsidP="00D6133F">
            <w:pPr>
              <w:pStyle w:val="ListParagraph"/>
              <w:ind w:left="0"/>
              <w:rPr>
                <w:rFonts w:ascii="Arial" w:hAnsi="Arial" w:cs="Arial"/>
                <w:sz w:val="28"/>
                <w:szCs w:val="28"/>
              </w:rPr>
            </w:pPr>
          </w:p>
        </w:tc>
        <w:tc>
          <w:tcPr>
            <w:tcW w:w="3511" w:type="dxa"/>
          </w:tcPr>
          <w:p w:rsidR="00264B8C" w:rsidRPr="00582640" w:rsidRDefault="00264B8C" w:rsidP="00D6133F">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264B8C" w:rsidRPr="00582640" w:rsidRDefault="00264B8C" w:rsidP="00264B8C">
      <w:pPr>
        <w:rPr>
          <w:rFonts w:ascii="Times New Roman" w:hAnsi="Times New Roman" w:cs="Times New Roman"/>
          <w:sz w:val="28"/>
          <w:szCs w:val="28"/>
        </w:rPr>
      </w:pPr>
    </w:p>
    <w:p w:rsidR="00264B8C" w:rsidRPr="00031E21" w:rsidRDefault="00264B8C" w:rsidP="00264B8C">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031E21">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031E2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031E2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Times New Roman" w:hAnsi="Times New Roman" w:cs="Times New Roman"/>
          <w:sz w:val="28"/>
          <w:szCs w:val="28"/>
        </w:rPr>
      </w:pPr>
    </w:p>
    <w:p w:rsidR="00264B8C" w:rsidRPr="00582640" w:rsidRDefault="00264B8C" w:rsidP="00264B8C">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264B8C" w:rsidRPr="00582640"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5EBEBB" wp14:editId="7DC7F74D">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264B8C" w:rsidRPr="00BA463A" w:rsidRDefault="00264B8C" w:rsidP="00264B8C">
      <w:pPr>
        <w:rPr>
          <w:rFonts w:ascii="Times New Roman" w:hAnsi="Times New Roman" w:cs="Times New Roman"/>
          <w:sz w:val="28"/>
          <w:szCs w:val="28"/>
        </w:rPr>
      </w:pPr>
    </w:p>
    <w:p w:rsidR="00264B8C" w:rsidRPr="00D22E56" w:rsidRDefault="00264B8C" w:rsidP="00264B8C">
      <w:pPr>
        <w:pStyle w:val="ListParagraph"/>
        <w:outlineLvl w:val="1"/>
        <w:rPr>
          <w:ins w:id="139" w:author="theirs" w:date="2014-09-10T22:51:00Z"/>
          <w:rFonts w:ascii="Times New Roman" w:hAnsi="Times New Roman" w:cs="Times New Roman"/>
          <w:b/>
          <w:sz w:val="28"/>
          <w:szCs w:val="28"/>
        </w:rPr>
      </w:pPr>
    </w:p>
    <w:p w:rsidR="00264B8C" w:rsidRPr="005F0E63" w:rsidRDefault="00264B8C" w:rsidP="00264B8C">
      <w:pPr>
        <w:pStyle w:val="ListParagraph"/>
        <w:outlineLvl w:val="1"/>
        <w:rPr>
          <w:rFonts w:ascii="Times New Roman" w:hAnsi="Times New Roman" w:cs="Times New Roman"/>
          <w:b/>
          <w:sz w:val="28"/>
          <w:szCs w:val="28"/>
        </w:rPr>
      </w:pPr>
      <w:bookmarkStart w:id="140" w:name="_Toc398323447"/>
      <w:bookmarkStart w:id="141"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140"/>
      <w:r w:rsidRPr="005F0E63">
        <w:rPr>
          <w:rFonts w:ascii="Times New Roman" w:hAnsi="Times New Roman" w:cs="Times New Roman"/>
          <w:b/>
          <w:sz w:val="28"/>
          <w:szCs w:val="28"/>
        </w:rPr>
        <w:t xml:space="preserve">quản lý danh sách </w:t>
      </w:r>
      <w:r>
        <w:rPr>
          <w:rFonts w:ascii="Times New Roman" w:hAnsi="Times New Roman" w:cs="Times New Roman"/>
          <w:b/>
          <w:sz w:val="28"/>
          <w:szCs w:val="28"/>
        </w:rPr>
        <w:t xml:space="preserve">chủ nhà trọ và </w:t>
      </w:r>
      <w:r w:rsidRPr="005F0E63">
        <w:rPr>
          <w:rFonts w:ascii="Times New Roman" w:hAnsi="Times New Roman" w:cs="Times New Roman"/>
          <w:b/>
          <w:sz w:val="28"/>
          <w:szCs w:val="28"/>
        </w:rPr>
        <w:t>nhà trọ</w:t>
      </w:r>
      <w:bookmarkEnd w:id="141"/>
    </w:p>
    <w:p w:rsidR="00264B8C" w:rsidRPr="005F0E63" w:rsidRDefault="00264B8C" w:rsidP="00264B8C">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264B8C" w:rsidRPr="00C75585" w:rsidRDefault="00264B8C" w:rsidP="00264B8C">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264B8C" w:rsidRPr="00B244F3" w:rsidRDefault="00264B8C" w:rsidP="00264B8C">
      <w:pPr>
        <w:pStyle w:val="ListParagraph"/>
        <w:rPr>
          <w:rFonts w:ascii="Arial" w:hAnsi="Arial" w:cs="Arial"/>
          <w:sz w:val="28"/>
          <w:szCs w:val="28"/>
        </w:rPr>
      </w:pPr>
      <w:r w:rsidRPr="00B244F3">
        <w:rPr>
          <w:rFonts w:ascii="Arial" w:hAnsi="Arial" w:cs="Arial"/>
          <w:sz w:val="28"/>
          <w:szCs w:val="28"/>
        </w:rPr>
        <w:tab/>
      </w:r>
      <w:r>
        <w:rPr>
          <w:rFonts w:ascii="Arial" w:hAnsi="Arial" w:cs="Arial"/>
          <w:noProof/>
          <w:sz w:val="28"/>
          <w:szCs w:val="28"/>
        </w:rPr>
        <w:drawing>
          <wp:anchor distT="0" distB="0" distL="114300" distR="114300" simplePos="0" relativeHeight="251674624" behindDoc="0" locked="0" layoutInCell="1" allowOverlap="1" wp14:anchorId="7B675069" wp14:editId="4584CDB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46">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264B8C" w:rsidRPr="00B244F3" w:rsidRDefault="00264B8C" w:rsidP="00264B8C">
      <w:pPr>
        <w:pStyle w:val="ListParagraph"/>
        <w:rPr>
          <w:rFonts w:ascii="Arial" w:hAnsi="Arial" w:cs="Arial"/>
          <w:sz w:val="28"/>
          <w:szCs w:val="28"/>
        </w:rPr>
      </w:pPr>
      <w:r w:rsidRPr="00B244F3">
        <w:rPr>
          <w:rFonts w:ascii="Arial" w:hAnsi="Arial" w:cs="Arial"/>
          <w:sz w:val="28"/>
          <w:szCs w:val="28"/>
        </w:rPr>
        <w:tab/>
      </w:r>
    </w:p>
    <w:p w:rsidR="00264B8C" w:rsidRPr="0062783C" w:rsidRDefault="00264B8C" w:rsidP="00264B8C">
      <w:pPr>
        <w:ind w:firstLine="720"/>
        <w:rPr>
          <w:rFonts w:ascii="Arial" w:hAnsi="Arial" w:cs="Arial"/>
          <w:sz w:val="28"/>
          <w:szCs w:val="28"/>
        </w:rPr>
      </w:pPr>
      <w:r w:rsidRPr="0062783C">
        <w:rPr>
          <w:rFonts w:ascii="Arial" w:hAnsi="Arial" w:cs="Arial"/>
          <w:sz w:val="28"/>
          <w:szCs w:val="28"/>
        </w:rPr>
        <w:t>Các thành phần trong giao diện:</w:t>
      </w:r>
    </w:p>
    <w:p w:rsidR="00264B8C" w:rsidRPr="00582640" w:rsidRDefault="00264B8C" w:rsidP="00264B8C">
      <w:pPr>
        <w:pStyle w:val="ListParagraph"/>
        <w:rPr>
          <w:rFonts w:ascii="Arial" w:hAnsi="Arial" w:cs="Arial"/>
          <w:sz w:val="28"/>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899"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số dòng hiển thị ở bảng hiển thị danh sách chủ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Nhập thông tim tìm kiếm chủ nhà trọ</w:t>
            </w:r>
          </w:p>
        </w:tc>
      </w:tr>
      <w:tr w:rsidR="00264B8C" w:rsidRPr="00B244F3" w:rsidTr="00D6133F">
        <w:trPr>
          <w:trHeight w:val="331"/>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Hiển thị mã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tên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Hiển thị số điện thoại liên hệ của chủ nhà trọ</w:t>
            </w:r>
          </w:p>
        </w:tc>
      </w:tr>
      <w:tr w:rsidR="00264B8C" w:rsidRPr="00B244F3" w:rsidTr="00D6133F">
        <w:trPr>
          <w:trHeight w:val="646"/>
          <w:jc w:val="center"/>
        </w:trPr>
        <w:tc>
          <w:tcPr>
            <w:tcW w:w="875" w:type="dxa"/>
          </w:tcPr>
          <w:p w:rsidR="00264B8C" w:rsidRPr="00661FF8"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Hiển thị địa chỉ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Pr="004E22B9" w:rsidRDefault="00264B8C" w:rsidP="00D6133F">
            <w:pPr>
              <w:pStyle w:val="ListParagraph"/>
              <w:ind w:left="0"/>
              <w:jc w:val="center"/>
              <w:rPr>
                <w:rFonts w:ascii="Arial" w:hAnsi="Arial" w:cs="Arial"/>
                <w:sz w:val="28"/>
                <w:szCs w:val="28"/>
                <w:lang w:val="fr-FR"/>
              </w:rPr>
            </w:pPr>
            <w:r w:rsidRPr="004E22B9">
              <w:rPr>
                <w:rFonts w:ascii="Arial" w:hAnsi="Arial" w:cs="Arial"/>
                <w:sz w:val="28"/>
                <w:szCs w:val="28"/>
                <w:lang w:val="fr-FR"/>
              </w:rPr>
              <w:t>Về trang phân trang trước</w:t>
            </w:r>
          </w:p>
        </w:tc>
      </w:tr>
      <w:tr w:rsidR="00264B8C" w:rsidRPr="00B244F3" w:rsidTr="00D6133F">
        <w:trPr>
          <w:trHeight w:val="315"/>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264B8C" w:rsidRPr="004E22B9" w:rsidRDefault="00264B8C" w:rsidP="00D6133F">
            <w:pPr>
              <w:pStyle w:val="ListParagraph"/>
              <w:ind w:left="0"/>
              <w:jc w:val="center"/>
              <w:rPr>
                <w:rFonts w:ascii="Arial" w:hAnsi="Arial" w:cs="Arial"/>
                <w:sz w:val="28"/>
                <w:szCs w:val="28"/>
                <w:lang w:val="fr-FR"/>
              </w:rPr>
            </w:pPr>
          </w:p>
        </w:tc>
        <w:tc>
          <w:tcPr>
            <w:tcW w:w="4860" w:type="dxa"/>
          </w:tcPr>
          <w:p w:rsidR="00264B8C" w:rsidRPr="004E22B9" w:rsidRDefault="00264B8C" w:rsidP="00D6133F">
            <w:pPr>
              <w:pStyle w:val="ListParagraph"/>
              <w:ind w:left="0"/>
              <w:jc w:val="center"/>
              <w:rPr>
                <w:rFonts w:ascii="Arial" w:hAnsi="Arial" w:cs="Arial"/>
                <w:sz w:val="28"/>
                <w:szCs w:val="28"/>
                <w:lang w:val="fr-FR"/>
              </w:rPr>
            </w:pPr>
            <w:r>
              <w:rPr>
                <w:rFonts w:ascii="Arial" w:hAnsi="Arial" w:cs="Arial"/>
                <w:sz w:val="28"/>
                <w:szCs w:val="28"/>
                <w:lang w:val="fr-FR"/>
              </w:rPr>
              <w:t>Về trang phân trang sau</w:t>
            </w:r>
          </w:p>
        </w:tc>
      </w:tr>
    </w:tbl>
    <w:p w:rsidR="00264B8C" w:rsidRPr="006701E1" w:rsidRDefault="00264B8C" w:rsidP="00264B8C">
      <w:pPr>
        <w:pStyle w:val="ListParagraph"/>
        <w:rPr>
          <w:rFonts w:ascii="Arial" w:hAnsi="Arial" w:cs="Arial"/>
          <w:sz w:val="28"/>
          <w:szCs w:val="28"/>
          <w:lang w:val="fr-FR"/>
        </w:rPr>
      </w:pPr>
    </w:p>
    <w:p w:rsidR="00264B8C" w:rsidRPr="00F5425C" w:rsidRDefault="00264B8C" w:rsidP="00264B8C">
      <w:pPr>
        <w:ind w:firstLine="720"/>
        <w:rPr>
          <w:rFonts w:ascii="Arial" w:hAnsi="Arial" w:cs="Arial"/>
          <w:sz w:val="28"/>
          <w:szCs w:val="28"/>
          <w:lang w:val="fr-FR"/>
        </w:rPr>
      </w:pPr>
      <w:r w:rsidRPr="00F5425C">
        <w:rPr>
          <w:rFonts w:ascii="Arial" w:hAnsi="Arial" w:cs="Arial"/>
          <w:sz w:val="28"/>
          <w:szCs w:val="28"/>
          <w:lang w:val="fr-FR"/>
        </w:rPr>
        <w:lastRenderedPageBreak/>
        <w:t>Giao diện quản lý danh sách chủ nhà trọ và nhà trọ:</w:t>
      </w:r>
    </w:p>
    <w:p w:rsidR="00264B8C" w:rsidRPr="006701E1" w:rsidRDefault="00264B8C" w:rsidP="00264B8C">
      <w:pPr>
        <w:pStyle w:val="ListParagraph"/>
        <w:rPr>
          <w:rFonts w:ascii="Arial" w:hAnsi="Arial" w:cs="Arial"/>
          <w:sz w:val="28"/>
          <w:szCs w:val="28"/>
          <w:lang w:val="fr-FR"/>
        </w:rPr>
      </w:pPr>
      <w:r>
        <w:rPr>
          <w:rFonts w:ascii="Arial" w:hAnsi="Arial" w:cs="Arial"/>
          <w:noProof/>
          <w:sz w:val="28"/>
          <w:szCs w:val="28"/>
        </w:rPr>
        <w:drawing>
          <wp:anchor distT="0" distB="0" distL="114300" distR="114300" simplePos="0" relativeHeight="251670528" behindDoc="0" locked="0" layoutInCell="1" allowOverlap="1" wp14:anchorId="12D401C1" wp14:editId="6A5405A7">
            <wp:simplePos x="0" y="0"/>
            <wp:positionH relativeFrom="column">
              <wp:posOffset>-620235</wp:posOffset>
            </wp:positionH>
            <wp:positionV relativeFrom="paragraph">
              <wp:posOffset>285582</wp:posOffset>
            </wp:positionV>
            <wp:extent cx="7335520" cy="34721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264B8C" w:rsidRDefault="00264B8C" w:rsidP="00264B8C">
      <w:pPr>
        <w:pStyle w:val="ListParagraph"/>
        <w:rPr>
          <w:rFonts w:ascii="Arial" w:hAnsi="Arial" w:cs="Arial"/>
          <w:sz w:val="28"/>
          <w:szCs w:val="28"/>
        </w:rPr>
      </w:pPr>
      <w:r w:rsidRPr="00B244F3">
        <w:rPr>
          <w:rFonts w:ascii="Arial" w:hAnsi="Arial" w:cs="Arial"/>
          <w:sz w:val="28"/>
          <w:szCs w:val="28"/>
        </w:rPr>
        <w:t>Các thành phần trong giao diện:</w:t>
      </w:r>
    </w:p>
    <w:p w:rsidR="00264B8C" w:rsidRDefault="00264B8C" w:rsidP="00264B8C">
      <w:pPr>
        <w:pStyle w:val="ListParagraph"/>
        <w:rPr>
          <w:rFonts w:ascii="Arial" w:hAnsi="Arial" w:cs="Arial"/>
          <w:sz w:val="32"/>
          <w:szCs w:val="28"/>
        </w:rPr>
      </w:pPr>
    </w:p>
    <w:tbl>
      <w:tblPr>
        <w:tblStyle w:val="TableGrid"/>
        <w:tblW w:w="9355" w:type="dxa"/>
        <w:jc w:val="center"/>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899"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Textbox</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Nhập thông tim tìm kiếm nhà trọ</w:t>
            </w:r>
          </w:p>
        </w:tc>
      </w:tr>
      <w:tr w:rsidR="00264B8C" w:rsidRPr="00B244F3" w:rsidTr="00D6133F">
        <w:trPr>
          <w:trHeight w:val="331"/>
          <w:jc w:val="center"/>
        </w:trPr>
        <w:tc>
          <w:tcPr>
            <w:tcW w:w="875" w:type="dxa"/>
          </w:tcPr>
          <w:p w:rsidR="00264B8C" w:rsidRPr="004E22B9"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mã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721"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tên chủ nhà trọ</w:t>
            </w:r>
          </w:p>
        </w:tc>
      </w:tr>
      <w:tr w:rsidR="00264B8C" w:rsidRPr="00B244F3" w:rsidTr="00D6133F">
        <w:trPr>
          <w:trHeight w:val="646"/>
          <w:jc w:val="center"/>
        </w:trPr>
        <w:tc>
          <w:tcPr>
            <w:tcW w:w="875" w:type="dxa"/>
          </w:tcPr>
          <w:p w:rsidR="00264B8C" w:rsidRPr="00661FF8"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địa chỉ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Pr="00B244F3"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phóng của nhà trọ</w:t>
            </w:r>
          </w:p>
        </w:tc>
      </w:tr>
      <w:tr w:rsidR="00264B8C" w:rsidRPr="00B244F3" w:rsidTr="00D6133F">
        <w:trPr>
          <w:trHeight w:val="315"/>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9</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264B8C" w:rsidRPr="00B244F3" w:rsidTr="00D6133F">
        <w:trPr>
          <w:trHeight w:val="331"/>
          <w:jc w:val="center"/>
        </w:trPr>
        <w:tc>
          <w:tcPr>
            <w:tcW w:w="87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899" w:type="dxa"/>
          </w:tcPr>
          <w:p w:rsidR="00264B8C" w:rsidRDefault="00264B8C" w:rsidP="00D6133F">
            <w:pPr>
              <w:pStyle w:val="ListParagraph"/>
              <w:ind w:left="0"/>
              <w:jc w:val="center"/>
              <w:rPr>
                <w:rFonts w:ascii="Arial" w:hAnsi="Arial" w:cs="Arial"/>
                <w:sz w:val="28"/>
                <w:szCs w:val="28"/>
              </w:rPr>
            </w:pPr>
          </w:p>
        </w:tc>
        <w:tc>
          <w:tcPr>
            <w:tcW w:w="4860"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264B8C" w:rsidRPr="00B244F3" w:rsidTr="00D6133F">
        <w:trPr>
          <w:trHeight w:val="315"/>
          <w:jc w:val="center"/>
        </w:trPr>
        <w:tc>
          <w:tcPr>
            <w:tcW w:w="875" w:type="dxa"/>
          </w:tcPr>
          <w:p w:rsidR="00264B8C" w:rsidRDefault="00264B8C" w:rsidP="00D6133F">
            <w:pPr>
              <w:pStyle w:val="ListParagraph"/>
              <w:ind w:left="0"/>
              <w:rPr>
                <w:rFonts w:ascii="Arial" w:hAnsi="Arial" w:cs="Arial"/>
                <w:sz w:val="28"/>
                <w:szCs w:val="28"/>
              </w:rPr>
            </w:pPr>
            <w:r>
              <w:rPr>
                <w:rFonts w:ascii="Arial" w:hAnsi="Arial" w:cs="Arial"/>
                <w:sz w:val="28"/>
                <w:szCs w:val="28"/>
              </w:rPr>
              <w:t>11</w:t>
            </w:r>
          </w:p>
        </w:tc>
        <w:tc>
          <w:tcPr>
            <w:tcW w:w="1721"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Default="00264B8C" w:rsidP="00D6133F">
            <w:pPr>
              <w:pStyle w:val="ListParagraph"/>
              <w:ind w:left="0"/>
              <w:rPr>
                <w:rFonts w:ascii="Arial" w:hAnsi="Arial" w:cs="Arial"/>
                <w:sz w:val="28"/>
                <w:szCs w:val="28"/>
              </w:rPr>
            </w:pPr>
          </w:p>
        </w:tc>
        <w:tc>
          <w:tcPr>
            <w:tcW w:w="4860" w:type="dxa"/>
          </w:tcPr>
          <w:p w:rsidR="00264B8C" w:rsidRPr="004E22B9" w:rsidRDefault="00264B8C" w:rsidP="00D6133F">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264B8C" w:rsidRPr="00B244F3" w:rsidTr="00D6133F">
        <w:trPr>
          <w:trHeight w:val="315"/>
          <w:jc w:val="center"/>
        </w:trPr>
        <w:tc>
          <w:tcPr>
            <w:tcW w:w="875" w:type="dxa"/>
          </w:tcPr>
          <w:p w:rsidR="00264B8C" w:rsidRPr="004E22B9" w:rsidRDefault="00264B8C" w:rsidP="00D6133F">
            <w:pPr>
              <w:pStyle w:val="ListParagraph"/>
              <w:ind w:left="0"/>
              <w:rPr>
                <w:rFonts w:ascii="Arial" w:hAnsi="Arial" w:cs="Arial"/>
                <w:sz w:val="28"/>
                <w:szCs w:val="28"/>
              </w:rPr>
            </w:pPr>
            <w:r>
              <w:rPr>
                <w:rFonts w:ascii="Arial" w:hAnsi="Arial" w:cs="Arial"/>
                <w:sz w:val="28"/>
                <w:szCs w:val="28"/>
              </w:rPr>
              <w:lastRenderedPageBreak/>
              <w:t>12</w:t>
            </w:r>
          </w:p>
        </w:tc>
        <w:tc>
          <w:tcPr>
            <w:tcW w:w="1721"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264B8C" w:rsidRPr="004E22B9" w:rsidRDefault="00264B8C" w:rsidP="00D6133F">
            <w:pPr>
              <w:pStyle w:val="ListParagraph"/>
              <w:ind w:left="0"/>
              <w:rPr>
                <w:rFonts w:ascii="Arial" w:hAnsi="Arial" w:cs="Arial"/>
                <w:sz w:val="28"/>
                <w:szCs w:val="28"/>
                <w:lang w:val="fr-FR"/>
              </w:rPr>
            </w:pPr>
          </w:p>
        </w:tc>
        <w:tc>
          <w:tcPr>
            <w:tcW w:w="4860" w:type="dxa"/>
          </w:tcPr>
          <w:p w:rsidR="00264B8C" w:rsidRPr="004E22B9" w:rsidRDefault="00264B8C" w:rsidP="00D6133F">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264B8C" w:rsidRDefault="00264B8C" w:rsidP="00264B8C">
      <w:pPr>
        <w:rPr>
          <w:rFonts w:ascii="Times New Roman" w:hAnsi="Times New Roman" w:cs="Times New Roman"/>
          <w:noProof/>
          <w:sz w:val="28"/>
          <w:szCs w:val="28"/>
        </w:rPr>
      </w:pPr>
    </w:p>
    <w:p w:rsidR="00264B8C" w:rsidRPr="001443B8" w:rsidRDefault="00264B8C" w:rsidP="00264B8C">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Pr>
          <w:rFonts w:ascii="Times New Roman" w:hAnsi="Times New Roman" w:cs="Times New Roman"/>
          <w:noProof/>
          <w:sz w:val="28"/>
          <w:szCs w:val="28"/>
        </w:rPr>
        <w:t>ử</w:t>
      </w:r>
      <w:r w:rsidRPr="001443B8">
        <w:rPr>
          <w:rFonts w:ascii="Times New Roman" w:hAnsi="Times New Roman" w:cs="Times New Roman"/>
          <w:noProof/>
          <w:sz w:val="28"/>
          <w:szCs w:val="28"/>
        </w:rPr>
        <w:t xml:space="preserve">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1443B8" w:rsidTr="00D6133F">
        <w:trPr>
          <w:jc w:val="center"/>
        </w:trPr>
        <w:tc>
          <w:tcPr>
            <w:tcW w:w="895"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264B8C" w:rsidRPr="001443B8" w:rsidTr="00D6133F">
        <w:trPr>
          <w:jc w:val="center"/>
        </w:trPr>
        <w:tc>
          <w:tcPr>
            <w:tcW w:w="895"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981" w:type="dxa"/>
            <w:vMerge/>
            <w:vAlign w:val="center"/>
          </w:tcPr>
          <w:p w:rsidR="00264B8C" w:rsidRPr="001443B8" w:rsidRDefault="00264B8C" w:rsidP="00D6133F">
            <w:pPr>
              <w:pStyle w:val="ListParagraph"/>
              <w:ind w:left="0"/>
              <w:jc w:val="center"/>
              <w:rPr>
                <w:rFonts w:ascii="Times New Roman" w:hAnsi="Times New Roman" w:cs="Times New Roman"/>
                <w:sz w:val="28"/>
                <w:szCs w:val="28"/>
              </w:rPr>
            </w:pP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264B8C" w:rsidRPr="001443B8" w:rsidTr="00D6133F">
        <w:trPr>
          <w:jc w:val="center"/>
        </w:trPr>
        <w:tc>
          <w:tcPr>
            <w:tcW w:w="895" w:type="dxa"/>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1443B8" w:rsidRDefault="00264B8C" w:rsidP="00D6133F">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Loại tài khoản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 thành</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 huyện</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1443B8" w:rsidTr="00D6133F">
        <w:trPr>
          <w:jc w:val="center"/>
        </w:trPr>
        <w:tc>
          <w:tcPr>
            <w:tcW w:w="895" w:type="dxa"/>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Pr="00DF54E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 xã</w:t>
            </w:r>
          </w:p>
        </w:tc>
        <w:tc>
          <w:tcPr>
            <w:tcW w:w="1438" w:type="dxa"/>
            <w:vAlign w:val="center"/>
          </w:tcPr>
          <w:p w:rsidR="00264B8C" w:rsidRPr="00284F66" w:rsidRDefault="00264B8C" w:rsidP="00D6133F">
            <w:pPr>
              <w:pStyle w:val="ListParagraph"/>
              <w:ind w:left="0"/>
              <w:jc w:val="center"/>
              <w:rPr>
                <w:rFonts w:ascii="Times New Roman" w:hAnsi="Times New Roman" w:cs="Times New Roman"/>
                <w:sz w:val="28"/>
                <w:szCs w:val="28"/>
              </w:rPr>
            </w:pPr>
          </w:p>
        </w:tc>
        <w:tc>
          <w:tcPr>
            <w:tcW w:w="1438"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tcPr>
          <w:p w:rsidR="00264B8C" w:rsidRPr="001443B8" w:rsidRDefault="00264B8C" w:rsidP="00D6133F">
            <w:pPr>
              <w:pStyle w:val="ListParagraph"/>
              <w:ind w:left="0"/>
              <w:jc w:val="center"/>
              <w:rPr>
                <w:rFonts w:ascii="Times New Roman" w:hAnsi="Times New Roman" w:cs="Times New Roman"/>
                <w:sz w:val="28"/>
                <w:szCs w:val="28"/>
              </w:rPr>
            </w:pPr>
          </w:p>
        </w:tc>
        <w:tc>
          <w:tcPr>
            <w:tcW w:w="1439" w:type="dxa"/>
            <w:vAlign w:val="center"/>
          </w:tcPr>
          <w:p w:rsidR="00264B8C" w:rsidRPr="00DF54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Default="00264B8C" w:rsidP="00264B8C">
      <w:pPr>
        <w:rPr>
          <w:rFonts w:ascii="Arial" w:hAnsi="Arial" w:cs="Arial"/>
          <w:sz w:val="32"/>
          <w:szCs w:val="28"/>
        </w:rPr>
      </w:pPr>
    </w:p>
    <w:p w:rsidR="00264B8C"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p>
    <w:p w:rsidR="00264B8C" w:rsidRPr="00582640" w:rsidRDefault="00264B8C" w:rsidP="00264B8C">
      <w:pPr>
        <w:pStyle w:val="ListParagraph"/>
        <w:rPr>
          <w:rFonts w:ascii="Arial" w:hAnsi="Arial" w:cs="Arial"/>
          <w:sz w:val="28"/>
          <w:szCs w:val="28"/>
        </w:rPr>
      </w:pPr>
      <w:r w:rsidRPr="00582640">
        <w:rPr>
          <w:rFonts w:ascii="Arial" w:hAnsi="Arial" w:cs="Arial"/>
          <w:sz w:val="28"/>
          <w:szCs w:val="28"/>
        </w:rPr>
        <w:t>Xử lý</w:t>
      </w:r>
    </w:p>
    <w:p w:rsidR="00264B8C" w:rsidRDefault="00264B8C" w:rsidP="00264B8C">
      <w:pPr>
        <w:pStyle w:val="ListParagraph"/>
        <w:rPr>
          <w:rFonts w:ascii="Arial" w:hAnsi="Arial" w:cs="Arial"/>
          <w:sz w:val="28"/>
          <w:szCs w:val="28"/>
        </w:rPr>
      </w:pPr>
      <w:r>
        <w:rPr>
          <w:rFonts w:ascii="Arial" w:hAnsi="Arial" w:cs="Arial"/>
          <w:noProof/>
          <w:sz w:val="28"/>
          <w:szCs w:val="28"/>
        </w:rPr>
        <w:lastRenderedPageBreak/>
        <w:drawing>
          <wp:anchor distT="0" distB="0" distL="114300" distR="114300" simplePos="0" relativeHeight="251665408" behindDoc="0" locked="0" layoutInCell="1" allowOverlap="1" wp14:anchorId="3469CEE1" wp14:editId="5A326734">
            <wp:simplePos x="0" y="0"/>
            <wp:positionH relativeFrom="column">
              <wp:posOffset>682625</wp:posOffset>
            </wp:positionH>
            <wp:positionV relativeFrom="paragraph">
              <wp:posOffset>12065</wp:posOffset>
            </wp:positionV>
            <wp:extent cx="4176395" cy="5303520"/>
            <wp:effectExtent l="1905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264B8C" w:rsidRDefault="00264B8C" w:rsidP="00264B8C"/>
    <w:p w:rsidR="00264B8C" w:rsidRPr="005F0E63" w:rsidRDefault="00264B8C" w:rsidP="00264B8C">
      <w:pPr>
        <w:pStyle w:val="ListParagraph"/>
        <w:rPr>
          <w:rFonts w:ascii="Times New Roman" w:hAnsi="Times New Roman" w:cs="Times New Roman"/>
          <w:sz w:val="28"/>
          <w:szCs w:val="28"/>
        </w:rPr>
      </w:pPr>
    </w:p>
    <w:p w:rsidR="00264B8C" w:rsidRPr="005F0E63" w:rsidRDefault="00264B8C" w:rsidP="00264B8C">
      <w:pPr>
        <w:pStyle w:val="ListParagraph"/>
        <w:outlineLvl w:val="1"/>
        <w:rPr>
          <w:ins w:id="142" w:author="theirs" w:date="2014-09-10T22:51:00Z"/>
          <w:rFonts w:ascii="Times New Roman" w:hAnsi="Times New Roman" w:cs="Times New Roman"/>
          <w:b/>
          <w:sz w:val="28"/>
          <w:szCs w:val="28"/>
        </w:rPr>
      </w:pPr>
    </w:p>
    <w:p w:rsidR="00264B8C" w:rsidRPr="007B48C3" w:rsidRDefault="00264B8C" w:rsidP="00264B8C">
      <w:pPr>
        <w:pStyle w:val="ListParagraph"/>
        <w:numPr>
          <w:ilvl w:val="1"/>
          <w:numId w:val="51"/>
        </w:numPr>
        <w:outlineLvl w:val="1"/>
        <w:rPr>
          <w:rFonts w:ascii="Times New Roman" w:hAnsi="Times New Roman" w:cs="Times New Roman"/>
          <w:b/>
          <w:sz w:val="28"/>
          <w:szCs w:val="28"/>
        </w:rPr>
      </w:pPr>
      <w:bookmarkStart w:id="143" w:name="_Toc398323448"/>
      <w:bookmarkStart w:id="144" w:name="_Toc399455848"/>
      <w:r w:rsidRPr="005F0E63">
        <w:rPr>
          <w:rFonts w:ascii="Times New Roman" w:hAnsi="Times New Roman" w:cs="Times New Roman"/>
          <w:b/>
          <w:sz w:val="28"/>
          <w:szCs w:val="28"/>
        </w:rPr>
        <w:t xml:space="preserve">Chức năng </w:t>
      </w:r>
      <w:bookmarkEnd w:id="143"/>
      <w:r w:rsidRPr="005F0E63">
        <w:rPr>
          <w:rFonts w:ascii="Times New Roman" w:hAnsi="Times New Roman" w:cs="Times New Roman"/>
          <w:b/>
          <w:sz w:val="28"/>
          <w:szCs w:val="28"/>
        </w:rPr>
        <w:t>quản lý người dùng</w:t>
      </w:r>
      <w:bookmarkEnd w:id="144"/>
    </w:p>
    <w:p w:rsidR="00264B8C" w:rsidRPr="008E3D95" w:rsidRDefault="00264B8C" w:rsidP="00264B8C">
      <w:pPr>
        <w:spacing w:after="200" w:line="276" w:lineRule="auto"/>
        <w:ind w:left="720" w:firstLine="720"/>
        <w:rPr>
          <w:rFonts w:ascii="Arial" w:hAnsi="Arial" w:cs="Arial"/>
          <w:sz w:val="28"/>
          <w:szCs w:val="28"/>
        </w:rPr>
      </w:pPr>
      <w:r w:rsidRPr="008E3D95">
        <w:rPr>
          <w:rFonts w:ascii="Arial" w:hAnsi="Arial" w:cs="Arial"/>
          <w:sz w:val="28"/>
          <w:szCs w:val="28"/>
        </w:rPr>
        <w:t>Mục đích</w:t>
      </w:r>
      <w:r>
        <w:rPr>
          <w:rFonts w:ascii="Arial" w:hAnsi="Arial" w:cs="Arial"/>
          <w:sz w:val="28"/>
          <w:szCs w:val="28"/>
        </w:rPr>
        <w:t>: c</w:t>
      </w:r>
      <w:r w:rsidRPr="008E3D95">
        <w:rPr>
          <w:rFonts w:ascii="Arial" w:hAnsi="Arial" w:cs="Arial"/>
          <w:sz w:val="28"/>
          <w:szCs w:val="28"/>
        </w:rPr>
        <w:t>hức năng này giúp quản trị có thể quản lý thông tin tài khoản của người dùng trong hệ thống.</w:t>
      </w:r>
    </w:p>
    <w:p w:rsidR="00264B8C" w:rsidRDefault="00264B8C" w:rsidP="00264B8C">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AAE0B15" wp14:editId="61EC129F">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264B8C" w:rsidRPr="00B244F3" w:rsidTr="00D6133F">
        <w:trPr>
          <w:trHeight w:val="961"/>
          <w:jc w:val="center"/>
        </w:trPr>
        <w:tc>
          <w:tcPr>
            <w:tcW w:w="875"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Ghi chú</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1</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2</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Nhập thông tim tìm kiếm</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3</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Table</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4</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Đi đến trang trước</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5</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Đi đến trang sau</w:t>
            </w:r>
          </w:p>
        </w:tc>
      </w:tr>
      <w:tr w:rsidR="00264B8C" w:rsidRPr="00B244F3" w:rsidTr="00D6133F">
        <w:trPr>
          <w:trHeight w:val="646"/>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6</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Check 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7</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Hiển thị thông tin chi tiết</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8</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Button</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Khóa tài khoản</w:t>
            </w:r>
          </w:p>
        </w:tc>
      </w:tr>
      <w:tr w:rsidR="00264B8C" w:rsidRPr="00B244F3" w:rsidTr="00D6133F">
        <w:trPr>
          <w:trHeight w:val="315"/>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lastRenderedPageBreak/>
              <w:t>9</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 xml:space="preserve">Xóa tài khoản </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sidRPr="00737A66">
              <w:rPr>
                <w:rFonts w:ascii="Arial" w:hAnsi="Arial" w:cs="Arial"/>
                <w:sz w:val="28"/>
                <w:szCs w:val="28"/>
              </w:rPr>
              <w:t>10</w:t>
            </w:r>
          </w:p>
        </w:tc>
        <w:tc>
          <w:tcPr>
            <w:tcW w:w="1721"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264B8C" w:rsidRPr="00B244F3" w:rsidTr="00D6133F">
        <w:trPr>
          <w:trHeight w:val="331"/>
          <w:jc w:val="center"/>
        </w:trPr>
        <w:tc>
          <w:tcPr>
            <w:tcW w:w="875" w:type="dxa"/>
          </w:tcPr>
          <w:p w:rsidR="00264B8C" w:rsidRPr="00737A66" w:rsidRDefault="00264B8C" w:rsidP="00D6133F">
            <w:pPr>
              <w:pStyle w:val="ListParagraph"/>
              <w:ind w:left="0"/>
              <w:jc w:val="center"/>
              <w:rPr>
                <w:rFonts w:ascii="Arial" w:hAnsi="Arial" w:cs="Arial"/>
                <w:sz w:val="28"/>
                <w:szCs w:val="28"/>
              </w:rPr>
            </w:pPr>
            <w:r>
              <w:rPr>
                <w:rFonts w:ascii="Arial" w:hAnsi="Arial" w:cs="Arial"/>
                <w:sz w:val="28"/>
                <w:szCs w:val="28"/>
              </w:rPr>
              <w:t>11</w:t>
            </w:r>
          </w:p>
        </w:tc>
        <w:tc>
          <w:tcPr>
            <w:tcW w:w="1721"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Combo Box</w:t>
            </w:r>
          </w:p>
        </w:tc>
        <w:tc>
          <w:tcPr>
            <w:tcW w:w="1899" w:type="dxa"/>
          </w:tcPr>
          <w:p w:rsidR="00264B8C" w:rsidRPr="00737A66" w:rsidRDefault="00264B8C" w:rsidP="00D6133F">
            <w:pPr>
              <w:pStyle w:val="ListParagraph"/>
              <w:ind w:left="0"/>
              <w:rPr>
                <w:rFonts w:ascii="Arial" w:hAnsi="Arial" w:cs="Arial"/>
                <w:sz w:val="28"/>
                <w:szCs w:val="28"/>
              </w:rPr>
            </w:pPr>
          </w:p>
        </w:tc>
        <w:tc>
          <w:tcPr>
            <w:tcW w:w="4860" w:type="dxa"/>
          </w:tcPr>
          <w:p w:rsidR="00264B8C" w:rsidRPr="00737A66" w:rsidRDefault="00264B8C" w:rsidP="00D6133F">
            <w:pPr>
              <w:pStyle w:val="ListParagraph"/>
              <w:ind w:left="0"/>
              <w:rPr>
                <w:rFonts w:ascii="Arial" w:hAnsi="Arial" w:cs="Arial"/>
                <w:sz w:val="28"/>
                <w:szCs w:val="28"/>
              </w:rPr>
            </w:pPr>
            <w:r>
              <w:rPr>
                <w:rFonts w:ascii="Arial" w:hAnsi="Arial" w:cs="Arial"/>
                <w:sz w:val="28"/>
                <w:szCs w:val="28"/>
              </w:rPr>
              <w:t>Thay đổi loại tài khoản.</w:t>
            </w:r>
          </w:p>
        </w:tc>
      </w:tr>
    </w:tbl>
    <w:p w:rsidR="00264B8C" w:rsidRDefault="00264B8C" w:rsidP="00264B8C">
      <w:pPr>
        <w:pStyle w:val="ListParagraph"/>
        <w:rPr>
          <w:rFonts w:ascii="Arial" w:hAnsi="Arial" w:cs="Arial"/>
          <w:sz w:val="28"/>
          <w:szCs w:val="28"/>
        </w:rPr>
      </w:pPr>
    </w:p>
    <w:p w:rsidR="00264B8C" w:rsidRDefault="00264B8C" w:rsidP="00264B8C">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264B8C" w:rsidTr="00D6133F">
        <w:trPr>
          <w:jc w:val="center"/>
        </w:trPr>
        <w:tc>
          <w:tcPr>
            <w:tcW w:w="895"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D6133F">
        <w:trPr>
          <w:jc w:val="center"/>
        </w:trPr>
        <w:tc>
          <w:tcPr>
            <w:tcW w:w="895" w:type="dxa"/>
            <w:vMerge/>
          </w:tcPr>
          <w:p w:rsidR="00264B8C" w:rsidRPr="00AC1FC0" w:rsidRDefault="00264B8C" w:rsidP="00D6133F">
            <w:pPr>
              <w:pStyle w:val="ListParagraph"/>
              <w:ind w:left="0"/>
              <w:jc w:val="center"/>
              <w:rPr>
                <w:rFonts w:ascii="Arial" w:hAnsi="Arial" w:cs="Arial"/>
                <w:sz w:val="28"/>
                <w:szCs w:val="28"/>
              </w:rPr>
            </w:pPr>
          </w:p>
        </w:tc>
        <w:tc>
          <w:tcPr>
            <w:tcW w:w="1981" w:type="dxa"/>
            <w:vMerge/>
          </w:tcPr>
          <w:p w:rsidR="00264B8C" w:rsidRPr="00AC1FC0" w:rsidRDefault="00264B8C" w:rsidP="00D6133F">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Loại tài khoản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Phường-Xã</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Quận-Huyện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jc w:val="center"/>
        </w:trPr>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1981"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Tỉnh-Thành</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263D7"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pStyle w:val="ListParagraph"/>
        <w:rPr>
          <w:rFonts w:ascii="Arial" w:hAnsi="Arial" w:cs="Arial"/>
          <w:sz w:val="28"/>
          <w:szCs w:val="28"/>
        </w:rPr>
      </w:pPr>
    </w:p>
    <w:p w:rsidR="00264B8C" w:rsidRPr="00A51AD7" w:rsidRDefault="00264B8C" w:rsidP="00264B8C">
      <w:pPr>
        <w:pStyle w:val="ListParagraph"/>
        <w:spacing w:after="200" w:line="276" w:lineRule="auto"/>
        <w:rPr>
          <w:rFonts w:ascii="Arial" w:hAnsi="Arial" w:cs="Arial"/>
          <w:sz w:val="28"/>
          <w:szCs w:val="28"/>
        </w:rPr>
      </w:pPr>
      <w:r>
        <w:rPr>
          <w:rFonts w:ascii="Arial" w:hAnsi="Arial" w:cs="Arial"/>
          <w:sz w:val="28"/>
          <w:szCs w:val="28"/>
        </w:rPr>
        <w:t>Xử lý:</w:t>
      </w:r>
    </w:p>
    <w:p w:rsidR="00264B8C"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3893507A" wp14:editId="068335AF">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Default="00264B8C" w:rsidP="00264B8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2AF3A7C" wp14:editId="4763A4ED">
            <wp:extent cx="3999230" cy="3470275"/>
            <wp:effectExtent l="0" t="0" r="0" b="0"/>
            <wp:docPr id="47" name="Picture 47"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264B8C" w:rsidRPr="0080023A" w:rsidRDefault="00264B8C" w:rsidP="00264B8C">
      <w:pPr>
        <w:pStyle w:val="ListParagraph"/>
        <w:jc w:val="center"/>
        <w:rPr>
          <w:rFonts w:ascii="Arial" w:hAnsi="Arial" w:cs="Arial"/>
          <w:sz w:val="28"/>
          <w:szCs w:val="28"/>
        </w:rPr>
      </w:pPr>
      <w:r>
        <w:rPr>
          <w:rFonts w:ascii="Arial" w:hAnsi="Arial" w:cs="Arial"/>
          <w:noProof/>
          <w:sz w:val="28"/>
          <w:szCs w:val="28"/>
        </w:rPr>
        <w:drawing>
          <wp:inline distT="0" distB="0" distL="0" distR="0" wp14:anchorId="54BAF7EE" wp14:editId="23C64B84">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264B8C" w:rsidRPr="007B48C3" w:rsidRDefault="00264B8C" w:rsidP="00264B8C">
      <w:pPr>
        <w:pStyle w:val="ListParagraph"/>
        <w:outlineLvl w:val="1"/>
        <w:rPr>
          <w:ins w:id="145" w:author="theirs" w:date="2014-09-10T22:51:00Z"/>
          <w:rFonts w:ascii="Times New Roman" w:hAnsi="Times New Roman" w:cs="Times New Roman"/>
          <w:b/>
          <w:sz w:val="28"/>
          <w:szCs w:val="28"/>
        </w:rPr>
      </w:pPr>
    </w:p>
    <w:p w:rsidR="00264B8C" w:rsidRPr="00582640" w:rsidRDefault="00264B8C" w:rsidP="00264B8C">
      <w:pPr>
        <w:pStyle w:val="ListParagraph"/>
        <w:outlineLvl w:val="1"/>
        <w:rPr>
          <w:rFonts w:ascii="Times New Roman" w:hAnsi="Times New Roman" w:cs="Times New Roman"/>
          <w:b/>
          <w:sz w:val="28"/>
          <w:szCs w:val="28"/>
        </w:rPr>
      </w:pPr>
      <w:bookmarkStart w:id="146" w:name="_Toc398323449"/>
      <w:bookmarkStart w:id="147"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146"/>
      <w:bookmarkEnd w:id="147"/>
    </w:p>
    <w:p w:rsidR="00264B8C" w:rsidRDefault="00264B8C" w:rsidP="00264B8C">
      <w:pPr>
        <w:ind w:left="720" w:firstLine="720"/>
      </w:pPr>
      <w:r>
        <w:rPr>
          <w:sz w:val="28"/>
          <w:szCs w:val="28"/>
        </w:rPr>
        <w:t>Mục đích: Giúp người dùng có thể bình luận các bài viết</w:t>
      </w:r>
      <w:r>
        <w:rPr>
          <w:sz w:val="28"/>
          <w:szCs w:val="28"/>
        </w:rPr>
        <w:br/>
        <w:t>Giao diện:</w:t>
      </w:r>
    </w:p>
    <w:p w:rsidR="00264B8C" w:rsidRDefault="00264B8C" w:rsidP="00264B8C">
      <w:pPr>
        <w:jc w:val="center"/>
        <w:rPr>
          <w:rFonts w:ascii="Times New Roman" w:hAnsi="Times New Roman" w:cs="Times New Roman"/>
          <w:sz w:val="28"/>
          <w:szCs w:val="28"/>
        </w:rPr>
      </w:pPr>
      <w:r>
        <w:rPr>
          <w:noProof/>
          <w:sz w:val="28"/>
          <w:szCs w:val="28"/>
        </w:rPr>
        <w:lastRenderedPageBreak/>
        <w:drawing>
          <wp:inline distT="0" distB="0" distL="0" distR="0" wp14:anchorId="094BC991" wp14:editId="3B808582">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 xml:space="preserve">                 Các thành phần trong giao diện:</w:t>
      </w:r>
      <w:r>
        <w:rPr>
          <w:sz w:val="28"/>
          <w:szCs w:val="28"/>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264B8C" w:rsidTr="00D6133F">
        <w:trPr>
          <w:jc w:val="center"/>
        </w:trPr>
        <w:tc>
          <w:tcPr>
            <w:tcW w:w="854"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264B8C" w:rsidRDefault="00264B8C" w:rsidP="00D6133F">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264B8C" w:rsidRDefault="00264B8C" w:rsidP="00D6133F">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264B8C" w:rsidRDefault="00264B8C" w:rsidP="00264B8C">
      <w:pPr>
        <w:rPr>
          <w:rFonts w:ascii="Times New Roman" w:hAnsi="Times New Roman" w:cs="Times New Roman"/>
          <w:sz w:val="28"/>
          <w:szCs w:val="28"/>
        </w:rPr>
      </w:pPr>
    </w:p>
    <w:p w:rsidR="00264B8C" w:rsidRDefault="00264B8C" w:rsidP="00264B8C">
      <w:pPr>
        <w:spacing w:after="200" w:line="276" w:lineRule="auto"/>
        <w:rPr>
          <w:rFonts w:ascii="Arial" w:hAnsi="Arial" w:cs="Arial"/>
          <w:sz w:val="28"/>
          <w:szCs w:val="28"/>
        </w:rPr>
      </w:pPr>
    </w:p>
    <w:p w:rsidR="00264B8C" w:rsidRPr="00874DAA" w:rsidRDefault="00264B8C" w:rsidP="00264B8C">
      <w:pPr>
        <w:spacing w:after="200" w:line="276" w:lineRule="auto"/>
        <w:rPr>
          <w:rFonts w:ascii="Arial" w:hAnsi="Arial" w:cs="Arial"/>
          <w:sz w:val="28"/>
          <w:szCs w:val="28"/>
        </w:rPr>
      </w:pPr>
    </w:p>
    <w:p w:rsidR="00264B8C" w:rsidRPr="00874DAA" w:rsidRDefault="00264B8C" w:rsidP="00264B8C">
      <w:pPr>
        <w:pStyle w:val="ListParagraph"/>
        <w:spacing w:after="200" w:line="276" w:lineRule="auto"/>
        <w:ind w:firstLine="720"/>
        <w:rPr>
          <w:rFonts w:ascii="Arial" w:hAnsi="Arial" w:cs="Arial"/>
          <w:sz w:val="28"/>
          <w:szCs w:val="28"/>
        </w:rPr>
      </w:pPr>
      <w:r w:rsidRPr="00874DAA">
        <w:rPr>
          <w:rFonts w:ascii="Arial" w:hAnsi="Arial" w:cs="Arial"/>
          <w:sz w:val="28"/>
          <w:szCs w:val="28"/>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264B8C" w:rsidTr="00D6133F">
        <w:trPr>
          <w:jc w:val="center"/>
        </w:trPr>
        <w:tc>
          <w:tcPr>
            <w:tcW w:w="90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lastRenderedPageBreak/>
              <w:t>STT</w:t>
            </w:r>
          </w:p>
        </w:tc>
        <w:tc>
          <w:tcPr>
            <w:tcW w:w="1981" w:type="dxa"/>
            <w:vMerge w:val="restart"/>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264B8C" w:rsidTr="00D6133F">
        <w:trPr>
          <w:jc w:val="center"/>
        </w:trPr>
        <w:tc>
          <w:tcPr>
            <w:tcW w:w="901" w:type="dxa"/>
            <w:vMerge/>
          </w:tcPr>
          <w:p w:rsidR="00264B8C" w:rsidRPr="00AC1FC0" w:rsidRDefault="00264B8C" w:rsidP="00D6133F">
            <w:pPr>
              <w:pStyle w:val="ListParagraph"/>
              <w:ind w:left="0"/>
              <w:jc w:val="center"/>
              <w:rPr>
                <w:rFonts w:ascii="Arial" w:hAnsi="Arial" w:cs="Arial"/>
                <w:sz w:val="28"/>
                <w:szCs w:val="28"/>
              </w:rPr>
            </w:pPr>
          </w:p>
        </w:tc>
        <w:tc>
          <w:tcPr>
            <w:tcW w:w="1981" w:type="dxa"/>
            <w:vMerge/>
          </w:tcPr>
          <w:p w:rsidR="00264B8C" w:rsidRPr="00AC1FC0" w:rsidRDefault="00264B8C" w:rsidP="00D6133F">
            <w:pPr>
              <w:pStyle w:val="ListParagraph"/>
              <w:ind w:left="0"/>
              <w:jc w:val="center"/>
              <w:rPr>
                <w:rFonts w:ascii="Arial" w:hAnsi="Arial" w:cs="Arial"/>
                <w:sz w:val="28"/>
                <w:szCs w:val="28"/>
              </w:rPr>
            </w:pP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Truy vấn</w:t>
            </w:r>
          </w:p>
        </w:tc>
      </w:tr>
      <w:tr w:rsidR="00264B8C" w:rsidTr="00D6133F">
        <w:trPr>
          <w:jc w:val="center"/>
        </w:trPr>
        <w:tc>
          <w:tcPr>
            <w:tcW w:w="901"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Pr="00AC1FC0" w:rsidRDefault="00264B8C" w:rsidP="00D6133F">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BD20AF" w:rsidRDefault="00264B8C" w:rsidP="00D6133F">
            <w:pPr>
              <w:pStyle w:val="ListParagraph"/>
              <w:ind w:left="0"/>
              <w:jc w:val="center"/>
              <w:rPr>
                <w:rFonts w:ascii="Arial" w:hAnsi="Arial" w:cs="Arial"/>
                <w:sz w:val="28"/>
                <w:szCs w:val="28"/>
              </w:rPr>
            </w:pPr>
          </w:p>
        </w:tc>
        <w:tc>
          <w:tcPr>
            <w:tcW w:w="1439" w:type="dxa"/>
          </w:tcPr>
          <w:p w:rsidR="00264B8C" w:rsidRPr="00BD20AF"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sidRPr="00AC1FC0">
              <w:rPr>
                <w:rFonts w:ascii="Arial" w:hAnsi="Arial" w:cs="Arial"/>
                <w:sz w:val="28"/>
                <w:szCs w:val="28"/>
              </w:rPr>
              <w:t>X</w:t>
            </w:r>
          </w:p>
        </w:tc>
      </w:tr>
      <w:tr w:rsidR="00264B8C" w:rsidTr="00D6133F">
        <w:trPr>
          <w:jc w:val="center"/>
        </w:trPr>
        <w:tc>
          <w:tcPr>
            <w:tcW w:w="901"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Pr="00874DAA" w:rsidRDefault="00264B8C" w:rsidP="00D6133F">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rPr>
          <w:trHeight w:val="364"/>
          <w:jc w:val="center"/>
        </w:trPr>
        <w:tc>
          <w:tcPr>
            <w:tcW w:w="901"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8"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AC1FC0" w:rsidRDefault="00264B8C" w:rsidP="00D6133F">
            <w:pPr>
              <w:pStyle w:val="ListParagraph"/>
              <w:ind w:left="0"/>
              <w:jc w:val="center"/>
              <w:rPr>
                <w:rFonts w:ascii="Arial" w:hAnsi="Arial" w:cs="Arial"/>
                <w:sz w:val="28"/>
                <w:szCs w:val="28"/>
              </w:rPr>
            </w:pPr>
          </w:p>
        </w:tc>
        <w:tc>
          <w:tcPr>
            <w:tcW w:w="1439" w:type="dxa"/>
          </w:tcPr>
          <w:p w:rsidR="00264B8C" w:rsidRPr="00BD20AF"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264B8C" w:rsidRDefault="00264B8C" w:rsidP="00264B8C">
      <w:pPr>
        <w:pStyle w:val="ListParagraph"/>
        <w:outlineLvl w:val="1"/>
        <w:rPr>
          <w:rFonts w:ascii="Times New Roman" w:hAnsi="Times New Roman" w:cs="Times New Roman"/>
          <w:b/>
          <w:sz w:val="28"/>
          <w:szCs w:val="28"/>
        </w:rPr>
      </w:pPr>
      <w:bookmarkStart w:id="148" w:name="_Toc398323450"/>
      <w:r>
        <w:rPr>
          <w:rFonts w:ascii="Times New Roman" w:hAnsi="Times New Roman" w:cs="Times New Roman"/>
          <w:b/>
          <w:noProof/>
          <w:sz w:val="28"/>
          <w:szCs w:val="28"/>
        </w:rPr>
        <w:drawing>
          <wp:inline distT="0" distB="0" distL="0" distR="0" wp14:anchorId="4C8EB128" wp14:editId="192F18B6">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264B8C" w:rsidRPr="00183647" w:rsidRDefault="00264B8C" w:rsidP="00264B8C">
      <w:pPr>
        <w:pStyle w:val="ListParagraph"/>
        <w:outlineLvl w:val="1"/>
        <w:rPr>
          <w:rFonts w:ascii="Times New Roman" w:hAnsi="Times New Roman" w:cs="Times New Roman"/>
          <w:b/>
          <w:sz w:val="28"/>
          <w:szCs w:val="28"/>
        </w:rPr>
      </w:pPr>
      <w:bookmarkStart w:id="149"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148"/>
      <w:r w:rsidRPr="005F0E63">
        <w:rPr>
          <w:rFonts w:ascii="Times New Roman" w:hAnsi="Times New Roman" w:cs="Times New Roman"/>
          <w:b/>
          <w:sz w:val="28"/>
          <w:szCs w:val="28"/>
        </w:rPr>
        <w:t>quản lý bình luận</w:t>
      </w:r>
      <w:bookmarkEnd w:id="149"/>
    </w:p>
    <w:p w:rsidR="00264B8C" w:rsidRPr="004F22F0" w:rsidRDefault="00264B8C" w:rsidP="00264B8C">
      <w:pPr>
        <w:ind w:left="720" w:firstLine="720"/>
        <w:rPr>
          <w:rFonts w:ascii="Times New Roman" w:hAnsi="Times New Roman" w:cs="Times New Roman"/>
          <w:sz w:val="28"/>
          <w:szCs w:val="28"/>
        </w:rPr>
      </w:pPr>
      <w:r w:rsidRPr="00183647">
        <w:rPr>
          <w:rFonts w:ascii="Times New Roman" w:hAnsi="Times New Roman" w:cs="Times New Roman"/>
          <w:sz w:val="28"/>
          <w:szCs w:val="28"/>
        </w:rPr>
        <w:t>Mụ</w:t>
      </w:r>
      <w:r>
        <w:rPr>
          <w:rFonts w:ascii="Times New Roman" w:hAnsi="Times New Roman" w:cs="Times New Roman"/>
          <w:sz w:val="28"/>
          <w:szCs w:val="28"/>
        </w:rPr>
        <w:t>c đích: G</w:t>
      </w:r>
      <w:r w:rsidRPr="00183647">
        <w:rPr>
          <w:rFonts w:ascii="Times New Roman" w:hAnsi="Times New Roman" w:cs="Times New Roman"/>
          <w:sz w:val="28"/>
          <w:szCs w:val="28"/>
        </w:rPr>
        <w:t>iúp người dùng có thể xem các bình luận của hệ thống, xóa các bình luận xấu trong hệ thống</w:t>
      </w:r>
    </w:p>
    <w:p w:rsidR="00264B8C" w:rsidRPr="00C74A40" w:rsidRDefault="00264B8C" w:rsidP="00264B8C">
      <w:pPr>
        <w:ind w:firstLine="720"/>
        <w:rPr>
          <w:rFonts w:ascii="Times New Roman" w:hAnsi="Times New Roman" w:cs="Times New Roman"/>
          <w:sz w:val="28"/>
          <w:szCs w:val="28"/>
        </w:rPr>
      </w:pPr>
      <w:r w:rsidRPr="00C74A40">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ED3B50A" wp14:editId="5AD51FF1">
            <wp:simplePos x="0" y="0"/>
            <wp:positionH relativeFrom="column">
              <wp:posOffset>-727710</wp:posOffset>
            </wp:positionH>
            <wp:positionV relativeFrom="paragraph">
              <wp:posOffset>323215</wp:posOffset>
            </wp:positionV>
            <wp:extent cx="7112000" cy="22028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55">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rPr>
        <w:t>Giao diện</w:t>
      </w:r>
      <w:r>
        <w:rPr>
          <w:rFonts w:ascii="Times New Roman" w:hAnsi="Times New Roman" w:cs="Times New Roman"/>
          <w:sz w:val="28"/>
          <w:szCs w:val="28"/>
        </w:rPr>
        <w:t>:</w:t>
      </w:r>
    </w:p>
    <w:p w:rsidR="00264B8C" w:rsidRDefault="00264B8C" w:rsidP="00264B8C"/>
    <w:p w:rsidR="00264B8C" w:rsidRDefault="00264B8C" w:rsidP="00264B8C"/>
    <w:p w:rsidR="00264B8C" w:rsidRDefault="00264B8C" w:rsidP="00264B8C">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264B8C" w:rsidRDefault="00264B8C" w:rsidP="00264B8C">
      <w:pPr>
        <w:pStyle w:val="ListParagraph"/>
        <w:rPr>
          <w:rFonts w:ascii="Arial" w:hAnsi="Arial" w:cs="Arial"/>
          <w:sz w:val="32"/>
          <w:szCs w:val="28"/>
        </w:rPr>
      </w:pPr>
    </w:p>
    <w:tbl>
      <w:tblPr>
        <w:tblStyle w:val="TableGrid"/>
        <w:tblW w:w="8905" w:type="dxa"/>
        <w:jc w:val="center"/>
        <w:tblLook w:val="04A0" w:firstRow="1" w:lastRow="0" w:firstColumn="1" w:lastColumn="0" w:noHBand="0" w:noVBand="1"/>
      </w:tblPr>
      <w:tblGrid>
        <w:gridCol w:w="1165"/>
        <w:gridCol w:w="2340"/>
        <w:gridCol w:w="1655"/>
        <w:gridCol w:w="3745"/>
      </w:tblGrid>
      <w:tr w:rsidR="00264B8C" w:rsidRPr="00B244F3" w:rsidTr="00D6133F">
        <w:trPr>
          <w:jc w:val="center"/>
        </w:trPr>
        <w:tc>
          <w:tcPr>
            <w:tcW w:w="116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65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74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B244F3" w:rsidTr="00D6133F">
        <w:trPr>
          <w:jc w:val="center"/>
        </w:trPr>
        <w:tc>
          <w:tcPr>
            <w:tcW w:w="1165"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234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Combobox</w:t>
            </w:r>
          </w:p>
        </w:tc>
        <w:tc>
          <w:tcPr>
            <w:tcW w:w="1655" w:type="dxa"/>
          </w:tcPr>
          <w:p w:rsidR="00264B8C" w:rsidRPr="00B244F3"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3745"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Hiển thị số dòng trên 1 trang</w:t>
            </w:r>
          </w:p>
        </w:tc>
      </w:tr>
      <w:tr w:rsidR="00264B8C" w:rsidRPr="00B244F3" w:rsidTr="00D6133F">
        <w:trPr>
          <w:jc w:val="center"/>
        </w:trPr>
        <w:tc>
          <w:tcPr>
            <w:tcW w:w="1165" w:type="dxa"/>
          </w:tcPr>
          <w:p w:rsidR="00264B8C" w:rsidRPr="00610611"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2340" w:type="dxa"/>
          </w:tcPr>
          <w:p w:rsidR="00264B8C" w:rsidRPr="00B244F3" w:rsidRDefault="00264B8C" w:rsidP="00D6133F">
            <w:pPr>
              <w:pStyle w:val="ListParagraph"/>
              <w:ind w:left="0"/>
              <w:rPr>
                <w:rFonts w:ascii="Arial" w:hAnsi="Arial" w:cs="Arial"/>
                <w:sz w:val="28"/>
                <w:szCs w:val="28"/>
              </w:rPr>
            </w:pPr>
            <w:r>
              <w:rPr>
                <w:rFonts w:ascii="Arial" w:hAnsi="Arial" w:cs="Arial"/>
                <w:sz w:val="28"/>
                <w:szCs w:val="28"/>
              </w:rPr>
              <w:t>Textbox</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Nhập thông tin tìm kiếm</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mã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264B8C" w:rsidRPr="00B244F3" w:rsidTr="00D6133F">
        <w:trPr>
          <w:jc w:val="center"/>
        </w:trPr>
        <w:tc>
          <w:tcPr>
            <w:tcW w:w="116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tài khoản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7</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thời gian được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8</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Character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nội dung của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9</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Integer</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số lần bị báo vi phạm</w:t>
            </w:r>
          </w:p>
        </w:tc>
      </w:tr>
      <w:tr w:rsidR="00264B8C" w:rsidRPr="00B244F3" w:rsidTr="00D6133F">
        <w:trPr>
          <w:jc w:val="center"/>
        </w:trPr>
        <w:tc>
          <w:tcPr>
            <w:tcW w:w="116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10</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264B8C" w:rsidRPr="00B244F3" w:rsidTr="00D6133F">
        <w:trPr>
          <w:jc w:val="center"/>
        </w:trPr>
        <w:tc>
          <w:tcPr>
            <w:tcW w:w="1165" w:type="dxa"/>
          </w:tcPr>
          <w:p w:rsidR="00264B8C" w:rsidRPr="002E7992" w:rsidRDefault="00264B8C" w:rsidP="00D6133F">
            <w:pPr>
              <w:pStyle w:val="ListParagraph"/>
              <w:ind w:left="0"/>
              <w:jc w:val="center"/>
              <w:rPr>
                <w:rFonts w:ascii="Arial" w:hAnsi="Arial" w:cs="Arial"/>
                <w:sz w:val="28"/>
                <w:szCs w:val="28"/>
              </w:rPr>
            </w:pPr>
            <w:r>
              <w:rPr>
                <w:rFonts w:ascii="Arial" w:hAnsi="Arial" w:cs="Arial"/>
                <w:sz w:val="28"/>
                <w:szCs w:val="28"/>
              </w:rPr>
              <w:t>11</w:t>
            </w:r>
          </w:p>
        </w:tc>
        <w:tc>
          <w:tcPr>
            <w:tcW w:w="2340" w:type="dxa"/>
          </w:tcPr>
          <w:p w:rsidR="00264B8C" w:rsidRDefault="00264B8C" w:rsidP="00D6133F">
            <w:pPr>
              <w:pStyle w:val="ListParagraph"/>
              <w:ind w:left="0"/>
              <w:rPr>
                <w:rFonts w:ascii="Arial" w:hAnsi="Arial" w:cs="Arial"/>
                <w:sz w:val="28"/>
                <w:szCs w:val="28"/>
              </w:rPr>
            </w:pPr>
            <w:r>
              <w:rPr>
                <w:rFonts w:ascii="Arial" w:hAnsi="Arial" w:cs="Arial"/>
                <w:sz w:val="28"/>
                <w:szCs w:val="28"/>
              </w:rPr>
              <w:t>Button</w:t>
            </w:r>
          </w:p>
        </w:tc>
        <w:tc>
          <w:tcPr>
            <w:tcW w:w="1655" w:type="dxa"/>
          </w:tcPr>
          <w:p w:rsidR="00264B8C" w:rsidRDefault="00264B8C" w:rsidP="00D6133F">
            <w:pPr>
              <w:pStyle w:val="ListParagraph"/>
              <w:ind w:left="0"/>
              <w:jc w:val="center"/>
              <w:rPr>
                <w:rFonts w:ascii="Arial" w:hAnsi="Arial" w:cs="Arial"/>
                <w:sz w:val="28"/>
                <w:szCs w:val="28"/>
              </w:rPr>
            </w:pPr>
          </w:p>
        </w:tc>
        <w:tc>
          <w:tcPr>
            <w:tcW w:w="3745" w:type="dxa"/>
          </w:tcPr>
          <w:p w:rsidR="00264B8C" w:rsidRDefault="00264B8C" w:rsidP="00D6133F">
            <w:pPr>
              <w:pStyle w:val="ListParagraph"/>
              <w:ind w:left="0"/>
              <w:rPr>
                <w:rFonts w:ascii="Arial" w:hAnsi="Arial" w:cs="Arial"/>
                <w:sz w:val="28"/>
                <w:szCs w:val="28"/>
              </w:rPr>
            </w:pPr>
            <w:r>
              <w:rPr>
                <w:rFonts w:ascii="Arial" w:hAnsi="Arial" w:cs="Arial"/>
                <w:sz w:val="28"/>
                <w:szCs w:val="28"/>
              </w:rPr>
              <w:t>Dùng để xóa bình luận</w:t>
            </w:r>
          </w:p>
        </w:tc>
      </w:tr>
    </w:tbl>
    <w:p w:rsidR="00264B8C" w:rsidRPr="007E1E9A" w:rsidRDefault="00264B8C" w:rsidP="00264B8C">
      <w:pPr>
        <w:ind w:firstLine="720"/>
        <w:rPr>
          <w:rFonts w:ascii="Arial" w:hAnsi="Arial" w:cs="Arial"/>
          <w:sz w:val="28"/>
          <w:szCs w:val="28"/>
        </w:rPr>
      </w:pPr>
      <w:r w:rsidRPr="007E1E9A">
        <w:rPr>
          <w:rFonts w:ascii="Arial" w:hAnsi="Arial" w:cs="Arial"/>
          <w:sz w:val="28"/>
          <w:szCs w:val="28"/>
        </w:rPr>
        <w:t>Giao diện xác nhận xóa thông báo:</w:t>
      </w:r>
    </w:p>
    <w:p w:rsidR="00264B8C" w:rsidRPr="00467CEE" w:rsidRDefault="00264B8C" w:rsidP="00264B8C">
      <w:pPr>
        <w:pStyle w:val="ListParagraph"/>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noProof/>
          <w:sz w:val="28"/>
          <w:szCs w:val="28"/>
        </w:rPr>
        <w:drawing>
          <wp:inline distT="0" distB="0" distL="0" distR="0" wp14:anchorId="3D373C30" wp14:editId="0B0CDCE6">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56">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264B8C" w:rsidRDefault="00264B8C" w:rsidP="00264B8C">
      <w:pPr>
        <w:pStyle w:val="ListParagraph"/>
        <w:rPr>
          <w:rFonts w:ascii="Arial" w:hAnsi="Arial" w:cs="Arial"/>
          <w:sz w:val="28"/>
          <w:szCs w:val="28"/>
        </w:rPr>
      </w:pPr>
    </w:p>
    <w:p w:rsidR="00264B8C" w:rsidRPr="001B18FD" w:rsidRDefault="00264B8C" w:rsidP="00264B8C">
      <w:pPr>
        <w:ind w:firstLine="720"/>
        <w:rPr>
          <w:rFonts w:ascii="Arial" w:hAnsi="Arial" w:cs="Arial"/>
          <w:sz w:val="28"/>
          <w:szCs w:val="28"/>
        </w:rPr>
      </w:pPr>
      <w:r w:rsidRPr="001B18FD">
        <w:rPr>
          <w:rFonts w:ascii="Arial" w:hAnsi="Arial" w:cs="Arial"/>
          <w:sz w:val="28"/>
          <w:szCs w:val="28"/>
        </w:rPr>
        <w:t>Các thành phần trong giao diện</w:t>
      </w:r>
    </w:p>
    <w:p w:rsidR="00264B8C" w:rsidRPr="00467CEE" w:rsidRDefault="00264B8C" w:rsidP="00264B8C">
      <w:pPr>
        <w:pStyle w:val="ListParagraph"/>
        <w:ind w:left="1080"/>
        <w:rPr>
          <w:rFonts w:ascii="Arial" w:hAnsi="Arial" w:cs="Arial"/>
          <w:sz w:val="28"/>
          <w:szCs w:val="28"/>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264B8C" w:rsidRPr="00B244F3" w:rsidTr="00D6133F">
        <w:tc>
          <w:tcPr>
            <w:tcW w:w="2230"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264B8C" w:rsidRPr="00B244F3" w:rsidRDefault="00264B8C" w:rsidP="00D6133F">
            <w:pPr>
              <w:pStyle w:val="ListParagraph"/>
              <w:ind w:left="0"/>
              <w:jc w:val="center"/>
              <w:rPr>
                <w:rFonts w:ascii="Arial" w:hAnsi="Arial" w:cs="Arial"/>
                <w:sz w:val="28"/>
                <w:szCs w:val="28"/>
              </w:rPr>
            </w:pPr>
            <w:r w:rsidRPr="00B244F3">
              <w:rPr>
                <w:rFonts w:ascii="Arial" w:hAnsi="Arial" w:cs="Arial"/>
                <w:sz w:val="28"/>
                <w:szCs w:val="28"/>
              </w:rPr>
              <w:t>Ghi chú</w:t>
            </w:r>
          </w:p>
        </w:tc>
      </w:tr>
      <w:tr w:rsidR="00264B8C" w:rsidRPr="00DA259B" w:rsidTr="00D6133F">
        <w:tc>
          <w:tcPr>
            <w:tcW w:w="2230" w:type="dxa"/>
          </w:tcPr>
          <w:p w:rsidR="00264B8C" w:rsidRPr="00DA259B" w:rsidRDefault="00264B8C" w:rsidP="00D6133F">
            <w:pPr>
              <w:pStyle w:val="ListParagraph"/>
              <w:ind w:left="0"/>
              <w:rPr>
                <w:rFonts w:ascii="Arial" w:hAnsi="Arial" w:cs="Arial"/>
                <w:sz w:val="28"/>
                <w:szCs w:val="28"/>
              </w:rPr>
            </w:pPr>
            <w:r>
              <w:rPr>
                <w:rFonts w:ascii="Arial" w:hAnsi="Arial" w:cs="Arial"/>
                <w:sz w:val="28"/>
                <w:szCs w:val="28"/>
              </w:rPr>
              <w:t>Ok</w:t>
            </w:r>
          </w:p>
        </w:tc>
        <w:tc>
          <w:tcPr>
            <w:tcW w:w="1571" w:type="dxa"/>
          </w:tcPr>
          <w:p w:rsidR="00264B8C" w:rsidRPr="00DA259B" w:rsidRDefault="00264B8C" w:rsidP="00D6133F">
            <w:pPr>
              <w:pStyle w:val="ListParagraph"/>
              <w:ind w:left="0"/>
              <w:rPr>
                <w:rFonts w:ascii="Arial" w:hAnsi="Arial" w:cs="Arial"/>
                <w:sz w:val="28"/>
                <w:szCs w:val="28"/>
              </w:rPr>
            </w:pPr>
            <w:r>
              <w:rPr>
                <w:rFonts w:ascii="Arial" w:hAnsi="Arial" w:cs="Arial"/>
                <w:sz w:val="28"/>
                <w:szCs w:val="28"/>
              </w:rPr>
              <w:t>Button</w:t>
            </w:r>
          </w:p>
        </w:tc>
        <w:tc>
          <w:tcPr>
            <w:tcW w:w="1524" w:type="dxa"/>
          </w:tcPr>
          <w:p w:rsidR="00264B8C" w:rsidRPr="00B244F3" w:rsidRDefault="00264B8C" w:rsidP="00D6133F">
            <w:pPr>
              <w:pStyle w:val="ListParagraph"/>
              <w:ind w:left="0"/>
              <w:rPr>
                <w:rFonts w:ascii="Arial" w:hAnsi="Arial" w:cs="Arial"/>
                <w:sz w:val="28"/>
                <w:szCs w:val="28"/>
              </w:rPr>
            </w:pPr>
          </w:p>
        </w:tc>
        <w:tc>
          <w:tcPr>
            <w:tcW w:w="4575" w:type="dxa"/>
          </w:tcPr>
          <w:p w:rsidR="00264B8C" w:rsidRPr="00467CEE" w:rsidRDefault="00264B8C" w:rsidP="00D6133F">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264B8C" w:rsidRPr="00DA259B" w:rsidTr="00D6133F">
        <w:tc>
          <w:tcPr>
            <w:tcW w:w="2230"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Hủy</w:t>
            </w:r>
          </w:p>
        </w:tc>
        <w:tc>
          <w:tcPr>
            <w:tcW w:w="1571"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Button</w:t>
            </w:r>
          </w:p>
        </w:tc>
        <w:tc>
          <w:tcPr>
            <w:tcW w:w="1524" w:type="dxa"/>
          </w:tcPr>
          <w:p w:rsidR="00264B8C" w:rsidRPr="00B244F3" w:rsidRDefault="00264B8C" w:rsidP="00D6133F">
            <w:pPr>
              <w:pStyle w:val="ListParagraph"/>
              <w:ind w:left="0"/>
              <w:rPr>
                <w:rFonts w:ascii="Arial" w:hAnsi="Arial" w:cs="Arial"/>
                <w:sz w:val="28"/>
                <w:szCs w:val="28"/>
              </w:rPr>
            </w:pPr>
          </w:p>
        </w:tc>
        <w:tc>
          <w:tcPr>
            <w:tcW w:w="4575" w:type="dxa"/>
          </w:tcPr>
          <w:p w:rsidR="00264B8C" w:rsidRPr="00467CEE" w:rsidRDefault="00264B8C" w:rsidP="00D6133F">
            <w:pPr>
              <w:pStyle w:val="ListParagraph"/>
              <w:ind w:left="0"/>
              <w:rPr>
                <w:rFonts w:ascii="Arial" w:hAnsi="Arial" w:cs="Arial"/>
                <w:sz w:val="28"/>
                <w:szCs w:val="28"/>
              </w:rPr>
            </w:pPr>
            <w:r>
              <w:rPr>
                <w:rFonts w:ascii="Arial" w:hAnsi="Arial" w:cs="Arial"/>
                <w:sz w:val="28"/>
                <w:szCs w:val="28"/>
              </w:rPr>
              <w:t>Hủy thao tác xóa</w:t>
            </w:r>
          </w:p>
        </w:tc>
      </w:tr>
    </w:tbl>
    <w:p w:rsidR="00264B8C" w:rsidRPr="006B5FE6" w:rsidRDefault="00264B8C" w:rsidP="00264B8C">
      <w:pPr>
        <w:rPr>
          <w:rFonts w:ascii="Arial" w:hAnsi="Arial" w:cs="Arial"/>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Tr="00D6133F">
        <w:tc>
          <w:tcPr>
            <w:tcW w:w="895" w:type="dxa"/>
            <w:vMerge w:val="restart"/>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STT</w:t>
            </w:r>
          </w:p>
        </w:tc>
        <w:tc>
          <w:tcPr>
            <w:tcW w:w="1981"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c>
          <w:tcPr>
            <w:tcW w:w="895" w:type="dxa"/>
            <w:vMerge/>
          </w:tcPr>
          <w:p w:rsidR="00264B8C" w:rsidRDefault="00264B8C" w:rsidP="00D6133F">
            <w:pPr>
              <w:pStyle w:val="ListParagraph"/>
              <w:ind w:left="0"/>
              <w:jc w:val="center"/>
              <w:rPr>
                <w:rFonts w:ascii="Arial" w:hAnsi="Arial" w:cs="Arial"/>
                <w:sz w:val="28"/>
                <w:szCs w:val="28"/>
              </w:rPr>
            </w:pPr>
          </w:p>
        </w:tc>
        <w:tc>
          <w:tcPr>
            <w:tcW w:w="1981" w:type="dxa"/>
            <w:vMerge/>
          </w:tcPr>
          <w:p w:rsidR="00264B8C" w:rsidRDefault="00264B8C" w:rsidP="00D6133F">
            <w:pPr>
              <w:pStyle w:val="ListParagraph"/>
              <w:ind w:left="0"/>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Truy vấn</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Bình luận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95"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1981"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Default="00264B8C" w:rsidP="00264B8C"/>
    <w:p w:rsidR="00264B8C" w:rsidRPr="0024363F" w:rsidRDefault="00264B8C" w:rsidP="00264B8C">
      <w:pPr>
        <w:rPr>
          <w:rFonts w:ascii="Times New Roman" w:hAnsi="Times New Roman" w:cs="Times New Roman"/>
          <w:sz w:val="28"/>
          <w:szCs w:val="28"/>
        </w:rPr>
      </w:pPr>
    </w:p>
    <w:p w:rsidR="00264B8C" w:rsidRPr="0024363F" w:rsidRDefault="00264B8C" w:rsidP="00264B8C">
      <w:pPr>
        <w:rPr>
          <w:rFonts w:ascii="Times New Roman" w:hAnsi="Times New Roman" w:cs="Times New Roman"/>
          <w:sz w:val="28"/>
          <w:szCs w:val="28"/>
        </w:rPr>
      </w:pPr>
      <w:r w:rsidRPr="0024363F">
        <w:rPr>
          <w:rFonts w:ascii="Times New Roman" w:hAnsi="Times New Roman" w:cs="Times New Roman"/>
          <w:sz w:val="28"/>
          <w:szCs w:val="28"/>
        </w:rPr>
        <w:t>Sơ đồ xử lý</w:t>
      </w:r>
      <w:r>
        <w:rPr>
          <w:rFonts w:ascii="Times New Roman" w:hAnsi="Times New Roman" w:cs="Times New Roman"/>
          <w:sz w:val="28"/>
          <w:szCs w:val="28"/>
        </w:rPr>
        <w:t>:</w:t>
      </w:r>
    </w:p>
    <w:p w:rsidR="00264B8C" w:rsidRPr="004352D6" w:rsidRDefault="00264B8C" w:rsidP="00264B8C">
      <w:r>
        <w:rPr>
          <w:noProof/>
        </w:rPr>
        <w:lastRenderedPageBreak/>
        <w:drawing>
          <wp:inline distT="0" distB="0" distL="0" distR="0" wp14:anchorId="078326C5" wp14:editId="4D73046B">
            <wp:extent cx="4238625" cy="7058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57">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264B8C" w:rsidRPr="00ED79C8" w:rsidRDefault="00264B8C" w:rsidP="00264B8C">
      <w:pPr>
        <w:pStyle w:val="ListParagraph"/>
        <w:outlineLvl w:val="1"/>
        <w:rPr>
          <w:ins w:id="150" w:author="ChiTam" w:date="2014-09-10T22:51:00Z"/>
          <w:rFonts w:ascii="Times New Roman" w:hAnsi="Times New Roman" w:cs="Times New Roman"/>
          <w:b/>
          <w:sz w:val="28"/>
          <w:szCs w:val="28"/>
        </w:rPr>
      </w:pPr>
    </w:p>
    <w:p w:rsidR="00264B8C" w:rsidRDefault="00264B8C">
      <w:pPr>
        <w:pStyle w:val="ListParagraph"/>
        <w:outlineLvl w:val="1"/>
        <w:rPr>
          <w:rFonts w:ascii="Times New Roman" w:hAnsi="Times New Roman" w:cs="Times New Roman"/>
          <w:b/>
          <w:sz w:val="28"/>
          <w:szCs w:val="28"/>
        </w:rPr>
        <w:pPrChange w:id="151" w:author="theirs" w:date="2014-09-10T22:51:00Z">
          <w:pPr>
            <w:pStyle w:val="ListParagraph"/>
          </w:pPr>
        </w:pPrChange>
      </w:pPr>
      <w:bookmarkStart w:id="152" w:name="_Toc398323453"/>
      <w:bookmarkStart w:id="153" w:name="_Toc399455851"/>
      <w:r w:rsidRPr="005F0E63">
        <w:rPr>
          <w:rFonts w:ascii="Times New Roman" w:hAnsi="Times New Roman" w:cs="Times New Roman"/>
          <w:b/>
          <w:sz w:val="28"/>
          <w:szCs w:val="28"/>
        </w:rPr>
        <w:t>5.13</w:t>
      </w:r>
      <w:r w:rsidRPr="005F0E63">
        <w:rPr>
          <w:rFonts w:ascii="Times New Roman" w:hAnsi="Times New Roman" w:cs="Times New Roman"/>
          <w:b/>
          <w:sz w:val="28"/>
          <w:szCs w:val="28"/>
        </w:rPr>
        <w:tab/>
        <w:t xml:space="preserve">Chức năng quản lý </w:t>
      </w:r>
      <w:bookmarkEnd w:id="152"/>
      <w:r w:rsidRPr="005F0E63">
        <w:rPr>
          <w:rFonts w:ascii="Times New Roman" w:hAnsi="Times New Roman" w:cs="Times New Roman"/>
          <w:b/>
          <w:sz w:val="28"/>
          <w:szCs w:val="28"/>
        </w:rPr>
        <w:t>đăng tin</w:t>
      </w:r>
      <w:bookmarkEnd w:id="153"/>
    </w:p>
    <w:p w:rsidR="00264B8C" w:rsidRDefault="00264B8C" w:rsidP="00264B8C">
      <w:pPr>
        <w:ind w:firstLine="720"/>
        <w:rPr>
          <w:sz w:val="28"/>
          <w:szCs w:val="28"/>
        </w:rPr>
      </w:pPr>
      <w:r>
        <w:rPr>
          <w:sz w:val="28"/>
          <w:szCs w:val="28"/>
        </w:rPr>
        <w:lastRenderedPageBreak/>
        <w:t>- Mục đích: giúp cho người quản trị hế thống duyệt những tin phù hợp và xóa những tin không phù hợp.</w:t>
      </w:r>
      <w:r>
        <w:rPr>
          <w:sz w:val="28"/>
          <w:szCs w:val="28"/>
        </w:rPr>
        <w:br/>
        <w:t xml:space="preserve">           - Giao diện:</w:t>
      </w:r>
    </w:p>
    <w:p w:rsidR="00264B8C" w:rsidRDefault="00264B8C" w:rsidP="00264B8C">
      <w:pPr>
        <w:jc w:val="center"/>
        <w:rPr>
          <w:sz w:val="28"/>
          <w:szCs w:val="28"/>
        </w:rPr>
      </w:pPr>
      <w:r>
        <w:rPr>
          <w:sz w:val="28"/>
          <w:szCs w:val="28"/>
        </w:rPr>
        <w:t>Giao diện quản lý đăng tin của Người quản trị</w:t>
      </w:r>
    </w:p>
    <w:p w:rsidR="00264B8C" w:rsidRDefault="00264B8C" w:rsidP="00264B8C">
      <w:pPr>
        <w:rPr>
          <w:rFonts w:ascii="Times New Roman" w:hAnsi="Times New Roman" w:cs="Times New Roman"/>
          <w:sz w:val="28"/>
          <w:szCs w:val="28"/>
        </w:rPr>
      </w:pPr>
      <w:r>
        <w:rPr>
          <w:noProof/>
          <w:sz w:val="28"/>
          <w:szCs w:val="28"/>
        </w:rPr>
        <w:drawing>
          <wp:inline distT="0" distB="0" distL="0" distR="0" wp14:anchorId="507D6732" wp14:editId="75ECB956">
            <wp:extent cx="5937250" cy="3026410"/>
            <wp:effectExtent l="0" t="0" r="0" b="0"/>
            <wp:docPr id="55" name="Picture 55"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790"/>
        <w:gridCol w:w="1568"/>
        <w:gridCol w:w="5278"/>
      </w:tblGrid>
      <w:tr w:rsidR="00264B8C" w:rsidRPr="001443B8" w:rsidTr="00D6133F">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D6133F">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Combobox</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lựa chọn số lượng thông tin hiện lên trên một trang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Textbox</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nhập vào thông tin về nhà trọ muốn tìm kiếm</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Hiển thị ngày mà chủ nhà trọ đăng tin quản bá nhà trọ</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Tên tiêu đề của tin nhà trọ đã được đăng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Hiện tên người đăng tin</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6</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Địa chỉ của nhà trọ được đăng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7</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Giá của nhà trọ cho thuê</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lastRenderedPageBreak/>
              <w:t>8</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Diện tích của nhà trọ cho thuê</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9</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Quản trị viên tiến hành xóa những tin không phù hợp</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10</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tiến hành duyệt tin để tin đó được đăng lên hệ thống</w:t>
            </w:r>
          </w:p>
        </w:tc>
      </w:tr>
      <w:tr w:rsidR="00264B8C" w:rsidRPr="001443B8" w:rsidTr="00D6133F">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11</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chọn để chuyển trang tin.</w:t>
            </w:r>
          </w:p>
        </w:tc>
      </w:tr>
    </w:tbl>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quản lý đăng tin của chủ nhà trọ</w:t>
      </w:r>
    </w:p>
    <w:p w:rsidR="00264B8C"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14:anchorId="158EFFB9" wp14:editId="29F509D7">
            <wp:simplePos x="0" y="0"/>
            <wp:positionH relativeFrom="column">
              <wp:posOffset>0</wp:posOffset>
            </wp:positionH>
            <wp:positionV relativeFrom="paragraph">
              <wp:posOffset>0</wp:posOffset>
            </wp:positionV>
            <wp:extent cx="5938520" cy="5561965"/>
            <wp:effectExtent l="0" t="0" r="0" b="0"/>
            <wp:wrapNone/>
            <wp:docPr id="56" name="Picture 56"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8520" cy="556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Pr="00E250C2"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rPr>
          <w:rFonts w:ascii="Times New Roman" w:hAnsi="Times New Roman" w:cs="Times New Roman"/>
          <w:sz w:val="28"/>
          <w:szCs w:val="28"/>
        </w:rPr>
      </w:pPr>
    </w:p>
    <w:p w:rsidR="00264B8C" w:rsidRDefault="00264B8C" w:rsidP="00264B8C">
      <w:pPr>
        <w:jc w:val="center"/>
        <w:rPr>
          <w:rFonts w:ascii="Times New Roman" w:hAnsi="Times New Roman" w:cs="Times New Roman"/>
          <w:sz w:val="28"/>
          <w:szCs w:val="28"/>
        </w:rPr>
      </w:pPr>
      <w:r>
        <w:rPr>
          <w:rFonts w:ascii="Times New Roman" w:hAnsi="Times New Roman" w:cs="Times New Roman"/>
          <w:sz w:val="28"/>
          <w:szCs w:val="28"/>
        </w:rPr>
        <w:t>Giao diện thông báo xóa tin</w:t>
      </w:r>
    </w:p>
    <w:p w:rsidR="00264B8C" w:rsidRDefault="00264B8C" w:rsidP="00264B8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874856" wp14:editId="38EECCCE">
            <wp:extent cx="3335655" cy="1326515"/>
            <wp:effectExtent l="0" t="0" r="0" b="0"/>
            <wp:docPr id="57" name="Picture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inline>
        </w:drawing>
      </w:r>
    </w:p>
    <w:p w:rsidR="00264B8C" w:rsidRDefault="00264B8C" w:rsidP="00264B8C">
      <w:pPr>
        <w:rPr>
          <w:rFonts w:ascii="Times New Roman" w:hAnsi="Times New Roman" w:cs="Times New Roman"/>
          <w:sz w:val="28"/>
          <w:szCs w:val="28"/>
        </w:rPr>
      </w:pPr>
      <w:r>
        <w:rPr>
          <w:rFonts w:ascii="Times New Roman" w:hAnsi="Times New Roman" w:cs="Times New Roman"/>
          <w:sz w:val="28"/>
          <w:szCs w:val="28"/>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69"/>
        <w:gridCol w:w="1172"/>
        <w:gridCol w:w="5595"/>
      </w:tblGrid>
      <w:tr w:rsidR="00264B8C" w:rsidRPr="001443B8" w:rsidTr="00D6133F">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264B8C" w:rsidRPr="00846D13" w:rsidRDefault="00264B8C" w:rsidP="00D6133F">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Text và Hyperlink Text</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Tin mà chủ nhà trọ đã đăng trên hệ thống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muốn xóa tin đã đăng nhấn vào nút “Xóa tin” thì hệ thống sẽ hiện ra “Thông báo xóa tin” cho người dùng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nhấn vào “Cập nhập”, hệ thống sẽ chuyễn sang trang cập nhập thông tin tin đã chọn</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“Xóa” để xác nhận xóa tin đã đăng.</w:t>
            </w:r>
          </w:p>
        </w:tc>
      </w:tr>
      <w:tr w:rsidR="00264B8C" w:rsidRPr="001443B8" w:rsidTr="00D6133F">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p>
        </w:tc>
        <w:tc>
          <w:tcPr>
            <w:tcW w:w="0" w:type="auto"/>
            <w:shd w:val="clear" w:color="auto" w:fill="auto"/>
          </w:tcPr>
          <w:p w:rsidR="00264B8C" w:rsidRPr="00846D13" w:rsidRDefault="00264B8C" w:rsidP="00D6133F">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“Không” để hủy việc xóa tin đã chọn.</w:t>
            </w:r>
          </w:p>
        </w:tc>
      </w:tr>
    </w:tbl>
    <w:p w:rsidR="00264B8C" w:rsidRDefault="00264B8C" w:rsidP="00264B8C">
      <w:pPr>
        <w:rPr>
          <w:rFonts w:ascii="Times New Roman" w:hAnsi="Times New Roman" w:cs="Times New Roman"/>
          <w:sz w:val="28"/>
          <w:szCs w:val="28"/>
        </w:rPr>
      </w:pPr>
    </w:p>
    <w:p w:rsidR="00264B8C" w:rsidRDefault="00264B8C" w:rsidP="00264B8C">
      <w:pPr>
        <w:pStyle w:val="ListParagraph"/>
        <w:rPr>
          <w:rFonts w:ascii="Arial" w:hAnsi="Arial" w:cs="Arial"/>
          <w:sz w:val="28"/>
          <w:szCs w:val="28"/>
        </w:rPr>
      </w:pPr>
      <w:r>
        <w:rPr>
          <w:rFonts w:ascii="Arial" w:hAnsi="Arial" w:cs="Arial"/>
          <w:sz w:val="28"/>
          <w:szCs w:val="28"/>
        </w:rPr>
        <w:t>Dữ liệu được sử dụng:</w:t>
      </w:r>
    </w:p>
    <w:p w:rsidR="00264B8C" w:rsidRDefault="00264B8C" w:rsidP="00264B8C">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06"/>
        <w:gridCol w:w="2070"/>
        <w:gridCol w:w="1438"/>
        <w:gridCol w:w="1438"/>
        <w:gridCol w:w="1439"/>
        <w:gridCol w:w="1439"/>
      </w:tblGrid>
      <w:tr w:rsidR="00264B8C" w:rsidTr="00D6133F">
        <w:tc>
          <w:tcPr>
            <w:tcW w:w="806"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STT</w:t>
            </w:r>
          </w:p>
        </w:tc>
        <w:tc>
          <w:tcPr>
            <w:tcW w:w="2070" w:type="dxa"/>
            <w:vMerge w:val="restart"/>
          </w:tcPr>
          <w:p w:rsidR="00264B8C" w:rsidRDefault="00264B8C" w:rsidP="00D6133F">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Phương thức</w:t>
            </w:r>
          </w:p>
        </w:tc>
      </w:tr>
      <w:tr w:rsidR="00264B8C" w:rsidTr="00D6133F">
        <w:tc>
          <w:tcPr>
            <w:tcW w:w="806" w:type="dxa"/>
            <w:vMerge/>
          </w:tcPr>
          <w:p w:rsidR="00264B8C" w:rsidRDefault="00264B8C" w:rsidP="00D6133F">
            <w:pPr>
              <w:pStyle w:val="ListParagraph"/>
              <w:ind w:left="0"/>
              <w:rPr>
                <w:rFonts w:ascii="Arial" w:hAnsi="Arial" w:cs="Arial"/>
                <w:sz w:val="28"/>
                <w:szCs w:val="28"/>
              </w:rPr>
            </w:pPr>
          </w:p>
        </w:tc>
        <w:tc>
          <w:tcPr>
            <w:tcW w:w="2070" w:type="dxa"/>
            <w:vMerge/>
          </w:tcPr>
          <w:p w:rsidR="00264B8C" w:rsidRDefault="00264B8C" w:rsidP="00D6133F">
            <w:pPr>
              <w:pStyle w:val="ListParagraph"/>
              <w:ind w:left="0"/>
              <w:rPr>
                <w:rFonts w:ascii="Arial" w:hAnsi="Arial" w:cs="Arial"/>
                <w:sz w:val="28"/>
                <w:szCs w:val="28"/>
              </w:rPr>
            </w:pPr>
          </w:p>
        </w:tc>
        <w:tc>
          <w:tcPr>
            <w:tcW w:w="1438" w:type="dxa"/>
          </w:tcPr>
          <w:p w:rsidR="00264B8C" w:rsidRDefault="00264B8C" w:rsidP="00D6133F">
            <w:pPr>
              <w:pStyle w:val="ListParagraph"/>
              <w:ind w:left="0"/>
              <w:rPr>
                <w:rFonts w:ascii="Arial" w:hAnsi="Arial" w:cs="Arial"/>
                <w:sz w:val="28"/>
                <w:szCs w:val="28"/>
              </w:rPr>
            </w:pPr>
            <w:r>
              <w:rPr>
                <w:rFonts w:ascii="Arial" w:hAnsi="Arial" w:cs="Arial"/>
                <w:sz w:val="28"/>
                <w:szCs w:val="28"/>
              </w:rPr>
              <w:t>Thêm</w:t>
            </w:r>
          </w:p>
        </w:tc>
        <w:tc>
          <w:tcPr>
            <w:tcW w:w="1438" w:type="dxa"/>
          </w:tcPr>
          <w:p w:rsidR="00264B8C" w:rsidRDefault="00264B8C" w:rsidP="00D6133F">
            <w:pPr>
              <w:pStyle w:val="ListParagraph"/>
              <w:ind w:left="0"/>
              <w:rPr>
                <w:rFonts w:ascii="Arial" w:hAnsi="Arial" w:cs="Arial"/>
                <w:sz w:val="28"/>
                <w:szCs w:val="28"/>
              </w:rPr>
            </w:pPr>
            <w:r>
              <w:rPr>
                <w:rFonts w:ascii="Arial" w:hAnsi="Arial" w:cs="Arial"/>
                <w:sz w:val="28"/>
                <w:szCs w:val="28"/>
              </w:rPr>
              <w:t>Sửa</w:t>
            </w:r>
          </w:p>
        </w:tc>
        <w:tc>
          <w:tcPr>
            <w:tcW w:w="1439" w:type="dxa"/>
          </w:tcPr>
          <w:p w:rsidR="00264B8C" w:rsidRDefault="00264B8C" w:rsidP="00D6133F">
            <w:pPr>
              <w:pStyle w:val="ListParagraph"/>
              <w:ind w:left="0"/>
              <w:rPr>
                <w:rFonts w:ascii="Arial" w:hAnsi="Arial" w:cs="Arial"/>
                <w:sz w:val="28"/>
                <w:szCs w:val="28"/>
              </w:rPr>
            </w:pPr>
            <w:r>
              <w:rPr>
                <w:rFonts w:ascii="Arial" w:hAnsi="Arial" w:cs="Arial"/>
                <w:sz w:val="28"/>
                <w:szCs w:val="28"/>
              </w:rPr>
              <w:t>Xoá</w:t>
            </w:r>
          </w:p>
        </w:tc>
        <w:tc>
          <w:tcPr>
            <w:tcW w:w="1439" w:type="dxa"/>
          </w:tcPr>
          <w:p w:rsidR="00264B8C" w:rsidRDefault="00264B8C" w:rsidP="00D6133F">
            <w:pPr>
              <w:pStyle w:val="ListParagraph"/>
              <w:ind w:left="0"/>
              <w:rPr>
                <w:rFonts w:ascii="Arial" w:hAnsi="Arial" w:cs="Arial"/>
                <w:sz w:val="28"/>
                <w:szCs w:val="28"/>
              </w:rPr>
            </w:pPr>
            <w:r>
              <w:rPr>
                <w:rFonts w:ascii="Arial" w:hAnsi="Arial" w:cs="Arial"/>
                <w:sz w:val="28"/>
                <w:szCs w:val="28"/>
              </w:rPr>
              <w:t>Truy vấn</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1</w:t>
            </w:r>
          </w:p>
        </w:tc>
        <w:tc>
          <w:tcPr>
            <w:tcW w:w="2070" w:type="dxa"/>
          </w:tcPr>
          <w:p w:rsidR="00264B8C" w:rsidRPr="00B177F7" w:rsidRDefault="00264B8C" w:rsidP="00D6133F">
            <w:pPr>
              <w:pStyle w:val="ListParagraph"/>
              <w:ind w:left="0"/>
              <w:rPr>
                <w:rFonts w:ascii="Arial" w:hAnsi="Arial" w:cs="Arial"/>
                <w:sz w:val="28"/>
                <w:szCs w:val="28"/>
              </w:rPr>
            </w:pPr>
            <w:r>
              <w:rPr>
                <w:rFonts w:ascii="Arial" w:hAnsi="Arial" w:cs="Arial"/>
                <w:sz w:val="28"/>
                <w:szCs w:val="28"/>
              </w:rPr>
              <w:t>Tỉnh-Thành</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2</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Tài khoản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3</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Nhà trọ</w:t>
            </w:r>
          </w:p>
        </w:tc>
        <w:tc>
          <w:tcPr>
            <w:tcW w:w="1438"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4</w:t>
            </w:r>
          </w:p>
        </w:tc>
        <w:tc>
          <w:tcPr>
            <w:tcW w:w="2070" w:type="dxa"/>
          </w:tcPr>
          <w:p w:rsidR="00264B8C" w:rsidRPr="00B177F7" w:rsidRDefault="00264B8C" w:rsidP="00D6133F">
            <w:pPr>
              <w:pStyle w:val="ListParagraph"/>
              <w:ind w:left="0"/>
              <w:rPr>
                <w:rFonts w:ascii="Arial" w:hAnsi="Arial" w:cs="Arial"/>
                <w:sz w:val="28"/>
                <w:szCs w:val="28"/>
              </w:rPr>
            </w:pPr>
            <w:r>
              <w:rPr>
                <w:rFonts w:ascii="Arial" w:hAnsi="Arial" w:cs="Arial"/>
                <w:sz w:val="28"/>
                <w:szCs w:val="28"/>
              </w:rPr>
              <w:t>Quận-Huyện</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C64361" w:rsidRDefault="00264B8C" w:rsidP="00D6133F">
            <w:pPr>
              <w:pStyle w:val="ListParagraph"/>
              <w:ind w:left="0"/>
              <w:jc w:val="center"/>
              <w:rPr>
                <w:rFonts w:ascii="Arial" w:hAnsi="Arial" w:cs="Arial"/>
                <w:sz w:val="28"/>
                <w:szCs w:val="28"/>
              </w:rPr>
            </w:pPr>
            <w:r>
              <w:rPr>
                <w:rFonts w:ascii="Arial" w:hAnsi="Arial" w:cs="Arial"/>
                <w:sz w:val="28"/>
                <w:szCs w:val="28"/>
              </w:rPr>
              <w:t>5</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Phường-Xã</w:t>
            </w:r>
          </w:p>
        </w:tc>
        <w:tc>
          <w:tcPr>
            <w:tcW w:w="1438" w:type="dxa"/>
          </w:tcPr>
          <w:p w:rsidR="00264B8C" w:rsidRDefault="00264B8C" w:rsidP="00D6133F">
            <w:pPr>
              <w:pStyle w:val="ListParagraph"/>
              <w:ind w:left="0"/>
              <w:jc w:val="center"/>
              <w:rPr>
                <w:rFonts w:ascii="Arial" w:hAnsi="Arial" w:cs="Arial"/>
                <w:sz w:val="28"/>
                <w:szCs w:val="28"/>
              </w:rPr>
            </w:pP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r w:rsidR="00264B8C" w:rsidTr="00D6133F">
        <w:tc>
          <w:tcPr>
            <w:tcW w:w="806"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6</w:t>
            </w:r>
          </w:p>
        </w:tc>
        <w:tc>
          <w:tcPr>
            <w:tcW w:w="2070" w:type="dxa"/>
          </w:tcPr>
          <w:p w:rsidR="00264B8C" w:rsidRDefault="00264B8C" w:rsidP="00D6133F">
            <w:pPr>
              <w:pStyle w:val="ListParagraph"/>
              <w:ind w:left="0"/>
              <w:rPr>
                <w:rFonts w:ascii="Arial" w:hAnsi="Arial" w:cs="Arial"/>
                <w:sz w:val="28"/>
                <w:szCs w:val="28"/>
              </w:rPr>
            </w:pPr>
            <w:r>
              <w:rPr>
                <w:rFonts w:ascii="Arial" w:hAnsi="Arial" w:cs="Arial"/>
                <w:sz w:val="28"/>
                <w:szCs w:val="28"/>
              </w:rPr>
              <w:t>Hình ảnh</w:t>
            </w:r>
          </w:p>
        </w:tc>
        <w:tc>
          <w:tcPr>
            <w:tcW w:w="1438"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c>
          <w:tcPr>
            <w:tcW w:w="1438" w:type="dxa"/>
          </w:tcPr>
          <w:p w:rsidR="00264B8C" w:rsidRDefault="00264B8C" w:rsidP="00D6133F">
            <w:pPr>
              <w:pStyle w:val="ListParagraph"/>
              <w:ind w:left="0"/>
              <w:jc w:val="center"/>
              <w:rPr>
                <w:rFonts w:ascii="Arial" w:hAnsi="Arial" w:cs="Arial"/>
                <w:sz w:val="28"/>
                <w:szCs w:val="28"/>
              </w:rPr>
            </w:pPr>
          </w:p>
        </w:tc>
        <w:tc>
          <w:tcPr>
            <w:tcW w:w="1439" w:type="dxa"/>
          </w:tcPr>
          <w:p w:rsidR="00264B8C" w:rsidRDefault="00264B8C" w:rsidP="00D6133F">
            <w:pPr>
              <w:pStyle w:val="ListParagraph"/>
              <w:ind w:left="0"/>
              <w:jc w:val="center"/>
              <w:rPr>
                <w:rFonts w:ascii="Arial" w:hAnsi="Arial" w:cs="Arial"/>
                <w:sz w:val="28"/>
                <w:szCs w:val="28"/>
              </w:rPr>
            </w:pPr>
          </w:p>
        </w:tc>
        <w:tc>
          <w:tcPr>
            <w:tcW w:w="1439" w:type="dxa"/>
          </w:tcPr>
          <w:p w:rsidR="00264B8C" w:rsidRPr="00B177F7" w:rsidRDefault="00264B8C" w:rsidP="00D6133F">
            <w:pPr>
              <w:pStyle w:val="ListParagraph"/>
              <w:ind w:left="0"/>
              <w:jc w:val="center"/>
              <w:rPr>
                <w:rFonts w:ascii="Arial" w:hAnsi="Arial" w:cs="Arial"/>
                <w:sz w:val="28"/>
                <w:szCs w:val="28"/>
              </w:rPr>
            </w:pPr>
            <w:r>
              <w:rPr>
                <w:rFonts w:ascii="Arial" w:hAnsi="Arial" w:cs="Arial"/>
                <w:sz w:val="28"/>
                <w:szCs w:val="28"/>
              </w:rPr>
              <w:t>x</w:t>
            </w:r>
          </w:p>
        </w:tc>
      </w:tr>
    </w:tbl>
    <w:p w:rsidR="00264B8C" w:rsidRPr="00336274" w:rsidRDefault="00264B8C" w:rsidP="00264B8C">
      <w:pPr>
        <w:rPr>
          <w:rFonts w:ascii="Times New Roman" w:hAnsi="Times New Roman" w:cs="Times New Roman"/>
          <w:sz w:val="28"/>
          <w:szCs w:val="28"/>
        </w:rPr>
      </w:pPr>
    </w:p>
    <w:p w:rsidR="00264B8C" w:rsidRDefault="00264B8C" w:rsidP="00264B8C">
      <w:pPr>
        <w:numPr>
          <w:ilvl w:val="0"/>
          <w:numId w:val="52"/>
        </w:numPr>
        <w:suppressAutoHyphens/>
        <w:spacing w:line="252" w:lineRule="auto"/>
        <w:rPr>
          <w:rFonts w:ascii="Times New Roman" w:hAnsi="Times New Roman" w:cs="Times New Roman"/>
          <w:sz w:val="28"/>
          <w:szCs w:val="28"/>
        </w:rPr>
      </w:pPr>
      <w:r w:rsidRPr="00CD44CE">
        <w:rPr>
          <w:rFonts w:ascii="Times New Roman" w:hAnsi="Times New Roman" w:cs="Times New Roman"/>
          <w:sz w:val="28"/>
          <w:szCs w:val="28"/>
        </w:rPr>
        <w:lastRenderedPageBreak/>
        <w:t xml:space="preserve">Xử lý: các sơ đồ sau cho thấy hoạt động quản lý đăng tin của </w:t>
      </w:r>
      <w:r>
        <w:rPr>
          <w:rFonts w:ascii="Times New Roman" w:hAnsi="Times New Roman" w:cs="Times New Roman"/>
          <w:sz w:val="28"/>
          <w:szCs w:val="28"/>
        </w:rPr>
        <w:t>chủ nhà trọ và quản trị viên</w:t>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sz w:val="28"/>
          <w:szCs w:val="28"/>
        </w:rPr>
        <w:t>Quản lý đăng tin của người quản trị</w:t>
      </w:r>
    </w:p>
    <w:p w:rsidR="00264B8C" w:rsidRDefault="00264B8C" w:rsidP="00264B8C">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33D234" wp14:editId="2B13E6CA">
            <wp:extent cx="5937250" cy="4932680"/>
            <wp:effectExtent l="0" t="0" r="0" b="0"/>
            <wp:docPr id="58" name="Picture 58"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p>
    <w:p w:rsidR="00264B8C" w:rsidRDefault="00264B8C" w:rsidP="00264B8C">
      <w:pPr>
        <w:ind w:left="720"/>
        <w:jc w:val="center"/>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35899B51" wp14:editId="7B183449">
            <wp:simplePos x="0" y="0"/>
            <wp:positionH relativeFrom="column">
              <wp:posOffset>462915</wp:posOffset>
            </wp:positionH>
            <wp:positionV relativeFrom="paragraph">
              <wp:posOffset>415290</wp:posOffset>
            </wp:positionV>
            <wp:extent cx="5937885" cy="5034915"/>
            <wp:effectExtent l="0" t="0" r="0" b="0"/>
            <wp:wrapTopAndBottom/>
            <wp:docPr id="59" name="Picture 59"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Quản lý đăng tin của chủ nhà trọ</w:t>
      </w:r>
    </w:p>
    <w:p w:rsidR="00264B8C" w:rsidRDefault="00264B8C" w:rsidP="00264B8C">
      <w:pPr>
        <w:ind w:left="720"/>
        <w:rPr>
          <w:rFonts w:ascii="Times New Roman" w:hAnsi="Times New Roman" w:cs="Times New Roman"/>
          <w:sz w:val="28"/>
          <w:szCs w:val="28"/>
        </w:rPr>
      </w:pPr>
    </w:p>
    <w:p w:rsidR="00264B8C" w:rsidRPr="00CD44CE" w:rsidRDefault="00264B8C" w:rsidP="00264B8C">
      <w:pPr>
        <w:ind w:left="720"/>
        <w:jc w:val="center"/>
        <w:rPr>
          <w:rFonts w:ascii="Times New Roman" w:hAnsi="Times New Roman" w:cs="Times New Roman"/>
          <w:sz w:val="28"/>
          <w:szCs w:val="28"/>
        </w:rPr>
      </w:pPr>
    </w:p>
    <w:p w:rsidR="00264B8C" w:rsidRPr="00D54182" w:rsidRDefault="00264B8C" w:rsidP="00264B8C">
      <w:pPr>
        <w:pStyle w:val="ListParagraph"/>
        <w:outlineLvl w:val="1"/>
        <w:rPr>
          <w:rFonts w:ascii="Times New Roman" w:hAnsi="Times New Roman" w:cs="Times New Roman"/>
          <w:b/>
          <w:sz w:val="28"/>
          <w:szCs w:val="28"/>
        </w:rPr>
      </w:pPr>
    </w:p>
    <w:p w:rsidR="00264B8C" w:rsidRDefault="00264B8C" w:rsidP="00264B8C">
      <w:pPr>
        <w:pStyle w:val="ListParagraph"/>
        <w:outlineLvl w:val="1"/>
        <w:rPr>
          <w:rFonts w:ascii="Times New Roman" w:hAnsi="Times New Roman" w:cs="Times New Roman"/>
          <w:b/>
          <w:sz w:val="28"/>
          <w:szCs w:val="28"/>
        </w:rPr>
      </w:pPr>
      <w:bookmarkStart w:id="154" w:name="_Toc399455852"/>
      <w:r w:rsidRPr="005F0E63">
        <w:rPr>
          <w:rFonts w:ascii="Times New Roman" w:hAnsi="Times New Roman" w:cs="Times New Roman"/>
          <w:b/>
          <w:sz w:val="28"/>
          <w:szCs w:val="28"/>
        </w:rPr>
        <w:t>5.14 Chức năng đăng tin</w:t>
      </w:r>
      <w:bookmarkEnd w:id="154"/>
    </w:p>
    <w:p w:rsidR="00264B8C" w:rsidRPr="00921802" w:rsidRDefault="00264B8C" w:rsidP="00264B8C">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t>Mục đích: giúp cho phép chủ nhà trọ có thể đưa thông tin về nhà trọ cho thuê lên website</w:t>
      </w:r>
    </w:p>
    <w:p w:rsidR="00264B8C" w:rsidRPr="00921802"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264B8C" w:rsidRPr="00921802" w:rsidRDefault="00264B8C" w:rsidP="00264B8C">
      <w:pPr>
        <w:spacing w:after="0"/>
        <w:rPr>
          <w:rFonts w:ascii="Times New Roman" w:hAnsi="Times New Roman" w:cs="Times New Roman"/>
          <w:sz w:val="28"/>
          <w:szCs w:val="28"/>
        </w:rPr>
      </w:pPr>
      <w:r w:rsidRPr="00921802">
        <w:rPr>
          <w:rFonts w:ascii="Times New Roman" w:hAnsi="Times New Roman" w:cs="Times New Roman"/>
          <w:noProof/>
          <w:sz w:val="28"/>
          <w:szCs w:val="28"/>
        </w:rPr>
        <w:drawing>
          <wp:inline distT="0" distB="0" distL="0" distR="0" wp14:anchorId="6A9AC7C2" wp14:editId="4EEE4567">
            <wp:extent cx="5943600" cy="5614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264B8C" w:rsidRPr="00921802" w:rsidRDefault="00264B8C" w:rsidP="00264B8C">
      <w:pPr>
        <w:spacing w:after="0"/>
        <w:rPr>
          <w:rFonts w:ascii="Times New Roman" w:hAnsi="Times New Roman" w:cs="Times New Roman"/>
          <w:sz w:val="28"/>
          <w:szCs w:val="28"/>
        </w:rPr>
      </w:pPr>
    </w:p>
    <w:p w:rsidR="00264B8C" w:rsidRDefault="00264B8C" w:rsidP="00264B8C">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p w:rsidR="00264B8C" w:rsidRPr="00943BAE" w:rsidRDefault="00264B8C" w:rsidP="00264B8C">
      <w:pPr>
        <w:spacing w:after="0"/>
        <w:ind w:firstLine="7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52"/>
        <w:gridCol w:w="963"/>
        <w:gridCol w:w="5821"/>
      </w:tblGrid>
      <w:tr w:rsidR="00264B8C" w:rsidRPr="00921802" w:rsidTr="00D6133F">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lastRenderedPageBreak/>
              <w:t>STT</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264B8C" w:rsidRPr="00921802" w:rsidRDefault="00264B8C" w:rsidP="00D6133F">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Tiêu đề của thông tin cho thuê nhà trọ của chủ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2</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Những mô tả về nhà trọ mà chủ nhà trọ muốn đăng lên website</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3</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 và Radiobutton</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nhập giá cho thuê hoặc chọn giá thỏa thuận của nhà trọ muốn đăng lên website</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4</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vào diện tích của nhà trọ muốn cho thuê.</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5</w:t>
            </w:r>
          </w:p>
        </w:tc>
        <w:tc>
          <w:tcPr>
            <w:tcW w:w="0" w:type="auto"/>
          </w:tcPr>
          <w:p w:rsidR="00264B8C" w:rsidRPr="00921802"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CheckBox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Trạng thái của trọng trọ, chủ nhà trọn vào nếu nhà trọ cho thuê còn phòng.</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6</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Hyperlink Text</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người dùng nhấn vào link, hệ thống sẽ mở cửa sổ thư mục để người dùng chọn hình ảnh của nhà trọ. Hệ thống chỉ cho phép người dùng chọn tối đa 4 ảnh và phải nhỏ hơn 1MB, nếu không hệ thống sẽ báo lỗi.</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7</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Combobox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Người dùng chọn khu vực của nhà trọ cho thuê để giúp cho khách hàng dễ dàng tìm kiếm.</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8</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họ tên của mình hoặc người để khách hàng liên hệ thuê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9</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Địa chỉ cụ thể của nhà trọ để khách hàng có thể dễ dàng tìm kiếm, liên hệ.</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10</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w:t>
            </w:r>
            <w:r>
              <w:rPr>
                <w:rFonts w:ascii="Times New Roman" w:hAnsi="Times New Roman" w:cs="Times New Roman"/>
                <w:sz w:val="28"/>
                <w:szCs w:val="28"/>
              </w:rPr>
              <w:t xml:space="preserve"> nhà tr</w:t>
            </w:r>
            <w:r w:rsidRPr="00921802">
              <w:rPr>
                <w:rFonts w:ascii="Times New Roman" w:hAnsi="Times New Roman" w:cs="Times New Roman"/>
                <w:sz w:val="28"/>
                <w:szCs w:val="28"/>
              </w:rPr>
              <w:t>ọ nhập số điện thoại của mình hoặc người đại diện để khách hàng liên hệ qua điện thoại để thuê nhà trọ.</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11</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Textbox</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Chủ nhà trọ nhập địa chỉ email vào.</w:t>
            </w:r>
          </w:p>
        </w:tc>
      </w:tr>
      <w:tr w:rsidR="00264B8C" w:rsidRPr="00921802" w:rsidTr="00D6133F">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12</w:t>
            </w: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Button</w:t>
            </w:r>
          </w:p>
        </w:tc>
        <w:tc>
          <w:tcPr>
            <w:tcW w:w="0" w:type="auto"/>
          </w:tcPr>
          <w:p w:rsidR="00264B8C" w:rsidRPr="00921802" w:rsidRDefault="00264B8C" w:rsidP="00D6133F">
            <w:pPr>
              <w:pStyle w:val="ListParagraph"/>
              <w:ind w:left="0"/>
              <w:rPr>
                <w:rFonts w:ascii="Times New Roman" w:hAnsi="Times New Roman" w:cs="Times New Roman"/>
                <w:sz w:val="28"/>
                <w:szCs w:val="28"/>
              </w:rPr>
            </w:pPr>
          </w:p>
        </w:tc>
        <w:tc>
          <w:tcPr>
            <w:tcW w:w="0" w:type="auto"/>
          </w:tcPr>
          <w:p w:rsidR="00264B8C" w:rsidRPr="00921802" w:rsidRDefault="00264B8C" w:rsidP="00D6133F">
            <w:pPr>
              <w:pStyle w:val="ListParagraph"/>
              <w:ind w:left="0"/>
              <w:rPr>
                <w:rFonts w:ascii="Times New Roman" w:hAnsi="Times New Roman" w:cs="Times New Roman"/>
                <w:sz w:val="28"/>
                <w:szCs w:val="28"/>
              </w:rPr>
            </w:pPr>
            <w:r w:rsidRPr="00921802">
              <w:rPr>
                <w:rFonts w:ascii="Times New Roman" w:hAnsi="Times New Roman" w:cs="Times New Roman"/>
                <w:sz w:val="28"/>
                <w:szCs w:val="28"/>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264B8C" w:rsidRDefault="00264B8C" w:rsidP="00264B8C">
      <w:pPr>
        <w:spacing w:after="0"/>
        <w:rPr>
          <w:rFonts w:ascii="Times New Roman" w:hAnsi="Times New Roman" w:cs="Times New Roman"/>
          <w:sz w:val="28"/>
          <w:szCs w:val="28"/>
        </w:rPr>
      </w:pPr>
    </w:p>
    <w:p w:rsidR="00264B8C" w:rsidRDefault="00264B8C" w:rsidP="00264B8C">
      <w:pPr>
        <w:spacing w:after="0"/>
        <w:rPr>
          <w:rFonts w:ascii="Times New Roman" w:hAnsi="Times New Roman" w:cs="Times New Roman"/>
          <w:sz w:val="28"/>
          <w:szCs w:val="28"/>
        </w:rPr>
      </w:pPr>
    </w:p>
    <w:p w:rsidR="00264B8C" w:rsidRPr="00E05EF5" w:rsidRDefault="00264B8C" w:rsidP="00264B8C">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264B8C" w:rsidRPr="005F0E63" w:rsidTr="00D6133F">
        <w:trPr>
          <w:jc w:val="center"/>
        </w:trPr>
        <w:tc>
          <w:tcPr>
            <w:tcW w:w="895"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rPr>
          <w:jc w:val="center"/>
        </w:trPr>
        <w:tc>
          <w:tcPr>
            <w:tcW w:w="895" w:type="dxa"/>
            <w:vMerge/>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D6133F">
            <w:pPr>
              <w:pStyle w:val="ListParagraph"/>
              <w:ind w:left="0"/>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rPr>
          <w:jc w:val="center"/>
        </w:trPr>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lastRenderedPageBreak/>
              <w:t>1</w:t>
            </w:r>
          </w:p>
        </w:tc>
        <w:tc>
          <w:tcPr>
            <w:tcW w:w="198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C437F4"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D6133F">
        <w:trPr>
          <w:jc w:val="center"/>
        </w:trPr>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Nhà trọ</w:t>
            </w:r>
          </w:p>
        </w:tc>
        <w:tc>
          <w:tcPr>
            <w:tcW w:w="1438"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rPr>
          <w:jc w:val="center"/>
        </w:trPr>
        <w:tc>
          <w:tcPr>
            <w:tcW w:w="895" w:type="dxa"/>
          </w:tcPr>
          <w:p w:rsidR="00264B8C"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264B8C"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45100" w:rsidRDefault="00264B8C" w:rsidP="00264B8C">
      <w:pPr>
        <w:spacing w:after="0"/>
        <w:rPr>
          <w:rFonts w:ascii="Times New Roman" w:hAnsi="Times New Roman" w:cs="Times New Roman"/>
          <w:sz w:val="28"/>
          <w:szCs w:val="28"/>
        </w:rPr>
      </w:pP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rPr>
        <w:t>Xử lý: sơ đồ sau cho thấy hoặc động đăng tin của người dùng:</w:t>
      </w:r>
    </w:p>
    <w:p w:rsidR="00264B8C" w:rsidRPr="00921802" w:rsidRDefault="00264B8C" w:rsidP="00264B8C">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25E957C9" wp14:editId="03D98BEC">
            <wp:simplePos x="0" y="0"/>
            <wp:positionH relativeFrom="column">
              <wp:posOffset>190500</wp:posOffset>
            </wp:positionH>
            <wp:positionV relativeFrom="paragraph">
              <wp:posOffset>0</wp:posOffset>
            </wp:positionV>
            <wp:extent cx="5943600" cy="71310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264B8C" w:rsidRPr="00582640" w:rsidRDefault="00264B8C" w:rsidP="00264B8C">
      <w:pPr>
        <w:pStyle w:val="ListParagraph"/>
        <w:outlineLvl w:val="1"/>
        <w:rPr>
          <w:rFonts w:ascii="Times New Roman" w:hAnsi="Times New Roman" w:cs="Times New Roman"/>
          <w:b/>
          <w:sz w:val="28"/>
          <w:szCs w:val="28"/>
        </w:rPr>
      </w:pPr>
    </w:p>
    <w:p w:rsidR="00264B8C" w:rsidRPr="007B48C3" w:rsidRDefault="00264B8C" w:rsidP="00264B8C">
      <w:pPr>
        <w:pStyle w:val="ListParagraph"/>
        <w:outlineLvl w:val="1"/>
        <w:rPr>
          <w:rFonts w:ascii="Times New Roman" w:hAnsi="Times New Roman" w:cs="Times New Roman"/>
          <w:b/>
          <w:sz w:val="28"/>
          <w:szCs w:val="28"/>
        </w:rPr>
      </w:pPr>
      <w:bookmarkStart w:id="155" w:name="_Toc399455853"/>
      <w:r w:rsidRPr="005F0E63">
        <w:rPr>
          <w:rFonts w:ascii="Times New Roman" w:hAnsi="Times New Roman" w:cs="Times New Roman"/>
          <w:b/>
          <w:sz w:val="28"/>
          <w:szCs w:val="28"/>
        </w:rPr>
        <w:t>5.15 Cập nhật thông tin cá nhân</w:t>
      </w:r>
      <w:bookmarkEnd w:id="155"/>
    </w:p>
    <w:p w:rsidR="00264B8C" w:rsidRPr="005F0E63" w:rsidRDefault="00264B8C" w:rsidP="00264B8C">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264B8C" w:rsidRPr="005F0E63" w:rsidRDefault="00264B8C" w:rsidP="00264B8C">
      <w:pPr>
        <w:rPr>
          <w:rFonts w:ascii="Times New Roman" w:hAnsi="Times New Roman" w:cs="Times New Roman"/>
          <w:sz w:val="28"/>
          <w:szCs w:val="28"/>
        </w:rPr>
      </w:pP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Giao diện:</w:t>
      </w: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264B8C" w:rsidRPr="005F0E63"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D97E4D" wp14:editId="71CF3832">
            <wp:extent cx="4787153" cy="3379694"/>
            <wp:effectExtent l="0" t="0" r="0" b="0"/>
            <wp:docPr id="62" name="Picture 6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sz w:val="28"/>
          <w:szCs w:val="28"/>
        </w:rPr>
      </w:pP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341" w:type="dxa"/>
        <w:tblInd w:w="265" w:type="dxa"/>
        <w:tblLook w:val="04A0" w:firstRow="1" w:lastRow="0" w:firstColumn="1" w:lastColumn="0" w:noHBand="0" w:noVBand="1"/>
      </w:tblPr>
      <w:tblGrid>
        <w:gridCol w:w="854"/>
        <w:gridCol w:w="1431"/>
        <w:gridCol w:w="1182"/>
        <w:gridCol w:w="5874"/>
      </w:tblGrid>
      <w:tr w:rsidR="00264B8C" w:rsidRPr="005F0E63" w:rsidTr="00D6133F">
        <w:tc>
          <w:tcPr>
            <w:tcW w:w="854" w:type="dxa"/>
            <w:shd w:val="clear" w:color="auto" w:fill="9CC2E5" w:themeFill="accent1" w:themeFillTint="99"/>
          </w:tcPr>
          <w:p w:rsidR="00264B8C" w:rsidRPr="00943BAE"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431"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5874" w:type="dxa"/>
            <w:shd w:val="clear" w:color="auto" w:fill="9CC2E5" w:themeFill="accent1" w:themeFillTint="99"/>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1</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2</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rPr>
              <w:t>3</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4</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thông tin nhà trọ</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5</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Thông tin cá nhân của người dùng</w:t>
            </w:r>
          </w:p>
        </w:tc>
      </w:tr>
      <w:tr w:rsidR="00264B8C" w:rsidRPr="005F0E63" w:rsidTr="00D6133F">
        <w:tc>
          <w:tcPr>
            <w:tcW w:w="854" w:type="dxa"/>
            <w:vAlign w:val="center"/>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6</w:t>
            </w:r>
          </w:p>
        </w:tc>
        <w:tc>
          <w:tcPr>
            <w:tcW w:w="143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264B8C" w:rsidRPr="005F0E63" w:rsidRDefault="00264B8C" w:rsidP="00D6133F">
            <w:pPr>
              <w:pStyle w:val="ListParagraph"/>
              <w:ind w:left="0"/>
              <w:rPr>
                <w:rFonts w:ascii="Times New Roman" w:hAnsi="Times New Roman" w:cs="Times New Roman"/>
                <w:sz w:val="28"/>
                <w:szCs w:val="28"/>
              </w:rPr>
            </w:pPr>
          </w:p>
        </w:tc>
        <w:tc>
          <w:tcPr>
            <w:tcW w:w="5874"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264B8C" w:rsidRPr="005F0E63" w:rsidRDefault="00264B8C" w:rsidP="00264B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BC968" wp14:editId="1A5A5C59">
            <wp:extent cx="5943600" cy="3647781"/>
            <wp:effectExtent l="0" t="0" r="0" b="0"/>
            <wp:docPr id="63" name="Picture 6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264B8C" w:rsidRPr="005F0E63" w:rsidRDefault="00264B8C" w:rsidP="00264B8C">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156">
          <w:tblGrid>
            <w:gridCol w:w="378"/>
            <w:gridCol w:w="854"/>
            <w:gridCol w:w="2506"/>
            <w:gridCol w:w="471"/>
            <w:gridCol w:w="975"/>
            <w:gridCol w:w="956"/>
            <w:gridCol w:w="305"/>
            <w:gridCol w:w="3143"/>
            <w:gridCol w:w="312"/>
          </w:tblGrid>
        </w:tblGridChange>
      </w:tblGrid>
      <w:tr w:rsidR="00264B8C" w:rsidRPr="005F0E63" w:rsidTr="00D6133F">
        <w:trPr>
          <w:ins w:id="157" w:author="mine" w:date="2014-09-10T22:51:00Z"/>
        </w:trPr>
        <w:tc>
          <w:tcPr>
            <w:tcW w:w="854" w:type="dxa"/>
            <w:shd w:val="clear" w:color="auto" w:fill="9CC2E5" w:themeFill="accent1" w:themeFillTint="99"/>
          </w:tcPr>
          <w:p w:rsidR="00264B8C" w:rsidRPr="00943BAE" w:rsidRDefault="00264B8C" w:rsidP="00D6133F">
            <w:pPr>
              <w:pStyle w:val="ListParagraph"/>
              <w:ind w:left="0"/>
              <w:jc w:val="center"/>
              <w:rPr>
                <w:ins w:id="158" w:author="mine" w:date="2014-09-10T22:51:00Z"/>
                <w:rFonts w:ascii="Times New Roman" w:hAnsi="Times New Roman" w:cs="Times New Roman"/>
                <w:sz w:val="28"/>
                <w:szCs w:val="28"/>
              </w:rPr>
            </w:pPr>
            <w:r>
              <w:rPr>
                <w:rFonts w:ascii="Times New Roman" w:hAnsi="Times New Roman" w:cs="Times New Roman"/>
                <w:sz w:val="28"/>
                <w:szCs w:val="28"/>
              </w:rPr>
              <w:t>STT</w:t>
            </w:r>
          </w:p>
        </w:tc>
        <w:tc>
          <w:tcPr>
            <w:tcW w:w="2977" w:type="dxa"/>
            <w:shd w:val="clear" w:color="auto" w:fill="9CC2E5" w:themeFill="accent1" w:themeFillTint="99"/>
          </w:tcPr>
          <w:p w:rsidR="00264B8C" w:rsidRPr="005F0E63" w:rsidRDefault="00264B8C" w:rsidP="00D6133F">
            <w:pPr>
              <w:pStyle w:val="ListParagraph"/>
              <w:ind w:left="0"/>
              <w:jc w:val="center"/>
              <w:rPr>
                <w:ins w:id="159" w:author="mine" w:date="2014-09-10T22:51:00Z"/>
                <w:rFonts w:ascii="Times New Roman" w:hAnsi="Times New Roman" w:cs="Times New Roman"/>
                <w:sz w:val="28"/>
                <w:szCs w:val="28"/>
              </w:rPr>
            </w:pPr>
            <w:ins w:id="160" w:author="mine" w:date="2014-09-10T22:51:00Z">
              <w:r w:rsidRPr="005F0E63">
                <w:rPr>
                  <w:rFonts w:ascii="Times New Roman" w:hAnsi="Times New Roman" w:cs="Times New Roman"/>
                  <w:sz w:val="28"/>
                  <w:szCs w:val="28"/>
                </w:rPr>
                <w:t>Loại điều khiển</w:t>
              </w:r>
            </w:ins>
          </w:p>
        </w:tc>
        <w:tc>
          <w:tcPr>
            <w:tcW w:w="1931" w:type="dxa"/>
            <w:shd w:val="clear" w:color="auto" w:fill="9CC2E5" w:themeFill="accent1" w:themeFillTint="99"/>
          </w:tcPr>
          <w:p w:rsidR="00264B8C" w:rsidRPr="005F0E63" w:rsidRDefault="00264B8C" w:rsidP="00D6133F">
            <w:pPr>
              <w:pStyle w:val="ListParagraph"/>
              <w:ind w:left="0"/>
              <w:jc w:val="center"/>
              <w:rPr>
                <w:ins w:id="161" w:author="mine" w:date="2014-09-10T22:51:00Z"/>
                <w:rFonts w:ascii="Times New Roman" w:hAnsi="Times New Roman" w:cs="Times New Roman"/>
                <w:sz w:val="28"/>
                <w:szCs w:val="28"/>
              </w:rPr>
            </w:pPr>
            <w:ins w:id="162"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264B8C" w:rsidRPr="005F0E63" w:rsidRDefault="00264B8C" w:rsidP="00D6133F">
            <w:pPr>
              <w:pStyle w:val="ListParagraph"/>
              <w:ind w:left="0"/>
              <w:jc w:val="center"/>
              <w:rPr>
                <w:ins w:id="163" w:author="mine" w:date="2014-09-10T22:51:00Z"/>
                <w:rFonts w:ascii="Times New Roman" w:hAnsi="Times New Roman" w:cs="Times New Roman"/>
                <w:sz w:val="28"/>
                <w:szCs w:val="28"/>
              </w:rPr>
            </w:pPr>
            <w:ins w:id="164" w:author="mine" w:date="2014-09-10T22:51:00Z">
              <w:r w:rsidRPr="005F0E63">
                <w:rPr>
                  <w:rFonts w:ascii="Times New Roman" w:hAnsi="Times New Roman" w:cs="Times New Roman"/>
                  <w:sz w:val="28"/>
                  <w:szCs w:val="28"/>
                </w:rPr>
                <w:t>Ghi chú</w:t>
              </w:r>
            </w:ins>
          </w:p>
        </w:tc>
      </w:tr>
      <w:tr w:rsidR="00264B8C" w:rsidRPr="005F0E63" w:rsidTr="00D6133F">
        <w:tblPrEx>
          <w:tblW w:w="9210" w:type="dxa"/>
          <w:tblInd w:w="265" w:type="dxa"/>
          <w:tblPrExChange w:id="165" w:author="mine" w:date="2014-09-10T22:51:00Z">
            <w:tblPrEx>
              <w:tblW w:w="9900" w:type="dxa"/>
              <w:tblInd w:w="265" w:type="dxa"/>
            </w:tblPrEx>
          </w:tblPrExChange>
        </w:tblPrEx>
        <w:tc>
          <w:tcPr>
            <w:tcW w:w="854" w:type="dxa"/>
            <w:tcPrChange w:id="166"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rPr>
              <w:t>1</w:t>
            </w:r>
          </w:p>
        </w:tc>
        <w:tc>
          <w:tcPr>
            <w:tcW w:w="2977" w:type="dxa"/>
            <w:tcPrChange w:id="167"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68"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69"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264B8C" w:rsidRPr="005F0E63" w:rsidTr="00D6133F">
        <w:tblPrEx>
          <w:tblW w:w="9210" w:type="dxa"/>
          <w:tblInd w:w="265" w:type="dxa"/>
          <w:tblPrExChange w:id="170" w:author="mine" w:date="2014-09-10T22:51:00Z">
            <w:tblPrEx>
              <w:tblW w:w="9900" w:type="dxa"/>
              <w:tblInd w:w="265" w:type="dxa"/>
            </w:tblPrEx>
          </w:tblPrExChange>
        </w:tblPrEx>
        <w:tc>
          <w:tcPr>
            <w:tcW w:w="854" w:type="dxa"/>
            <w:tcPrChange w:id="171"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2</w:t>
            </w:r>
          </w:p>
        </w:tc>
        <w:tc>
          <w:tcPr>
            <w:tcW w:w="2977" w:type="dxa"/>
            <w:tcPrChange w:id="172"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3"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74"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264B8C" w:rsidRPr="005F0E63" w:rsidTr="00D6133F">
        <w:tblPrEx>
          <w:tblW w:w="9210" w:type="dxa"/>
          <w:tblInd w:w="265" w:type="dxa"/>
          <w:tblPrExChange w:id="175" w:author="mine" w:date="2014-09-10T22:51:00Z">
            <w:tblPrEx>
              <w:tblW w:w="9900" w:type="dxa"/>
              <w:tblInd w:w="265" w:type="dxa"/>
            </w:tblPrEx>
          </w:tblPrExChange>
        </w:tblPrEx>
        <w:tc>
          <w:tcPr>
            <w:tcW w:w="854" w:type="dxa"/>
            <w:tcPrChange w:id="176"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3</w:t>
            </w:r>
          </w:p>
        </w:tc>
        <w:tc>
          <w:tcPr>
            <w:tcW w:w="2977" w:type="dxa"/>
            <w:tcPrChange w:id="177"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78"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79"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264B8C" w:rsidRPr="005F0E63" w:rsidTr="00D6133F">
        <w:tblPrEx>
          <w:tblW w:w="9210" w:type="dxa"/>
          <w:tblInd w:w="265" w:type="dxa"/>
          <w:tblPrExChange w:id="180" w:author="mine" w:date="2014-09-10T22:51:00Z">
            <w:tblPrEx>
              <w:tblW w:w="9900" w:type="dxa"/>
              <w:tblInd w:w="265" w:type="dxa"/>
            </w:tblPrEx>
          </w:tblPrExChange>
        </w:tblPrEx>
        <w:tc>
          <w:tcPr>
            <w:tcW w:w="854" w:type="dxa"/>
            <w:tcPrChange w:id="181"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4</w:t>
            </w:r>
          </w:p>
        </w:tc>
        <w:tc>
          <w:tcPr>
            <w:tcW w:w="2977" w:type="dxa"/>
            <w:tcPrChange w:id="182" w:author="mine" w:date="2014-09-10T22:51:00Z">
              <w:tcPr>
                <w:tcW w:w="1437" w:type="dxa"/>
                <w:gridSpan w:val="2"/>
              </w:tcPr>
            </w:tcPrChange>
          </w:tcPr>
          <w:p w:rsidR="00264B8C" w:rsidRPr="004841AB"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1931" w:type="dxa"/>
            <w:tcPrChange w:id="183"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84"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264B8C" w:rsidRPr="005F0E63" w:rsidTr="00D6133F">
        <w:tblPrEx>
          <w:tblW w:w="9210" w:type="dxa"/>
          <w:tblInd w:w="265" w:type="dxa"/>
          <w:tblPrExChange w:id="185" w:author="mine" w:date="2014-09-10T22:51:00Z">
            <w:tblPrEx>
              <w:tblW w:w="9900" w:type="dxa"/>
              <w:tblInd w:w="265" w:type="dxa"/>
            </w:tblPrEx>
          </w:tblPrExChange>
        </w:tblPrEx>
        <w:tc>
          <w:tcPr>
            <w:tcW w:w="854" w:type="dxa"/>
            <w:tcPrChange w:id="186"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rPr>
              <w:t>5</w:t>
            </w:r>
          </w:p>
        </w:tc>
        <w:tc>
          <w:tcPr>
            <w:tcW w:w="2977" w:type="dxa"/>
            <w:tcPrChange w:id="187" w:author="mine" w:date="2014-09-10T22:51:00Z">
              <w:tcPr>
                <w:tcW w:w="1437" w:type="dxa"/>
                <w:gridSpan w:val="2"/>
              </w:tcPr>
            </w:tcPrChange>
          </w:tcPr>
          <w:p w:rsidR="00264B8C" w:rsidRPr="004B110D"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188"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89"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264B8C" w:rsidRPr="005F0E63" w:rsidTr="00D6133F">
        <w:tblPrEx>
          <w:tblW w:w="9210" w:type="dxa"/>
          <w:tblInd w:w="265" w:type="dxa"/>
          <w:tblPrExChange w:id="190" w:author="mine" w:date="2014-09-10T22:51:00Z">
            <w:tblPrEx>
              <w:tblW w:w="9900" w:type="dxa"/>
              <w:tblInd w:w="265" w:type="dxa"/>
            </w:tblPrEx>
          </w:tblPrExChange>
        </w:tblPrEx>
        <w:tc>
          <w:tcPr>
            <w:tcW w:w="854" w:type="dxa"/>
            <w:tcPrChange w:id="191"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2977" w:type="dxa"/>
            <w:tcPrChange w:id="192"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ComboB</w:t>
            </w:r>
            <w:r w:rsidRPr="005F0E63">
              <w:rPr>
                <w:rFonts w:ascii="Times New Roman" w:hAnsi="Times New Roman" w:cs="Times New Roman"/>
                <w:sz w:val="28"/>
                <w:szCs w:val="28"/>
              </w:rPr>
              <w:t>ox</w:t>
            </w:r>
          </w:p>
        </w:tc>
        <w:tc>
          <w:tcPr>
            <w:tcW w:w="1931" w:type="dxa"/>
            <w:tcPrChange w:id="193"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94" w:author="mine" w:date="2014-09-10T22:51:00Z">
              <w:tcPr>
                <w:tcW w:w="3807" w:type="dxa"/>
                <w:gridSpan w:val="2"/>
              </w:tcPr>
            </w:tcPrChange>
          </w:tcPr>
          <w:p w:rsidR="00264B8C" w:rsidRPr="00CF29CE"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Người dùng chọn </w:t>
            </w:r>
            <w:r>
              <w:rPr>
                <w:rFonts w:ascii="Times New Roman" w:hAnsi="Times New Roman" w:cs="Times New Roman"/>
                <w:sz w:val="28"/>
                <w:szCs w:val="28"/>
              </w:rPr>
              <w:t>năm sinh</w:t>
            </w:r>
          </w:p>
        </w:tc>
      </w:tr>
      <w:tr w:rsidR="00264B8C" w:rsidRPr="005F0E63" w:rsidTr="00D6133F">
        <w:tblPrEx>
          <w:tblW w:w="9210" w:type="dxa"/>
          <w:tblInd w:w="265" w:type="dxa"/>
          <w:tblPrExChange w:id="195" w:author="mine" w:date="2014-09-10T22:51:00Z">
            <w:tblPrEx>
              <w:tblW w:w="9900" w:type="dxa"/>
              <w:tblInd w:w="265" w:type="dxa"/>
            </w:tblPrEx>
          </w:tblPrExChange>
        </w:tblPrEx>
        <w:tc>
          <w:tcPr>
            <w:tcW w:w="854" w:type="dxa"/>
            <w:tcPrChange w:id="196"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lastRenderedPageBreak/>
              <w:t>7</w:t>
            </w:r>
          </w:p>
        </w:tc>
        <w:tc>
          <w:tcPr>
            <w:tcW w:w="2977" w:type="dxa"/>
            <w:tcPrChange w:id="197"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931" w:type="dxa"/>
            <w:tcPrChange w:id="198"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199"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264B8C" w:rsidRPr="005F0E63" w:rsidTr="00D6133F">
        <w:tblPrEx>
          <w:tblW w:w="9210" w:type="dxa"/>
          <w:tblInd w:w="265" w:type="dxa"/>
          <w:tblPrExChange w:id="200" w:author="mine" w:date="2014-09-10T22:51:00Z">
            <w:tblPrEx>
              <w:tblW w:w="9900" w:type="dxa"/>
              <w:tblInd w:w="265" w:type="dxa"/>
            </w:tblPrEx>
          </w:tblPrExChange>
        </w:tblPrEx>
        <w:tc>
          <w:tcPr>
            <w:tcW w:w="854" w:type="dxa"/>
            <w:tcPrChange w:id="201" w:author="mine" w:date="2014-09-10T22:51:00Z">
              <w:tcPr>
                <w:tcW w:w="3980" w:type="dxa"/>
                <w:gridSpan w:val="3"/>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8</w:t>
            </w:r>
          </w:p>
        </w:tc>
        <w:tc>
          <w:tcPr>
            <w:tcW w:w="2977" w:type="dxa"/>
            <w:tcPrChange w:id="202"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Change w:id="203"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04"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264B8C" w:rsidRPr="005F0E63" w:rsidTr="00D6133F">
        <w:tc>
          <w:tcPr>
            <w:tcW w:w="854" w:type="dxa"/>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9</w:t>
            </w:r>
          </w:p>
        </w:tc>
        <w:tc>
          <w:tcPr>
            <w:tcW w:w="2977"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931" w:type="dxa"/>
          </w:tcPr>
          <w:p w:rsidR="00264B8C" w:rsidRPr="005F0E63" w:rsidRDefault="00264B8C" w:rsidP="00D6133F">
            <w:pPr>
              <w:pStyle w:val="ListParagraph"/>
              <w:ind w:left="0"/>
              <w:rPr>
                <w:rFonts w:ascii="Times New Roman" w:hAnsi="Times New Roman" w:cs="Times New Roman"/>
                <w:sz w:val="28"/>
                <w:szCs w:val="28"/>
              </w:rPr>
            </w:pPr>
          </w:p>
        </w:tc>
        <w:tc>
          <w:tcPr>
            <w:tcW w:w="3448" w:type="dxa"/>
          </w:tcPr>
          <w:p w:rsidR="00264B8C" w:rsidRPr="00582640" w:rsidRDefault="00264B8C" w:rsidP="00D6133F">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264B8C" w:rsidRPr="005F0E63" w:rsidTr="00D6133F">
        <w:tblPrEx>
          <w:tblW w:w="9210" w:type="dxa"/>
          <w:tblInd w:w="265" w:type="dxa"/>
          <w:tblPrExChange w:id="205" w:author="mine" w:date="2014-09-10T22:51:00Z">
            <w:tblPrEx>
              <w:tblW w:w="9900" w:type="dxa"/>
              <w:tblInd w:w="265" w:type="dxa"/>
            </w:tblPrEx>
          </w:tblPrExChange>
        </w:tblPrEx>
        <w:tc>
          <w:tcPr>
            <w:tcW w:w="854" w:type="dxa"/>
            <w:vAlign w:val="center"/>
            <w:tcPrChange w:id="206" w:author="mine" w:date="2014-09-10T22:51:00Z">
              <w:tcPr>
                <w:tcW w:w="3980" w:type="dxa"/>
                <w:gridSpan w:val="3"/>
                <w:vAlign w:val="center"/>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10</w:t>
            </w:r>
          </w:p>
        </w:tc>
        <w:tc>
          <w:tcPr>
            <w:tcW w:w="2977" w:type="dxa"/>
            <w:tcPrChange w:id="207"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08"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09"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264B8C" w:rsidRPr="005F0E63" w:rsidTr="00D6133F">
        <w:tblPrEx>
          <w:tblW w:w="9210" w:type="dxa"/>
          <w:tblInd w:w="265" w:type="dxa"/>
          <w:tblPrExChange w:id="210" w:author="mine" w:date="2014-09-10T22:51:00Z">
            <w:tblPrEx>
              <w:tblW w:w="9900" w:type="dxa"/>
              <w:tblInd w:w="265" w:type="dxa"/>
            </w:tblPrEx>
          </w:tblPrExChange>
        </w:tblPrEx>
        <w:tc>
          <w:tcPr>
            <w:tcW w:w="854" w:type="dxa"/>
            <w:vAlign w:val="center"/>
            <w:tcPrChange w:id="211" w:author="mine" w:date="2014-09-10T22:51:00Z">
              <w:tcPr>
                <w:tcW w:w="3980" w:type="dxa"/>
                <w:gridSpan w:val="3"/>
                <w:vAlign w:val="center"/>
              </w:tcPr>
            </w:tcPrChange>
          </w:tcPr>
          <w:p w:rsidR="00264B8C" w:rsidRPr="005F0E63" w:rsidRDefault="00264B8C" w:rsidP="00D6133F">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rPr>
              <w:t>11</w:t>
            </w:r>
          </w:p>
        </w:tc>
        <w:tc>
          <w:tcPr>
            <w:tcW w:w="2977" w:type="dxa"/>
            <w:tcPrChange w:id="212" w:author="mine" w:date="2014-09-10T22:51:00Z">
              <w:tcPr>
                <w:tcW w:w="143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br/>
            </w:r>
            <w:r w:rsidRPr="005F0E63">
              <w:rPr>
                <w:rFonts w:ascii="Times New Roman" w:hAnsi="Times New Roman" w:cs="Times New Roman"/>
                <w:sz w:val="28"/>
                <w:szCs w:val="28"/>
              </w:rPr>
              <w:t>Button</w:t>
            </w:r>
          </w:p>
        </w:tc>
        <w:tc>
          <w:tcPr>
            <w:tcW w:w="1931" w:type="dxa"/>
            <w:tcPrChange w:id="213" w:author="mine" w:date="2014-09-10T22:51:00Z">
              <w:tcPr>
                <w:tcW w:w="1301" w:type="dxa"/>
                <w:gridSpan w:val="2"/>
              </w:tcPr>
            </w:tcPrChange>
          </w:tcPr>
          <w:p w:rsidR="00264B8C" w:rsidRPr="005F0E63" w:rsidRDefault="00264B8C" w:rsidP="00D6133F">
            <w:pPr>
              <w:pStyle w:val="ListParagraph"/>
              <w:ind w:left="0"/>
              <w:rPr>
                <w:rFonts w:ascii="Times New Roman" w:hAnsi="Times New Roman" w:cs="Times New Roman"/>
                <w:sz w:val="28"/>
                <w:szCs w:val="28"/>
              </w:rPr>
            </w:pPr>
          </w:p>
        </w:tc>
        <w:tc>
          <w:tcPr>
            <w:tcW w:w="3448" w:type="dxa"/>
            <w:tcPrChange w:id="214" w:author="mine" w:date="2014-09-10T22:51:00Z">
              <w:tcPr>
                <w:tcW w:w="3807" w:type="dxa"/>
                <w:gridSpan w:val="2"/>
              </w:tcPr>
            </w:tcPrChange>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264B8C" w:rsidRPr="005F0E63" w:rsidRDefault="00264B8C" w:rsidP="00264B8C">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264B8C" w:rsidRPr="005F0E63" w:rsidTr="00D6133F">
        <w:tc>
          <w:tcPr>
            <w:tcW w:w="895"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264B8C" w:rsidRPr="005F0E63" w:rsidTr="00D6133F">
        <w:tc>
          <w:tcPr>
            <w:tcW w:w="895" w:type="dxa"/>
            <w:vMerge/>
          </w:tcPr>
          <w:p w:rsidR="00264B8C" w:rsidRPr="005F0E63" w:rsidRDefault="00264B8C" w:rsidP="00D6133F">
            <w:pPr>
              <w:pStyle w:val="ListParagraph"/>
              <w:ind w:left="0"/>
              <w:jc w:val="center"/>
              <w:rPr>
                <w:rFonts w:ascii="Times New Roman" w:hAnsi="Times New Roman" w:cs="Times New Roman"/>
                <w:sz w:val="28"/>
                <w:szCs w:val="28"/>
              </w:rPr>
            </w:pPr>
          </w:p>
        </w:tc>
        <w:tc>
          <w:tcPr>
            <w:tcW w:w="1981" w:type="dxa"/>
            <w:vMerge/>
          </w:tcPr>
          <w:p w:rsidR="00264B8C" w:rsidRPr="005F0E63" w:rsidRDefault="00264B8C" w:rsidP="00D6133F">
            <w:pPr>
              <w:pStyle w:val="ListParagraph"/>
              <w:ind w:left="0"/>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264B8C" w:rsidRPr="005F0E63" w:rsidTr="00D6133F">
        <w:tc>
          <w:tcPr>
            <w:tcW w:w="895"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Hình ảnh</w:t>
            </w:r>
          </w:p>
        </w:tc>
        <w:tc>
          <w:tcPr>
            <w:tcW w:w="1438" w:type="dxa"/>
          </w:tcPr>
          <w:p w:rsidR="00264B8C" w:rsidRPr="009B33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9B33E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Phường-Xã</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Quận-Huyện</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r w:rsidR="00264B8C" w:rsidRPr="005F0E63" w:rsidTr="00D6133F">
        <w:tc>
          <w:tcPr>
            <w:tcW w:w="895"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264B8C" w:rsidRPr="00DC5F51" w:rsidRDefault="00264B8C" w:rsidP="00D6133F">
            <w:pPr>
              <w:pStyle w:val="ListParagraph"/>
              <w:ind w:left="0"/>
              <w:rPr>
                <w:rFonts w:ascii="Times New Roman" w:hAnsi="Times New Roman" w:cs="Times New Roman"/>
                <w:sz w:val="28"/>
                <w:szCs w:val="28"/>
              </w:rPr>
            </w:pPr>
            <w:r>
              <w:rPr>
                <w:rFonts w:ascii="Times New Roman" w:hAnsi="Times New Roman" w:cs="Times New Roman"/>
                <w:sz w:val="28"/>
                <w:szCs w:val="28"/>
              </w:rPr>
              <w:t>Tỉnh-Thành</w:t>
            </w: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8"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5F0E63" w:rsidRDefault="00264B8C" w:rsidP="00D6133F">
            <w:pPr>
              <w:pStyle w:val="ListParagraph"/>
              <w:ind w:left="0"/>
              <w:jc w:val="center"/>
              <w:rPr>
                <w:rFonts w:ascii="Times New Roman" w:hAnsi="Times New Roman" w:cs="Times New Roman"/>
                <w:sz w:val="28"/>
                <w:szCs w:val="28"/>
              </w:rPr>
            </w:pPr>
          </w:p>
        </w:tc>
        <w:tc>
          <w:tcPr>
            <w:tcW w:w="1439" w:type="dxa"/>
          </w:tcPr>
          <w:p w:rsidR="00264B8C" w:rsidRPr="00DC5F51" w:rsidRDefault="00264B8C" w:rsidP="00D613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w:t>
            </w:r>
          </w:p>
        </w:tc>
      </w:tr>
    </w:tbl>
    <w:p w:rsidR="00264B8C" w:rsidRPr="005F0E63" w:rsidRDefault="00264B8C" w:rsidP="00264B8C">
      <w:pPr>
        <w:rPr>
          <w:rFonts w:ascii="Times New Roman" w:hAnsi="Times New Roman" w:cs="Times New Roman"/>
          <w:sz w:val="28"/>
          <w:szCs w:val="28"/>
        </w:rPr>
      </w:pPr>
    </w:p>
    <w:p w:rsidR="00264B8C" w:rsidRPr="005F0E63" w:rsidRDefault="00264B8C" w:rsidP="00264B8C">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264B8C" w:rsidRPr="005F0E63" w:rsidRDefault="00264B8C" w:rsidP="00264B8C">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17957357" wp14:editId="5B767C23">
            <wp:extent cx="5067300" cy="5981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67">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264B8C" w:rsidRPr="005F0E63" w:rsidRDefault="00264B8C" w:rsidP="00264B8C">
      <w:pPr>
        <w:pStyle w:val="ListParagraph"/>
        <w:outlineLvl w:val="1"/>
        <w:rPr>
          <w:rFonts w:ascii="Times New Roman" w:hAnsi="Times New Roman" w:cs="Times New Roman"/>
          <w:b/>
          <w:sz w:val="28"/>
          <w:szCs w:val="28"/>
        </w:rPr>
      </w:pPr>
    </w:p>
    <w:p w:rsidR="00264B8C" w:rsidRPr="005F0E63" w:rsidRDefault="00264B8C" w:rsidP="00264B8C">
      <w:pPr>
        <w:pStyle w:val="ListParagraph"/>
        <w:rPr>
          <w:rFonts w:ascii="Times New Roman" w:hAnsi="Times New Roman" w:cs="Times New Roman"/>
          <w:b/>
          <w:sz w:val="28"/>
          <w:szCs w:val="28"/>
        </w:rPr>
      </w:pPr>
    </w:p>
    <w:p w:rsidR="00264B8C" w:rsidRPr="005F0E63" w:rsidRDefault="00264B8C" w:rsidP="00264B8C">
      <w:pPr>
        <w:rPr>
          <w:rFonts w:ascii="Times New Roman" w:hAnsi="Times New Roman" w:cs="Times New Roman"/>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215" w:author="theirs" w:date="2014-09-10T22:51:00Z">
          <w:pPr>
            <w:pStyle w:val="ListParagraph"/>
            <w:numPr>
              <w:numId w:val="1"/>
            </w:numPr>
            <w:ind w:hanging="360"/>
          </w:pPr>
        </w:pPrChange>
      </w:pPr>
      <w:bookmarkStart w:id="216" w:name="_Toc398323458"/>
      <w:bookmarkStart w:id="217" w:name="_Toc399455854"/>
      <w:r w:rsidRPr="005F0E63">
        <w:rPr>
          <w:rFonts w:ascii="Times New Roman" w:hAnsi="Times New Roman" w:cs="Times New Roman"/>
          <w:b/>
          <w:sz w:val="28"/>
          <w:szCs w:val="28"/>
        </w:rPr>
        <w:t>Bảng tham khảo tới các yêu cầu</w:t>
      </w:r>
      <w:bookmarkEnd w:id="216"/>
      <w:bookmarkEnd w:id="217"/>
    </w:p>
    <w:tbl>
      <w:tblPr>
        <w:tblStyle w:val="TableGrid"/>
        <w:tblW w:w="0" w:type="auto"/>
        <w:tblInd w:w="720" w:type="dxa"/>
        <w:tblLook w:val="04A0" w:firstRow="1" w:lastRow="0" w:firstColumn="1" w:lastColumn="0" w:noHBand="0" w:noVBand="1"/>
      </w:tblPr>
      <w:tblGrid>
        <w:gridCol w:w="5196"/>
        <w:gridCol w:w="3434"/>
      </w:tblGrid>
      <w:tr w:rsidR="00264B8C" w:rsidRPr="005F0E63" w:rsidTr="00D6133F">
        <w:tc>
          <w:tcPr>
            <w:tcW w:w="5342" w:type="dxa"/>
          </w:tcPr>
          <w:p w:rsidR="00264B8C" w:rsidRPr="005F0E63"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3514" w:type="dxa"/>
          </w:tcPr>
          <w:p w:rsidR="00264B8C" w:rsidRPr="005F0E63"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REQ01</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REQ02</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REQ03</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3514" w:type="dxa"/>
          </w:tcPr>
          <w:p w:rsidR="00264B8C" w:rsidRPr="009F6587"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REQ04</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Đổi mật khẩu</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Pr>
                <w:rFonts w:ascii="Times New Roman" w:hAnsi="Times New Roman" w:cs="Times New Roman"/>
                <w:sz w:val="28"/>
                <w:szCs w:val="28"/>
              </w:rPr>
              <w:t>REQ05</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REQ06</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Tìm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REQ07</w:t>
            </w:r>
          </w:p>
        </w:tc>
      </w:tr>
      <w:tr w:rsidR="00264B8C" w:rsidRPr="005F0E63" w:rsidTr="00D6133F">
        <w:tc>
          <w:tcPr>
            <w:tcW w:w="5342" w:type="dxa"/>
          </w:tcPr>
          <w:p w:rsidR="00264B8C" w:rsidRPr="00606D5E" w:rsidRDefault="00264B8C" w:rsidP="00D6133F">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 xml:space="preserve">Cập nhật </w:t>
            </w:r>
            <w:r>
              <w:rPr>
                <w:rFonts w:ascii="Times New Roman" w:hAnsi="Times New Roman" w:cs="Times New Roman"/>
                <w:sz w:val="28"/>
                <w:szCs w:val="28"/>
              </w:rPr>
              <w:t>tin đăng</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REQ08</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danh sách chủ nhà trọ và nhà trọ</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REQ09</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người dùng</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REQ10</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Bình luận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REQ11</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REQ12</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đăng tin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REQ13</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tin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REQ14</w:t>
            </w:r>
          </w:p>
        </w:tc>
      </w:tr>
      <w:tr w:rsidR="00264B8C" w:rsidRPr="005F0E63" w:rsidTr="00D6133F">
        <w:tc>
          <w:tcPr>
            <w:tcW w:w="5342" w:type="dxa"/>
          </w:tcPr>
          <w:p w:rsidR="00264B8C" w:rsidRPr="005F0E63" w:rsidRDefault="00264B8C" w:rsidP="00D6133F">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Pr>
                <w:rFonts w:ascii="Times New Roman" w:hAnsi="Times New Roman" w:cs="Times New Roman"/>
                <w:sz w:val="28"/>
                <w:szCs w:val="28"/>
              </w:rPr>
              <w:t>n lý cập nhật thông tin cá nhân</w:t>
            </w:r>
          </w:p>
        </w:tc>
        <w:tc>
          <w:tcPr>
            <w:tcW w:w="3514" w:type="dxa"/>
          </w:tcPr>
          <w:p w:rsidR="00264B8C" w:rsidRPr="00606D5E" w:rsidRDefault="00264B8C" w:rsidP="00D6133F">
            <w:pPr>
              <w:pStyle w:val="ListParagraph"/>
              <w:ind w:left="0"/>
              <w:jc w:val="center"/>
              <w:rPr>
                <w:rFonts w:ascii="Times New Roman" w:hAnsi="Times New Roman" w:cs="Times New Roman"/>
                <w:b/>
                <w:sz w:val="28"/>
                <w:szCs w:val="28"/>
              </w:rPr>
            </w:pPr>
            <w:r w:rsidRPr="005F0E63">
              <w:rPr>
                <w:rFonts w:ascii="Times New Roman" w:hAnsi="Times New Roman" w:cs="Times New Roman"/>
                <w:sz w:val="28"/>
                <w:szCs w:val="28"/>
              </w:rPr>
              <w:t>REQ15</w:t>
            </w:r>
          </w:p>
        </w:tc>
      </w:tr>
    </w:tbl>
    <w:p w:rsidR="00264B8C" w:rsidRPr="005F0E63" w:rsidRDefault="00264B8C" w:rsidP="00264B8C">
      <w:pPr>
        <w:pStyle w:val="ListParagraph"/>
        <w:rPr>
          <w:rFonts w:ascii="Times New Roman" w:hAnsi="Times New Roman" w:cs="Times New Roman"/>
          <w:b/>
          <w:sz w:val="28"/>
          <w:szCs w:val="28"/>
        </w:rPr>
      </w:pPr>
    </w:p>
    <w:p w:rsidR="00264B8C" w:rsidRDefault="00264B8C">
      <w:pPr>
        <w:pStyle w:val="ListParagraph"/>
        <w:numPr>
          <w:ilvl w:val="0"/>
          <w:numId w:val="27"/>
        </w:numPr>
        <w:outlineLvl w:val="0"/>
        <w:rPr>
          <w:rFonts w:ascii="Times New Roman" w:hAnsi="Times New Roman" w:cs="Times New Roman"/>
          <w:b/>
          <w:sz w:val="28"/>
          <w:szCs w:val="28"/>
        </w:rPr>
        <w:pPrChange w:id="218" w:author="theirs" w:date="2014-09-10T22:51:00Z">
          <w:pPr>
            <w:pStyle w:val="ListParagraph"/>
            <w:numPr>
              <w:numId w:val="1"/>
            </w:numPr>
            <w:ind w:hanging="360"/>
          </w:pPr>
        </w:pPrChange>
      </w:pPr>
      <w:bookmarkStart w:id="219" w:name="_Toc398323459"/>
      <w:bookmarkStart w:id="220" w:name="_Toc399455855"/>
      <w:r w:rsidRPr="005F0E63">
        <w:rPr>
          <w:rFonts w:ascii="Times New Roman" w:hAnsi="Times New Roman" w:cs="Times New Roman"/>
          <w:b/>
          <w:sz w:val="28"/>
          <w:szCs w:val="28"/>
        </w:rPr>
        <w:t>Các phụ lục</w:t>
      </w:r>
      <w:bookmarkEnd w:id="219"/>
      <w:bookmarkEnd w:id="220"/>
    </w:p>
    <w:p w:rsidR="00334614" w:rsidRPr="00D371E5" w:rsidRDefault="00334614" w:rsidP="002E48A8">
      <w:pPr>
        <w:rPr>
          <w:rFonts w:ascii="Times New Roman" w:hAnsi="Times New Roman" w:cs="Times New Roman"/>
          <w:sz w:val="28"/>
          <w:szCs w:val="28"/>
        </w:rPr>
      </w:pPr>
    </w:p>
    <w:sectPr w:rsidR="00334614" w:rsidRPr="00D371E5" w:rsidSect="002A1BD8">
      <w:head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DC5" w:rsidRDefault="00A06DC5" w:rsidP="00334614">
      <w:pPr>
        <w:spacing w:after="0" w:line="240" w:lineRule="auto"/>
      </w:pPr>
      <w:r>
        <w:separator/>
      </w:r>
    </w:p>
  </w:endnote>
  <w:endnote w:type="continuationSeparator" w:id="0">
    <w:p w:rsidR="00A06DC5" w:rsidRDefault="00A06DC5" w:rsidP="0033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Pr="002A1BD8" w:rsidRDefault="009A041D">
    <w:pPr>
      <w:pStyle w:val="Footer"/>
      <w:rPr>
        <w:b/>
        <w:i/>
        <w:sz w:val="24"/>
      </w:rPr>
    </w:pPr>
    <w:r w:rsidRPr="002A1BD8">
      <w:rPr>
        <w:b/>
        <w:i/>
        <w:sz w:val="24"/>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DC5" w:rsidRDefault="00A06DC5" w:rsidP="00334614">
      <w:pPr>
        <w:spacing w:after="0" w:line="240" w:lineRule="auto"/>
      </w:pPr>
      <w:r>
        <w:separator/>
      </w:r>
    </w:p>
  </w:footnote>
  <w:footnote w:type="continuationSeparator" w:id="0">
    <w:p w:rsidR="00A06DC5" w:rsidRDefault="00A06DC5" w:rsidP="00334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Pr="002A1BD8" w:rsidRDefault="009A041D" w:rsidP="002A1BD8">
    <w:pPr>
      <w:pStyle w:val="Header"/>
      <w:rPr>
        <w:b/>
        <w:i/>
        <w:sz w:val="26"/>
      </w:rPr>
    </w:pPr>
    <w:r w:rsidRPr="002A1BD8">
      <w:rPr>
        <w:b/>
        <w:i/>
        <w:sz w:val="26"/>
      </w:rPr>
      <w:t>Đặc tả yêu cầu phần mềm</w:t>
    </w:r>
    <w:r>
      <w:rPr>
        <w:b/>
        <w:i/>
        <w:sz w:val="26"/>
      </w:rPr>
      <w:tab/>
    </w:r>
    <w:r>
      <w:rPr>
        <w:b/>
        <w:i/>
        <w:sz w:val="26"/>
      </w:rPr>
      <w:tab/>
      <w:t xml:space="preserve">Page </w:t>
    </w:r>
    <w:sdt>
      <w:sdtPr>
        <w:id w:val="18911511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E30E3">
          <w:rPr>
            <w:noProof/>
          </w:rPr>
          <w:t>6</w:t>
        </w:r>
        <w:r>
          <w:rPr>
            <w:noProof/>
          </w:rPr>
          <w:fldChar w:fldCharType="end"/>
        </w:r>
      </w:sdtContent>
    </w:sdt>
  </w:p>
  <w:p w:rsidR="009A041D" w:rsidRDefault="009A04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1D" w:rsidRDefault="009A041D" w:rsidP="002A1BD8">
    <w:pPr>
      <w:pStyle w:val="Header"/>
    </w:pPr>
    <w:r w:rsidRPr="002A1BD8">
      <w:rPr>
        <w:b/>
        <w:i/>
        <w:sz w:val="26"/>
      </w:rPr>
      <w:t>Đặc tả yêu cầu phần mềm</w:t>
    </w:r>
    <w:r>
      <w:rPr>
        <w:b/>
        <w:i/>
        <w:sz w:val="26"/>
      </w:rPr>
      <w:tab/>
    </w:r>
    <w:r>
      <w:rPr>
        <w:b/>
        <w:i/>
        <w:sz w:val="26"/>
      </w:rPr>
      <w:tab/>
      <w:t xml:space="preserve">Page </w:t>
    </w:r>
    <w:sdt>
      <w:sdtPr>
        <w:id w:val="-1166060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D091C">
          <w:rPr>
            <w:noProof/>
          </w:rPr>
          <w:t>10</w:t>
        </w:r>
        <w:r>
          <w:rPr>
            <w:noProof/>
          </w:rPr>
          <w:fldChar w:fldCharType="end"/>
        </w:r>
      </w:sdtContent>
    </w:sdt>
  </w:p>
  <w:p w:rsidR="009A041D" w:rsidRDefault="009A0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clip_image001"/>
      </v:shape>
    </w:pict>
  </w:numPicBullet>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58672F"/>
    <w:multiLevelType w:val="hybridMultilevel"/>
    <w:tmpl w:val="7312FB2A"/>
    <w:lvl w:ilvl="0" w:tplc="9B9AE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F13DF"/>
    <w:multiLevelType w:val="hybridMultilevel"/>
    <w:tmpl w:val="297E3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8268DE"/>
    <w:multiLevelType w:val="hybridMultilevel"/>
    <w:tmpl w:val="C3C26C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4E3DF5"/>
    <w:multiLevelType w:val="hybridMultilevel"/>
    <w:tmpl w:val="4198CE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13611389"/>
    <w:multiLevelType w:val="hybridMultilevel"/>
    <w:tmpl w:val="38F8DB92"/>
    <w:lvl w:ilvl="0" w:tplc="C9069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6707173"/>
    <w:multiLevelType w:val="hybridMultilevel"/>
    <w:tmpl w:val="584CCD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F047D"/>
    <w:multiLevelType w:val="hybridMultilevel"/>
    <w:tmpl w:val="DDA0E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B03003"/>
    <w:multiLevelType w:val="hybridMultilevel"/>
    <w:tmpl w:val="F348A080"/>
    <w:lvl w:ilvl="0" w:tplc="13E45F1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4E05AED"/>
    <w:multiLevelType w:val="hybridMultilevel"/>
    <w:tmpl w:val="1FC88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73060"/>
    <w:multiLevelType w:val="hybridMultilevel"/>
    <w:tmpl w:val="2E745C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9135534"/>
    <w:multiLevelType w:val="hybridMultilevel"/>
    <w:tmpl w:val="9CDE755C"/>
    <w:lvl w:ilvl="0" w:tplc="6CA0D2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223C1C"/>
    <w:multiLevelType w:val="hybridMultilevel"/>
    <w:tmpl w:val="7494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4A816B4"/>
    <w:multiLevelType w:val="hybridMultilevel"/>
    <w:tmpl w:val="029C6878"/>
    <w:lvl w:ilvl="0" w:tplc="A91AC98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7356D4B"/>
    <w:multiLevelType w:val="hybridMultilevel"/>
    <w:tmpl w:val="59801E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85A75D4"/>
    <w:multiLevelType w:val="multilevel"/>
    <w:tmpl w:val="0DA6F67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357D"/>
    <w:multiLevelType w:val="hybridMultilevel"/>
    <w:tmpl w:val="8722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DE58C1"/>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52137635"/>
    <w:multiLevelType w:val="hybridMultilevel"/>
    <w:tmpl w:val="36466C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E65E82"/>
    <w:multiLevelType w:val="multilevel"/>
    <w:tmpl w:val="E1C4D08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FB13E7"/>
    <w:multiLevelType w:val="hybridMultilevel"/>
    <w:tmpl w:val="65F269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5D472624"/>
    <w:multiLevelType w:val="hybridMultilevel"/>
    <w:tmpl w:val="BDBE9E4E"/>
    <w:lvl w:ilvl="0" w:tplc="928A61E4">
      <w:start w:val="1"/>
      <w:numFmt w:val="bullet"/>
      <w:lvlText w:val=""/>
      <w:lvlJc w:val="left"/>
      <w:pPr>
        <w:ind w:left="720" w:hanging="360"/>
      </w:pPr>
      <w:rPr>
        <w:rFonts w:ascii="Symbol" w:hAnsi="Symbol" w:hint="default"/>
      </w:rPr>
    </w:lvl>
    <w:lvl w:ilvl="1" w:tplc="928A61E4">
      <w:start w:val="1"/>
      <w:numFmt w:val="bullet"/>
      <w:lvlText w:val=""/>
      <w:lvlJc w:val="left"/>
      <w:pPr>
        <w:ind w:left="1440" w:hanging="360"/>
      </w:pPr>
      <w:rPr>
        <w:rFonts w:ascii="Symbol" w:hAnsi="Symbol" w:hint="default"/>
      </w:rPr>
    </w:lvl>
    <w:lvl w:ilvl="2" w:tplc="928A61E4">
      <w:start w:val="1"/>
      <w:numFmt w:val="bullet"/>
      <w:lvlText w:val=""/>
      <w:lvlJc w:val="left"/>
      <w:pPr>
        <w:ind w:left="1068"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01F32DC"/>
    <w:multiLevelType w:val="hybridMultilevel"/>
    <w:tmpl w:val="997247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1535C44"/>
    <w:multiLevelType w:val="hybridMultilevel"/>
    <w:tmpl w:val="D81C2E58"/>
    <w:lvl w:ilvl="0" w:tplc="928A61E4">
      <w:start w:val="1"/>
      <w:numFmt w:val="bullet"/>
      <w:lvlText w:val=""/>
      <w:lvlJc w:val="left"/>
      <w:pPr>
        <w:ind w:left="1440" w:hanging="360"/>
      </w:pPr>
      <w:rPr>
        <w:rFonts w:ascii="Symbol" w:hAnsi="Symbol" w:hint="default"/>
      </w:rPr>
    </w:lvl>
    <w:lvl w:ilvl="1" w:tplc="928A61E4">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7">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nsid w:val="7FBA654A"/>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9"/>
  </w:num>
  <w:num w:numId="2">
    <w:abstractNumId w:val="27"/>
  </w:num>
  <w:num w:numId="3">
    <w:abstractNumId w:val="15"/>
  </w:num>
  <w:num w:numId="4">
    <w:abstractNumId w:val="24"/>
  </w:num>
  <w:num w:numId="5">
    <w:abstractNumId w:val="36"/>
  </w:num>
  <w:num w:numId="6">
    <w:abstractNumId w:val="45"/>
  </w:num>
  <w:num w:numId="7">
    <w:abstractNumId w:val="0"/>
  </w:num>
  <w:num w:numId="8">
    <w:abstractNumId w:val="1"/>
  </w:num>
  <w:num w:numId="9">
    <w:abstractNumId w:val="4"/>
  </w:num>
  <w:num w:numId="10">
    <w:abstractNumId w:val="11"/>
  </w:num>
  <w:num w:numId="11">
    <w:abstractNumId w:val="43"/>
  </w:num>
  <w:num w:numId="12">
    <w:abstractNumId w:val="31"/>
  </w:num>
  <w:num w:numId="13">
    <w:abstractNumId w:val="26"/>
  </w:num>
  <w:num w:numId="14">
    <w:abstractNumId w:val="17"/>
  </w:num>
  <w:num w:numId="15">
    <w:abstractNumId w:val="16"/>
  </w:num>
  <w:num w:numId="16">
    <w:abstractNumId w:val="35"/>
  </w:num>
  <w:num w:numId="17">
    <w:abstractNumId w:val="5"/>
  </w:num>
  <w:num w:numId="18">
    <w:abstractNumId w:val="13"/>
  </w:num>
  <w:num w:numId="19">
    <w:abstractNumId w:val="23"/>
  </w:num>
  <w:num w:numId="20">
    <w:abstractNumId w:val="34"/>
  </w:num>
  <w:num w:numId="21">
    <w:abstractNumId w:val="20"/>
  </w:num>
  <w:num w:numId="22">
    <w:abstractNumId w:val="8"/>
  </w:num>
  <w:num w:numId="23">
    <w:abstractNumId w:val="50"/>
  </w:num>
  <w:num w:numId="24">
    <w:abstractNumId w:val="30"/>
  </w:num>
  <w:num w:numId="25">
    <w:abstractNumId w:val="3"/>
  </w:num>
  <w:num w:numId="26">
    <w:abstractNumId w:val="2"/>
  </w:num>
  <w:num w:numId="27">
    <w:abstractNumId w:val="41"/>
  </w:num>
  <w:num w:numId="28">
    <w:abstractNumId w:val="7"/>
  </w:num>
  <w:num w:numId="29">
    <w:abstractNumId w:val="47"/>
  </w:num>
  <w:num w:numId="30">
    <w:abstractNumId w:val="18"/>
  </w:num>
  <w:num w:numId="31">
    <w:abstractNumId w:val="6"/>
  </w:num>
  <w:num w:numId="32">
    <w:abstractNumId w:val="37"/>
  </w:num>
  <w:num w:numId="33">
    <w:abstractNumId w:val="42"/>
  </w:num>
  <w:num w:numId="34">
    <w:abstractNumId w:val="33"/>
  </w:num>
  <w:num w:numId="35">
    <w:abstractNumId w:val="19"/>
  </w:num>
  <w:num w:numId="36">
    <w:abstractNumId w:val="32"/>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14"/>
  </w:num>
  <w:num w:numId="40">
    <w:abstractNumId w:val="44"/>
  </w:num>
  <w:num w:numId="41">
    <w:abstractNumId w:val="21"/>
  </w:num>
  <w:num w:numId="42">
    <w:abstractNumId w:val="25"/>
  </w:num>
  <w:num w:numId="43">
    <w:abstractNumId w:val="28"/>
  </w:num>
  <w:num w:numId="44">
    <w:abstractNumId w:val="48"/>
  </w:num>
  <w:num w:numId="45">
    <w:abstractNumId w:val="49"/>
  </w:num>
  <w:num w:numId="46">
    <w:abstractNumId w:val="46"/>
  </w:num>
  <w:num w:numId="47">
    <w:abstractNumId w:val="10"/>
  </w:num>
  <w:num w:numId="48">
    <w:abstractNumId w:val="22"/>
  </w:num>
  <w:num w:numId="49">
    <w:abstractNumId w:val="38"/>
  </w:num>
  <w:num w:numId="50">
    <w:abstractNumId w:val="40"/>
  </w:num>
  <w:num w:numId="51">
    <w:abstractNumId w:val="39"/>
  </w:num>
  <w:num w:numId="5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D14"/>
    <w:rsid w:val="0003235D"/>
    <w:rsid w:val="00057DAA"/>
    <w:rsid w:val="00062EC1"/>
    <w:rsid w:val="00081B2E"/>
    <w:rsid w:val="000950D5"/>
    <w:rsid w:val="0010063E"/>
    <w:rsid w:val="00107C36"/>
    <w:rsid w:val="0012345D"/>
    <w:rsid w:val="001274F4"/>
    <w:rsid w:val="0013462F"/>
    <w:rsid w:val="0013784B"/>
    <w:rsid w:val="00162F24"/>
    <w:rsid w:val="00174159"/>
    <w:rsid w:val="00183460"/>
    <w:rsid w:val="00183F2D"/>
    <w:rsid w:val="001C389B"/>
    <w:rsid w:val="001E0391"/>
    <w:rsid w:val="00212051"/>
    <w:rsid w:val="0021474D"/>
    <w:rsid w:val="002325FE"/>
    <w:rsid w:val="00234438"/>
    <w:rsid w:val="002379D2"/>
    <w:rsid w:val="002638E1"/>
    <w:rsid w:val="00264B8C"/>
    <w:rsid w:val="002A1BD8"/>
    <w:rsid w:val="002A69A2"/>
    <w:rsid w:val="002A7DA2"/>
    <w:rsid w:val="002B13E5"/>
    <w:rsid w:val="002E48A8"/>
    <w:rsid w:val="002F00D3"/>
    <w:rsid w:val="003343B7"/>
    <w:rsid w:val="00334614"/>
    <w:rsid w:val="00395D53"/>
    <w:rsid w:val="003A2C8C"/>
    <w:rsid w:val="003B063A"/>
    <w:rsid w:val="003B3FB0"/>
    <w:rsid w:val="003C1D30"/>
    <w:rsid w:val="003C4D14"/>
    <w:rsid w:val="003D0BB3"/>
    <w:rsid w:val="003D2D7E"/>
    <w:rsid w:val="003D49A7"/>
    <w:rsid w:val="003E0739"/>
    <w:rsid w:val="003F032F"/>
    <w:rsid w:val="004350D1"/>
    <w:rsid w:val="00440616"/>
    <w:rsid w:val="00460D03"/>
    <w:rsid w:val="004735A3"/>
    <w:rsid w:val="004761F8"/>
    <w:rsid w:val="00486926"/>
    <w:rsid w:val="004A6CEE"/>
    <w:rsid w:val="004B23A7"/>
    <w:rsid w:val="004D091C"/>
    <w:rsid w:val="004E282E"/>
    <w:rsid w:val="004E5BA0"/>
    <w:rsid w:val="00502494"/>
    <w:rsid w:val="00503DA7"/>
    <w:rsid w:val="00515DCD"/>
    <w:rsid w:val="00536B69"/>
    <w:rsid w:val="0053783B"/>
    <w:rsid w:val="0055259F"/>
    <w:rsid w:val="005634B0"/>
    <w:rsid w:val="005811EE"/>
    <w:rsid w:val="0058130D"/>
    <w:rsid w:val="005B5E01"/>
    <w:rsid w:val="005B61D1"/>
    <w:rsid w:val="00601A2C"/>
    <w:rsid w:val="00620849"/>
    <w:rsid w:val="006278CA"/>
    <w:rsid w:val="00646D91"/>
    <w:rsid w:val="00647C11"/>
    <w:rsid w:val="006943C0"/>
    <w:rsid w:val="006E74A9"/>
    <w:rsid w:val="006F2C84"/>
    <w:rsid w:val="006F32F6"/>
    <w:rsid w:val="006F594A"/>
    <w:rsid w:val="00700FD9"/>
    <w:rsid w:val="007025AE"/>
    <w:rsid w:val="0072767D"/>
    <w:rsid w:val="007354AC"/>
    <w:rsid w:val="00742E35"/>
    <w:rsid w:val="007561EA"/>
    <w:rsid w:val="007611D6"/>
    <w:rsid w:val="0077250F"/>
    <w:rsid w:val="00774DC7"/>
    <w:rsid w:val="00786798"/>
    <w:rsid w:val="00793D1D"/>
    <w:rsid w:val="007B7D47"/>
    <w:rsid w:val="007F4D58"/>
    <w:rsid w:val="00800555"/>
    <w:rsid w:val="00816168"/>
    <w:rsid w:val="00826DF0"/>
    <w:rsid w:val="008408E1"/>
    <w:rsid w:val="00843A4F"/>
    <w:rsid w:val="00856963"/>
    <w:rsid w:val="008739C0"/>
    <w:rsid w:val="00881CF9"/>
    <w:rsid w:val="00887B3E"/>
    <w:rsid w:val="008932CB"/>
    <w:rsid w:val="008A2A95"/>
    <w:rsid w:val="008B1459"/>
    <w:rsid w:val="008F5AC8"/>
    <w:rsid w:val="00906399"/>
    <w:rsid w:val="0090777C"/>
    <w:rsid w:val="00907FE7"/>
    <w:rsid w:val="009165AF"/>
    <w:rsid w:val="00916923"/>
    <w:rsid w:val="009238FC"/>
    <w:rsid w:val="0093360C"/>
    <w:rsid w:val="0095663C"/>
    <w:rsid w:val="00991A2B"/>
    <w:rsid w:val="0099728C"/>
    <w:rsid w:val="009A041D"/>
    <w:rsid w:val="009A273A"/>
    <w:rsid w:val="009C068B"/>
    <w:rsid w:val="009C1419"/>
    <w:rsid w:val="009C48F2"/>
    <w:rsid w:val="009E3266"/>
    <w:rsid w:val="009E5829"/>
    <w:rsid w:val="00A009CE"/>
    <w:rsid w:val="00A06DC5"/>
    <w:rsid w:val="00A16713"/>
    <w:rsid w:val="00A3116C"/>
    <w:rsid w:val="00A31DA1"/>
    <w:rsid w:val="00A5758A"/>
    <w:rsid w:val="00A81F91"/>
    <w:rsid w:val="00AA4A93"/>
    <w:rsid w:val="00AC2AD0"/>
    <w:rsid w:val="00AF14D0"/>
    <w:rsid w:val="00B238EA"/>
    <w:rsid w:val="00B253F8"/>
    <w:rsid w:val="00B410A2"/>
    <w:rsid w:val="00B47D09"/>
    <w:rsid w:val="00B52543"/>
    <w:rsid w:val="00B91557"/>
    <w:rsid w:val="00B97FFB"/>
    <w:rsid w:val="00BA29CF"/>
    <w:rsid w:val="00BB4C73"/>
    <w:rsid w:val="00BC3968"/>
    <w:rsid w:val="00BF6E8C"/>
    <w:rsid w:val="00C00989"/>
    <w:rsid w:val="00C107B6"/>
    <w:rsid w:val="00C43AB9"/>
    <w:rsid w:val="00C520CA"/>
    <w:rsid w:val="00C74B84"/>
    <w:rsid w:val="00C75C01"/>
    <w:rsid w:val="00C906C2"/>
    <w:rsid w:val="00C92686"/>
    <w:rsid w:val="00C931E9"/>
    <w:rsid w:val="00CF34A1"/>
    <w:rsid w:val="00D14361"/>
    <w:rsid w:val="00D1558A"/>
    <w:rsid w:val="00D166EB"/>
    <w:rsid w:val="00D23080"/>
    <w:rsid w:val="00D371E5"/>
    <w:rsid w:val="00D41105"/>
    <w:rsid w:val="00D71B46"/>
    <w:rsid w:val="00DA1038"/>
    <w:rsid w:val="00DE30E3"/>
    <w:rsid w:val="00DF6466"/>
    <w:rsid w:val="00E07408"/>
    <w:rsid w:val="00E24D18"/>
    <w:rsid w:val="00E51716"/>
    <w:rsid w:val="00E65A81"/>
    <w:rsid w:val="00E73E95"/>
    <w:rsid w:val="00E741CC"/>
    <w:rsid w:val="00E80479"/>
    <w:rsid w:val="00E9200B"/>
    <w:rsid w:val="00EB4A3C"/>
    <w:rsid w:val="00EC7600"/>
    <w:rsid w:val="00ED33ED"/>
    <w:rsid w:val="00EE70F5"/>
    <w:rsid w:val="00EF3B61"/>
    <w:rsid w:val="00F57B42"/>
    <w:rsid w:val="00F57C0B"/>
    <w:rsid w:val="00F623D2"/>
    <w:rsid w:val="00F6571B"/>
    <w:rsid w:val="00F91B91"/>
    <w:rsid w:val="00FC7331"/>
    <w:rsid w:val="00FF1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83F449-30D7-4600-BC38-56CA3CD3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1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DA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34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3461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34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614"/>
  </w:style>
  <w:style w:type="paragraph" w:styleId="Footer">
    <w:name w:val="footer"/>
    <w:basedOn w:val="Normal"/>
    <w:link w:val="FooterChar"/>
    <w:uiPriority w:val="99"/>
    <w:unhideWhenUsed/>
    <w:rsid w:val="00334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614"/>
  </w:style>
  <w:style w:type="paragraph" w:styleId="ListParagraph">
    <w:name w:val="List Paragraph"/>
    <w:basedOn w:val="Normal"/>
    <w:uiPriority w:val="34"/>
    <w:qFormat/>
    <w:rsid w:val="00334614"/>
    <w:pPr>
      <w:ind w:left="720"/>
      <w:contextualSpacing/>
    </w:pPr>
  </w:style>
  <w:style w:type="character" w:styleId="Hyperlink">
    <w:name w:val="Hyperlink"/>
    <w:basedOn w:val="DefaultParagraphFont"/>
    <w:uiPriority w:val="99"/>
    <w:unhideWhenUsed/>
    <w:rsid w:val="00AA4A93"/>
    <w:rPr>
      <w:color w:val="0563C1" w:themeColor="hyperlink"/>
      <w:u w:val="single"/>
    </w:rPr>
  </w:style>
  <w:style w:type="character" w:customStyle="1" w:styleId="Heading1Char">
    <w:name w:val="Heading 1 Char"/>
    <w:basedOn w:val="DefaultParagraphFont"/>
    <w:link w:val="Heading1"/>
    <w:uiPriority w:val="9"/>
    <w:rsid w:val="00A31D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1DA1"/>
    <w:pPr>
      <w:outlineLvl w:val="9"/>
    </w:pPr>
  </w:style>
  <w:style w:type="paragraph" w:styleId="TOC1">
    <w:name w:val="toc 1"/>
    <w:basedOn w:val="Normal"/>
    <w:next w:val="Normal"/>
    <w:autoRedefine/>
    <w:uiPriority w:val="39"/>
    <w:unhideWhenUsed/>
    <w:rsid w:val="00A31DA1"/>
    <w:pPr>
      <w:spacing w:after="100"/>
    </w:pPr>
  </w:style>
  <w:style w:type="paragraph" w:styleId="TOC2">
    <w:name w:val="toc 2"/>
    <w:basedOn w:val="Normal"/>
    <w:next w:val="Normal"/>
    <w:autoRedefine/>
    <w:uiPriority w:val="39"/>
    <w:unhideWhenUsed/>
    <w:rsid w:val="00A31DA1"/>
    <w:pPr>
      <w:spacing w:after="100"/>
      <w:ind w:left="220"/>
    </w:pPr>
  </w:style>
  <w:style w:type="paragraph" w:styleId="BalloonText">
    <w:name w:val="Balloon Text"/>
    <w:basedOn w:val="Normal"/>
    <w:link w:val="BalloonTextChar"/>
    <w:uiPriority w:val="99"/>
    <w:semiHidden/>
    <w:unhideWhenUsed/>
    <w:rsid w:val="00B52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543"/>
    <w:rPr>
      <w:rFonts w:ascii="Tahoma" w:hAnsi="Tahoma" w:cs="Tahoma"/>
      <w:sz w:val="16"/>
      <w:szCs w:val="16"/>
    </w:rPr>
  </w:style>
  <w:style w:type="character" w:customStyle="1" w:styleId="Heading2Char">
    <w:name w:val="Heading 2 Char"/>
    <w:basedOn w:val="DefaultParagraphFont"/>
    <w:link w:val="Heading2"/>
    <w:uiPriority w:val="9"/>
    <w:rsid w:val="00503DA7"/>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rsid w:val="008A2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0555"/>
  </w:style>
  <w:style w:type="table" w:customStyle="1" w:styleId="GridTable1Light-Accent31">
    <w:name w:val="Grid Table 1 Light - Accent 31"/>
    <w:basedOn w:val="TableNormal"/>
    <w:uiPriority w:val="46"/>
    <w:rsid w:val="00264B8C"/>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264B8C"/>
    <w:pPr>
      <w:spacing w:after="0" w:line="240" w:lineRule="auto"/>
    </w:pPr>
  </w:style>
  <w:style w:type="table" w:customStyle="1" w:styleId="GridTable41">
    <w:name w:val="Grid Table 41"/>
    <w:basedOn w:val="TableNormal"/>
    <w:uiPriority w:val="49"/>
    <w:rsid w:val="00264B8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264B8C"/>
  </w:style>
  <w:style w:type="table" w:customStyle="1" w:styleId="TableGrid1">
    <w:name w:val="Table Grid1"/>
    <w:basedOn w:val="TableNormal"/>
    <w:next w:val="TableGrid"/>
    <w:uiPriority w:val="59"/>
    <w:rsid w:val="00264B8C"/>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7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vi.wikipedia.org/wiki/M%C3%A1y_t%C3%ADnh"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vi.wikipedia.org/wiki/Lo%C3%A0i_ng%C6%B0%E1%BB%9Di"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hyperlink" Target="http://vi.wikipedia.org/w/index.php?title=X%C3%A1c_minh_d%E1%BA%A1ng_h%E1%BB%8Fi-%C4%91%C3%A1p&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F9AF6-6248-45C1-A163-EA1E1B788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92</Pages>
  <Words>8890</Words>
  <Characters>50673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Bewarenha</Company>
  <LinksUpToDate>false</LinksUpToDate>
  <CharactersWithSpaces>59445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ChiTam</dc:creator>
  <cp:lastModifiedBy>Nguyễn Hoài Nam</cp:lastModifiedBy>
  <cp:revision>21</cp:revision>
  <cp:lastPrinted>2014-09-04T19:40:00Z</cp:lastPrinted>
  <dcterms:created xsi:type="dcterms:W3CDTF">2014-11-08T14:21:00Z</dcterms:created>
  <dcterms:modified xsi:type="dcterms:W3CDTF">2014-11-08T17:05:00Z</dcterms:modified>
</cp:coreProperties>
</file>